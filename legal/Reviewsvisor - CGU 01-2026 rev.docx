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B1580" w14:textId="77777777" w:rsidR="006A279B" w:rsidRPr="0081145D" w:rsidRDefault="006A279B" w:rsidP="001F5E02">
      <w:pPr>
        <w:pStyle w:val="GPOCoverPageNormal"/>
        <w:jc w:val="both"/>
        <w:rPr>
          <w:lang w:val="en-GB" w:eastAsia="en-GB"/>
        </w:rPr>
      </w:pPr>
    </w:p>
    <w:p w14:paraId="2DA4A538" w14:textId="77777777" w:rsidR="006A279B" w:rsidRPr="0081145D" w:rsidRDefault="006A279B" w:rsidP="000663B8">
      <w:pPr>
        <w:pStyle w:val="GPOCoverPageNormal"/>
        <w:rPr>
          <w:lang w:val="en-GB" w:eastAsia="en-GB"/>
        </w:rPr>
      </w:pPr>
    </w:p>
    <w:p w14:paraId="20632764" w14:textId="77777777" w:rsidR="006A279B" w:rsidRPr="0081145D" w:rsidRDefault="006A279B" w:rsidP="000663B8">
      <w:pPr>
        <w:pStyle w:val="GPOCoverPageNormal"/>
        <w:rPr>
          <w:lang w:val="en-GB" w:eastAsia="en-GB"/>
        </w:rPr>
      </w:pPr>
    </w:p>
    <w:p w14:paraId="16EAFD33" w14:textId="77777777" w:rsidR="006A279B" w:rsidRPr="0081145D" w:rsidRDefault="006A279B" w:rsidP="000663B8">
      <w:pPr>
        <w:pStyle w:val="GPOCoverPageNormal"/>
        <w:rPr>
          <w:lang w:val="en-GB" w:eastAsia="en-GB"/>
        </w:rPr>
      </w:pPr>
    </w:p>
    <w:p w14:paraId="50004726" w14:textId="77777777" w:rsidR="006A279B" w:rsidRPr="0081145D" w:rsidRDefault="006A279B" w:rsidP="000663B8">
      <w:pPr>
        <w:pStyle w:val="GPOCoverPageNormal"/>
        <w:rPr>
          <w:lang w:val="en-GB" w:eastAsia="en-GB"/>
        </w:rPr>
      </w:pPr>
    </w:p>
    <w:p w14:paraId="35B64A6E" w14:textId="77777777" w:rsidR="006A279B" w:rsidRPr="0081145D" w:rsidRDefault="006A279B" w:rsidP="000663B8">
      <w:pPr>
        <w:pStyle w:val="GPOCoverPageNormal"/>
        <w:rPr>
          <w:lang w:val="en-GB" w:eastAsia="en-GB"/>
        </w:rPr>
      </w:pPr>
    </w:p>
    <w:p w14:paraId="2D523EB2" w14:textId="77777777" w:rsidR="006A279B" w:rsidRPr="0081145D" w:rsidRDefault="006A279B" w:rsidP="000663B8">
      <w:pPr>
        <w:pStyle w:val="GPOCoverPageNormal"/>
        <w:rPr>
          <w:lang w:val="en-GB" w:eastAsia="en-GB"/>
        </w:rPr>
      </w:pPr>
    </w:p>
    <w:p w14:paraId="473BF93F" w14:textId="77777777" w:rsidR="00470040" w:rsidRPr="003A4B71" w:rsidRDefault="00F95BF7" w:rsidP="00470040">
      <w:pPr>
        <w:pStyle w:val="Titre"/>
        <w:rPr>
          <w:sz w:val="28"/>
          <w:szCs w:val="28"/>
          <w:lang w:val="fr-FR"/>
        </w:rPr>
      </w:pPr>
      <w:r w:rsidRPr="003A4B71">
        <w:rPr>
          <w:sz w:val="28"/>
          <w:szCs w:val="28"/>
          <w:lang w:val="fr-FR"/>
        </w:rPr>
        <w:t>Revie</w:t>
      </w:r>
      <w:r w:rsidR="003A4B71" w:rsidRPr="003A4B71">
        <w:rPr>
          <w:sz w:val="28"/>
          <w:szCs w:val="28"/>
          <w:lang w:val="fr-FR"/>
        </w:rPr>
        <w:t>wsvisor</w:t>
      </w:r>
    </w:p>
    <w:p w14:paraId="62D5C3C5" w14:textId="77777777" w:rsidR="00703B3A" w:rsidRPr="003A4B71" w:rsidRDefault="006E7F79" w:rsidP="00470040">
      <w:pPr>
        <w:pStyle w:val="Titre"/>
        <w:rPr>
          <w:sz w:val="28"/>
          <w:szCs w:val="28"/>
          <w:lang w:val="fr-FR"/>
        </w:rPr>
      </w:pPr>
      <w:r>
        <w:rPr>
          <w:sz w:val="28"/>
          <w:szCs w:val="28"/>
          <w:lang w:val="fr-FR"/>
        </w:rPr>
        <w:t>C</w:t>
      </w:r>
      <w:r w:rsidR="00400D51">
        <w:rPr>
          <w:sz w:val="28"/>
          <w:szCs w:val="28"/>
          <w:lang w:val="fr-FR"/>
        </w:rPr>
        <w:t>onditions Générales d’Utilisation (CGU)</w:t>
      </w:r>
    </w:p>
    <w:p w14:paraId="3DC44D42" w14:textId="77777777" w:rsidR="00F3732F" w:rsidRPr="003A4B71" w:rsidRDefault="00F3732F" w:rsidP="000663B8">
      <w:pPr>
        <w:pStyle w:val="GPOCoverPageNormal"/>
        <w:rPr>
          <w:lang w:eastAsia="en-GB"/>
        </w:rPr>
      </w:pPr>
    </w:p>
    <w:p w14:paraId="2ED4BE03" w14:textId="77777777" w:rsidR="00F3732F" w:rsidRPr="003A4B71" w:rsidRDefault="00F3732F" w:rsidP="000663B8">
      <w:pPr>
        <w:pStyle w:val="GPOCoverPageNormal"/>
        <w:rPr>
          <w:lang w:eastAsia="en-GB"/>
        </w:rPr>
      </w:pPr>
    </w:p>
    <w:p w14:paraId="328A352F" w14:textId="77777777" w:rsidR="00F3732F" w:rsidRPr="003A4B71" w:rsidRDefault="00C26B95" w:rsidP="00C26B95">
      <w:pPr>
        <w:pStyle w:val="GPOCoverPageNormal"/>
        <w:tabs>
          <w:tab w:val="left" w:pos="6270"/>
        </w:tabs>
        <w:rPr>
          <w:lang w:eastAsia="en-GB"/>
        </w:rPr>
      </w:pPr>
      <w:r w:rsidRPr="003A4B71">
        <w:rPr>
          <w:lang w:eastAsia="en-GB"/>
        </w:rPr>
        <w:tab/>
      </w:r>
    </w:p>
    <w:p w14:paraId="7B271979" w14:textId="77777777" w:rsidR="00F3732F" w:rsidRPr="003A4B71" w:rsidRDefault="00F3732F" w:rsidP="000663B8">
      <w:pPr>
        <w:pStyle w:val="GPOCoverPageNormal"/>
        <w:rPr>
          <w:lang w:eastAsia="en-GB"/>
        </w:rPr>
      </w:pPr>
    </w:p>
    <w:p w14:paraId="26092926" w14:textId="77777777" w:rsidR="00F3732F" w:rsidRPr="003A4B71" w:rsidRDefault="005A0749" w:rsidP="005A0749">
      <w:pPr>
        <w:pStyle w:val="GPOCoverPageNormal"/>
        <w:tabs>
          <w:tab w:val="left" w:pos="4125"/>
        </w:tabs>
        <w:rPr>
          <w:lang w:eastAsia="en-GB"/>
        </w:rPr>
      </w:pPr>
      <w:r w:rsidRPr="003A4B71">
        <w:rPr>
          <w:lang w:eastAsia="en-GB"/>
        </w:rPr>
        <w:tab/>
      </w:r>
    </w:p>
    <w:p w14:paraId="487C69C0" w14:textId="77777777" w:rsidR="00F3732F" w:rsidRPr="003A4B71" w:rsidRDefault="00F3732F" w:rsidP="000663B8">
      <w:pPr>
        <w:pStyle w:val="GPOCoverPageNormal"/>
        <w:rPr>
          <w:lang w:eastAsia="en-GB"/>
        </w:rPr>
      </w:pPr>
    </w:p>
    <w:p w14:paraId="67F1C782" w14:textId="77777777" w:rsidR="00F3732F" w:rsidRPr="003A4B71" w:rsidRDefault="00F3732F" w:rsidP="000663B8">
      <w:pPr>
        <w:pStyle w:val="GPOCoverPageNormal"/>
        <w:rPr>
          <w:lang w:eastAsia="en-GB"/>
        </w:rPr>
      </w:pPr>
    </w:p>
    <w:p w14:paraId="417FC17C" w14:textId="77777777" w:rsidR="00F3732F" w:rsidRPr="003A4B71" w:rsidRDefault="00F3732F" w:rsidP="00C26B95">
      <w:pPr>
        <w:pStyle w:val="GPOCoverPageNormal"/>
        <w:tabs>
          <w:tab w:val="left" w:pos="8895"/>
        </w:tabs>
        <w:rPr>
          <w:lang w:eastAsia="en-GB"/>
        </w:rPr>
        <w:sectPr w:rsidR="00F3732F" w:rsidRPr="003A4B71" w:rsidSect="00FA3A70">
          <w:headerReference w:type="first" r:id="rId8"/>
          <w:footerReference w:type="first" r:id="rId9"/>
          <w:pgSz w:w="11907" w:h="16840" w:code="9"/>
          <w:pgMar w:top="2268" w:right="567" w:bottom="3402" w:left="567" w:header="476" w:footer="454" w:gutter="0"/>
          <w:pgBorders w:display="firstPage" w:offsetFrom="page">
            <w:top w:val="single" w:sz="4" w:space="24" w:color="auto"/>
            <w:left w:val="single" w:sz="4" w:space="24" w:color="auto"/>
            <w:bottom w:val="single" w:sz="4" w:space="24" w:color="auto"/>
            <w:right w:val="single" w:sz="4" w:space="26" w:color="auto"/>
          </w:pgBorders>
          <w:cols w:space="720"/>
          <w:titlePg/>
          <w:docGrid w:linePitch="360"/>
        </w:sectPr>
      </w:pPr>
    </w:p>
    <w:p w14:paraId="5D2E842B" w14:textId="77777777" w:rsidR="000E7BB5" w:rsidRPr="003A4B71" w:rsidRDefault="000E7BB5" w:rsidP="000E7BB5">
      <w:pPr>
        <w:pStyle w:val="DocumentReferences"/>
        <w:rPr>
          <w:rFonts w:ascii="Univers for BP Light" w:hAnsi="Univers for BP Light"/>
          <w:lang w:val="fr-FR"/>
        </w:rPr>
      </w:pPr>
    </w:p>
    <w:p w14:paraId="5C914275" w14:textId="77777777" w:rsidR="00E44A52" w:rsidRPr="003A4B71" w:rsidRDefault="005163EF" w:rsidP="001E269F">
      <w:pPr>
        <w:pStyle w:val="DocumentReferences"/>
        <w:jc w:val="both"/>
        <w:rPr>
          <w:rFonts w:ascii="Univers for BP Light" w:hAnsi="Univers for BP Light"/>
          <w:lang w:val="fr-FR"/>
        </w:rPr>
      </w:pPr>
      <w:r w:rsidRPr="003A4B71">
        <w:rPr>
          <w:rFonts w:ascii="Univers for BP Light" w:hAnsi="Univers for BP Light"/>
          <w:lang w:val="fr-FR"/>
        </w:rPr>
        <w:t>Contents</w:t>
      </w:r>
    </w:p>
    <w:p w14:paraId="4BAF5E5E" w14:textId="77777777" w:rsidR="00E44A52" w:rsidRPr="003A4B71" w:rsidRDefault="00E44A52" w:rsidP="002C0FC3">
      <w:pPr>
        <w:pStyle w:val="TOCPage"/>
        <w:rPr>
          <w:lang w:val="fr-FR"/>
        </w:rPr>
      </w:pPr>
      <w:r w:rsidRPr="003A4B71">
        <w:rPr>
          <w:lang w:val="fr-FR"/>
        </w:rPr>
        <w:tab/>
        <w:t>Page</w:t>
      </w:r>
    </w:p>
    <w:p w14:paraId="21C40A27" w14:textId="77777777" w:rsidR="0019141B" w:rsidRDefault="00A32A99">
      <w:pPr>
        <w:pStyle w:val="TM1"/>
        <w:rPr>
          <w:rFonts w:asciiTheme="minorHAnsi" w:eastAsiaTheme="minorEastAsia" w:hAnsiTheme="minorHAnsi" w:cstheme="minorBidi"/>
          <w:szCs w:val="22"/>
          <w:lang w:val="fr-FR" w:eastAsia="fr-FR"/>
        </w:rPr>
      </w:pPr>
      <w:r w:rsidRPr="0081145D">
        <w:fldChar w:fldCharType="begin"/>
      </w:r>
      <w:r w:rsidR="001566E0" w:rsidRPr="0081145D">
        <w:instrText xml:space="preserve"> TOC \o "1-3" \h \z \u </w:instrText>
      </w:r>
      <w:r w:rsidRPr="0081145D">
        <w:fldChar w:fldCharType="separate"/>
      </w:r>
      <w:hyperlink w:anchor="_Toc220582501" w:history="1">
        <w:r w:rsidR="0019141B" w:rsidRPr="00D849A8">
          <w:rPr>
            <w:rStyle w:val="Lienhypertexte"/>
            <w:snapToGrid w:val="0"/>
            <w:w w:val="0"/>
            <w:lang w:val="fr-FR"/>
          </w:rPr>
          <w:t>1</w:t>
        </w:r>
        <w:r w:rsidR="0019141B">
          <w:rPr>
            <w:rFonts w:asciiTheme="minorHAnsi" w:eastAsiaTheme="minorEastAsia" w:hAnsiTheme="minorHAnsi" w:cstheme="minorBidi"/>
            <w:szCs w:val="22"/>
            <w:lang w:val="fr-FR" w:eastAsia="fr-FR"/>
          </w:rPr>
          <w:tab/>
        </w:r>
        <w:r w:rsidR="0019141B" w:rsidRPr="00D849A8">
          <w:rPr>
            <w:rStyle w:val="Lienhypertexte"/>
            <w:lang w:val="fr-FR"/>
          </w:rPr>
          <w:t>Article 1 – Présentation du Service</w:t>
        </w:r>
        <w:r w:rsidR="0019141B">
          <w:rPr>
            <w:webHidden/>
          </w:rPr>
          <w:tab/>
        </w:r>
        <w:r w:rsidR="0019141B">
          <w:rPr>
            <w:webHidden/>
          </w:rPr>
          <w:fldChar w:fldCharType="begin"/>
        </w:r>
        <w:r w:rsidR="0019141B">
          <w:rPr>
            <w:webHidden/>
          </w:rPr>
          <w:instrText xml:space="preserve"> PAGEREF _Toc220582501 \h </w:instrText>
        </w:r>
        <w:r w:rsidR="0019141B">
          <w:rPr>
            <w:webHidden/>
          </w:rPr>
        </w:r>
        <w:r w:rsidR="0019141B">
          <w:rPr>
            <w:webHidden/>
          </w:rPr>
          <w:fldChar w:fldCharType="separate"/>
        </w:r>
        <w:r w:rsidR="0019141B">
          <w:rPr>
            <w:webHidden/>
          </w:rPr>
          <w:t>3</w:t>
        </w:r>
        <w:r w:rsidR="0019141B">
          <w:rPr>
            <w:webHidden/>
          </w:rPr>
          <w:fldChar w:fldCharType="end"/>
        </w:r>
      </w:hyperlink>
    </w:p>
    <w:p w14:paraId="78C63103" w14:textId="77777777" w:rsidR="0019141B" w:rsidRDefault="0019141B">
      <w:pPr>
        <w:pStyle w:val="TM1"/>
        <w:rPr>
          <w:rFonts w:asciiTheme="minorHAnsi" w:eastAsiaTheme="minorEastAsia" w:hAnsiTheme="minorHAnsi" w:cstheme="minorBidi"/>
          <w:szCs w:val="22"/>
          <w:lang w:val="fr-FR" w:eastAsia="fr-FR"/>
        </w:rPr>
      </w:pPr>
      <w:hyperlink w:anchor="_Toc220582502" w:history="1">
        <w:r w:rsidRPr="00D849A8">
          <w:rPr>
            <w:rStyle w:val="Lienhypertexte"/>
            <w:snapToGrid w:val="0"/>
            <w:w w:val="0"/>
            <w:lang w:val="fr-FR"/>
          </w:rPr>
          <w:t>2</w:t>
        </w:r>
        <w:r>
          <w:rPr>
            <w:rFonts w:asciiTheme="minorHAnsi" w:eastAsiaTheme="minorEastAsia" w:hAnsiTheme="minorHAnsi" w:cstheme="minorBidi"/>
            <w:szCs w:val="22"/>
            <w:lang w:val="fr-FR" w:eastAsia="fr-FR"/>
          </w:rPr>
          <w:tab/>
        </w:r>
        <w:r w:rsidRPr="00D849A8">
          <w:rPr>
            <w:rStyle w:val="Lienhypertexte"/>
          </w:rPr>
          <w:t>Article 2 – Définitions</w:t>
        </w:r>
        <w:r>
          <w:rPr>
            <w:webHidden/>
          </w:rPr>
          <w:tab/>
        </w:r>
        <w:r>
          <w:rPr>
            <w:webHidden/>
          </w:rPr>
          <w:fldChar w:fldCharType="begin"/>
        </w:r>
        <w:r>
          <w:rPr>
            <w:webHidden/>
          </w:rPr>
          <w:instrText xml:space="preserve"> PAGEREF _Toc220582502 \h </w:instrText>
        </w:r>
        <w:r>
          <w:rPr>
            <w:webHidden/>
          </w:rPr>
        </w:r>
        <w:r>
          <w:rPr>
            <w:webHidden/>
          </w:rPr>
          <w:fldChar w:fldCharType="separate"/>
        </w:r>
        <w:r>
          <w:rPr>
            <w:webHidden/>
          </w:rPr>
          <w:t>3</w:t>
        </w:r>
        <w:r>
          <w:rPr>
            <w:webHidden/>
          </w:rPr>
          <w:fldChar w:fldCharType="end"/>
        </w:r>
      </w:hyperlink>
    </w:p>
    <w:p w14:paraId="66533ECB" w14:textId="77777777" w:rsidR="0019141B" w:rsidRDefault="0019141B">
      <w:pPr>
        <w:pStyle w:val="TM1"/>
        <w:rPr>
          <w:rFonts w:asciiTheme="minorHAnsi" w:eastAsiaTheme="minorEastAsia" w:hAnsiTheme="minorHAnsi" w:cstheme="minorBidi"/>
          <w:szCs w:val="22"/>
          <w:lang w:val="fr-FR" w:eastAsia="fr-FR"/>
        </w:rPr>
      </w:pPr>
      <w:hyperlink w:anchor="_Toc220582503" w:history="1">
        <w:r w:rsidRPr="00D849A8">
          <w:rPr>
            <w:rStyle w:val="Lienhypertexte"/>
            <w:snapToGrid w:val="0"/>
            <w:w w:val="0"/>
          </w:rPr>
          <w:t>3</w:t>
        </w:r>
        <w:r>
          <w:rPr>
            <w:rFonts w:asciiTheme="minorHAnsi" w:eastAsiaTheme="minorEastAsia" w:hAnsiTheme="minorHAnsi" w:cstheme="minorBidi"/>
            <w:szCs w:val="22"/>
            <w:lang w:val="fr-FR" w:eastAsia="fr-FR"/>
          </w:rPr>
          <w:tab/>
        </w:r>
        <w:r w:rsidRPr="00D849A8">
          <w:rPr>
            <w:rStyle w:val="Lienhypertexte"/>
          </w:rPr>
          <w:t>Article 3 – Acceptation et hiérarchie contractuelle</w:t>
        </w:r>
        <w:r>
          <w:rPr>
            <w:webHidden/>
          </w:rPr>
          <w:tab/>
        </w:r>
        <w:r>
          <w:rPr>
            <w:webHidden/>
          </w:rPr>
          <w:fldChar w:fldCharType="begin"/>
        </w:r>
        <w:r>
          <w:rPr>
            <w:webHidden/>
          </w:rPr>
          <w:instrText xml:space="preserve"> PAGEREF _Toc220582503 \h </w:instrText>
        </w:r>
        <w:r>
          <w:rPr>
            <w:webHidden/>
          </w:rPr>
        </w:r>
        <w:r>
          <w:rPr>
            <w:webHidden/>
          </w:rPr>
          <w:fldChar w:fldCharType="separate"/>
        </w:r>
        <w:r>
          <w:rPr>
            <w:webHidden/>
          </w:rPr>
          <w:t>3</w:t>
        </w:r>
        <w:r>
          <w:rPr>
            <w:webHidden/>
          </w:rPr>
          <w:fldChar w:fldCharType="end"/>
        </w:r>
      </w:hyperlink>
    </w:p>
    <w:p w14:paraId="229CD195" w14:textId="77777777" w:rsidR="0019141B" w:rsidRDefault="0019141B">
      <w:pPr>
        <w:pStyle w:val="TM1"/>
        <w:rPr>
          <w:rFonts w:asciiTheme="minorHAnsi" w:eastAsiaTheme="minorEastAsia" w:hAnsiTheme="minorHAnsi" w:cstheme="minorBidi"/>
          <w:szCs w:val="22"/>
          <w:lang w:val="fr-FR" w:eastAsia="fr-FR"/>
        </w:rPr>
      </w:pPr>
      <w:hyperlink w:anchor="_Toc220582504" w:history="1">
        <w:r w:rsidRPr="00D849A8">
          <w:rPr>
            <w:rStyle w:val="Lienhypertexte"/>
            <w:snapToGrid w:val="0"/>
            <w:w w:val="0"/>
          </w:rPr>
          <w:t>4</w:t>
        </w:r>
        <w:r>
          <w:rPr>
            <w:rFonts w:asciiTheme="minorHAnsi" w:eastAsiaTheme="minorEastAsia" w:hAnsiTheme="minorHAnsi" w:cstheme="minorBidi"/>
            <w:szCs w:val="22"/>
            <w:lang w:val="fr-FR" w:eastAsia="fr-FR"/>
          </w:rPr>
          <w:tab/>
        </w:r>
        <w:r w:rsidRPr="00D849A8">
          <w:rPr>
            <w:rStyle w:val="Lienhypertexte"/>
          </w:rPr>
          <w:t>Article 4 – Inscription et compte utilisateur</w:t>
        </w:r>
        <w:r>
          <w:rPr>
            <w:webHidden/>
          </w:rPr>
          <w:tab/>
        </w:r>
        <w:r>
          <w:rPr>
            <w:webHidden/>
          </w:rPr>
          <w:fldChar w:fldCharType="begin"/>
        </w:r>
        <w:r>
          <w:rPr>
            <w:webHidden/>
          </w:rPr>
          <w:instrText xml:space="preserve"> PAGEREF _Toc220582504 \h </w:instrText>
        </w:r>
        <w:r>
          <w:rPr>
            <w:webHidden/>
          </w:rPr>
        </w:r>
        <w:r>
          <w:rPr>
            <w:webHidden/>
          </w:rPr>
          <w:fldChar w:fldCharType="separate"/>
        </w:r>
        <w:r>
          <w:rPr>
            <w:webHidden/>
          </w:rPr>
          <w:t>4</w:t>
        </w:r>
        <w:r>
          <w:rPr>
            <w:webHidden/>
          </w:rPr>
          <w:fldChar w:fldCharType="end"/>
        </w:r>
      </w:hyperlink>
    </w:p>
    <w:p w14:paraId="752100D1" w14:textId="77777777" w:rsidR="0019141B" w:rsidRDefault="0019141B">
      <w:pPr>
        <w:pStyle w:val="TM2"/>
        <w:tabs>
          <w:tab w:val="left" w:pos="1247"/>
        </w:tabs>
        <w:rPr>
          <w:rFonts w:asciiTheme="minorHAnsi" w:eastAsiaTheme="minorEastAsia" w:hAnsiTheme="minorHAnsi" w:cstheme="minorBidi"/>
          <w:lang w:val="fr-FR" w:eastAsia="fr-FR"/>
        </w:rPr>
      </w:pPr>
      <w:hyperlink w:anchor="_Toc220582505" w:history="1">
        <w:r w:rsidRPr="00D849A8">
          <w:rPr>
            <w:rStyle w:val="Lienhypertexte"/>
          </w:rPr>
          <w:t>4.1</w:t>
        </w:r>
        <w:r>
          <w:rPr>
            <w:rFonts w:asciiTheme="minorHAnsi" w:eastAsiaTheme="minorEastAsia" w:hAnsiTheme="minorHAnsi" w:cstheme="minorBidi"/>
            <w:lang w:val="fr-FR" w:eastAsia="fr-FR"/>
          </w:rPr>
          <w:tab/>
        </w:r>
        <w:r w:rsidRPr="00D849A8">
          <w:rPr>
            <w:rStyle w:val="Lienhypertexte"/>
          </w:rPr>
          <w:t>Création du compte</w:t>
        </w:r>
        <w:r>
          <w:rPr>
            <w:webHidden/>
          </w:rPr>
          <w:tab/>
        </w:r>
        <w:r>
          <w:rPr>
            <w:webHidden/>
          </w:rPr>
          <w:fldChar w:fldCharType="begin"/>
        </w:r>
        <w:r>
          <w:rPr>
            <w:webHidden/>
          </w:rPr>
          <w:instrText xml:space="preserve"> PAGEREF _Toc220582505 \h </w:instrText>
        </w:r>
        <w:r>
          <w:rPr>
            <w:webHidden/>
          </w:rPr>
        </w:r>
        <w:r>
          <w:rPr>
            <w:webHidden/>
          </w:rPr>
          <w:fldChar w:fldCharType="separate"/>
        </w:r>
        <w:r>
          <w:rPr>
            <w:webHidden/>
          </w:rPr>
          <w:t>4</w:t>
        </w:r>
        <w:r>
          <w:rPr>
            <w:webHidden/>
          </w:rPr>
          <w:fldChar w:fldCharType="end"/>
        </w:r>
      </w:hyperlink>
    </w:p>
    <w:p w14:paraId="0E293AE7" w14:textId="77777777" w:rsidR="0019141B" w:rsidRDefault="0019141B">
      <w:pPr>
        <w:pStyle w:val="TM2"/>
        <w:tabs>
          <w:tab w:val="left" w:pos="1247"/>
        </w:tabs>
        <w:rPr>
          <w:rFonts w:asciiTheme="minorHAnsi" w:eastAsiaTheme="minorEastAsia" w:hAnsiTheme="minorHAnsi" w:cstheme="minorBidi"/>
          <w:lang w:val="fr-FR" w:eastAsia="fr-FR"/>
        </w:rPr>
      </w:pPr>
      <w:hyperlink w:anchor="_Toc220582506" w:history="1">
        <w:r w:rsidRPr="00D849A8">
          <w:rPr>
            <w:rStyle w:val="Lienhypertexte"/>
          </w:rPr>
          <w:t>4.2</w:t>
        </w:r>
        <w:r>
          <w:rPr>
            <w:rFonts w:asciiTheme="minorHAnsi" w:eastAsiaTheme="minorEastAsia" w:hAnsiTheme="minorHAnsi" w:cstheme="minorBidi"/>
            <w:lang w:val="fr-FR" w:eastAsia="fr-FR"/>
          </w:rPr>
          <w:tab/>
        </w:r>
        <w:r w:rsidRPr="00D849A8">
          <w:rPr>
            <w:rStyle w:val="Lienhypertexte"/>
          </w:rPr>
          <w:t>Éligibilité</w:t>
        </w:r>
        <w:r>
          <w:rPr>
            <w:webHidden/>
          </w:rPr>
          <w:tab/>
        </w:r>
        <w:r>
          <w:rPr>
            <w:webHidden/>
          </w:rPr>
          <w:fldChar w:fldCharType="begin"/>
        </w:r>
        <w:r>
          <w:rPr>
            <w:webHidden/>
          </w:rPr>
          <w:instrText xml:space="preserve"> PAGEREF _Toc220582506 \h </w:instrText>
        </w:r>
        <w:r>
          <w:rPr>
            <w:webHidden/>
          </w:rPr>
        </w:r>
        <w:r>
          <w:rPr>
            <w:webHidden/>
          </w:rPr>
          <w:fldChar w:fldCharType="separate"/>
        </w:r>
        <w:r>
          <w:rPr>
            <w:webHidden/>
          </w:rPr>
          <w:t>4</w:t>
        </w:r>
        <w:r>
          <w:rPr>
            <w:webHidden/>
          </w:rPr>
          <w:fldChar w:fldCharType="end"/>
        </w:r>
      </w:hyperlink>
    </w:p>
    <w:p w14:paraId="5EC575D3" w14:textId="77777777" w:rsidR="0019141B" w:rsidRDefault="0019141B">
      <w:pPr>
        <w:pStyle w:val="TM2"/>
        <w:tabs>
          <w:tab w:val="left" w:pos="1247"/>
        </w:tabs>
        <w:rPr>
          <w:rFonts w:asciiTheme="minorHAnsi" w:eastAsiaTheme="minorEastAsia" w:hAnsiTheme="minorHAnsi" w:cstheme="minorBidi"/>
          <w:lang w:val="fr-FR" w:eastAsia="fr-FR"/>
        </w:rPr>
      </w:pPr>
      <w:hyperlink w:anchor="_Toc220582507" w:history="1">
        <w:r w:rsidRPr="00D849A8">
          <w:rPr>
            <w:rStyle w:val="Lienhypertexte"/>
          </w:rPr>
          <w:t>4.3</w:t>
        </w:r>
        <w:r>
          <w:rPr>
            <w:rFonts w:asciiTheme="minorHAnsi" w:eastAsiaTheme="minorEastAsia" w:hAnsiTheme="minorHAnsi" w:cstheme="minorBidi"/>
            <w:lang w:val="fr-FR" w:eastAsia="fr-FR"/>
          </w:rPr>
          <w:tab/>
        </w:r>
        <w:r w:rsidRPr="00D849A8">
          <w:rPr>
            <w:rStyle w:val="Lienhypertexte"/>
          </w:rPr>
          <w:t>Sécurité</w:t>
        </w:r>
        <w:r>
          <w:rPr>
            <w:webHidden/>
          </w:rPr>
          <w:tab/>
        </w:r>
        <w:r>
          <w:rPr>
            <w:webHidden/>
          </w:rPr>
          <w:fldChar w:fldCharType="begin"/>
        </w:r>
        <w:r>
          <w:rPr>
            <w:webHidden/>
          </w:rPr>
          <w:instrText xml:space="preserve"> PAGEREF _Toc220582507 \h </w:instrText>
        </w:r>
        <w:r>
          <w:rPr>
            <w:webHidden/>
          </w:rPr>
        </w:r>
        <w:r>
          <w:rPr>
            <w:webHidden/>
          </w:rPr>
          <w:fldChar w:fldCharType="separate"/>
        </w:r>
        <w:r>
          <w:rPr>
            <w:webHidden/>
          </w:rPr>
          <w:t>4</w:t>
        </w:r>
        <w:r>
          <w:rPr>
            <w:webHidden/>
          </w:rPr>
          <w:fldChar w:fldCharType="end"/>
        </w:r>
      </w:hyperlink>
    </w:p>
    <w:p w14:paraId="58460B8C" w14:textId="77777777" w:rsidR="0019141B" w:rsidRDefault="0019141B">
      <w:pPr>
        <w:pStyle w:val="TM1"/>
        <w:rPr>
          <w:rFonts w:asciiTheme="minorHAnsi" w:eastAsiaTheme="minorEastAsia" w:hAnsiTheme="minorHAnsi" w:cstheme="minorBidi"/>
          <w:szCs w:val="22"/>
          <w:lang w:val="fr-FR" w:eastAsia="fr-FR"/>
        </w:rPr>
      </w:pPr>
      <w:hyperlink w:anchor="_Toc220582508" w:history="1">
        <w:r w:rsidRPr="00D849A8">
          <w:rPr>
            <w:rStyle w:val="Lienhypertexte"/>
            <w:snapToGrid w:val="0"/>
            <w:w w:val="0"/>
          </w:rPr>
          <w:t>5</w:t>
        </w:r>
        <w:r>
          <w:rPr>
            <w:rFonts w:asciiTheme="minorHAnsi" w:eastAsiaTheme="minorEastAsia" w:hAnsiTheme="minorHAnsi" w:cstheme="minorBidi"/>
            <w:szCs w:val="22"/>
            <w:lang w:val="fr-FR" w:eastAsia="fr-FR"/>
          </w:rPr>
          <w:tab/>
        </w:r>
        <w:r w:rsidRPr="00D849A8">
          <w:rPr>
            <w:rStyle w:val="Lienhypertexte"/>
          </w:rPr>
          <w:t>Article 5 – Abonnements et conditions financières</w:t>
        </w:r>
        <w:r>
          <w:rPr>
            <w:webHidden/>
          </w:rPr>
          <w:tab/>
        </w:r>
        <w:r>
          <w:rPr>
            <w:webHidden/>
          </w:rPr>
          <w:fldChar w:fldCharType="begin"/>
        </w:r>
        <w:r>
          <w:rPr>
            <w:webHidden/>
          </w:rPr>
          <w:instrText xml:space="preserve"> PAGEREF _Toc220582508 \h </w:instrText>
        </w:r>
        <w:r>
          <w:rPr>
            <w:webHidden/>
          </w:rPr>
        </w:r>
        <w:r>
          <w:rPr>
            <w:webHidden/>
          </w:rPr>
          <w:fldChar w:fldCharType="separate"/>
        </w:r>
        <w:r>
          <w:rPr>
            <w:webHidden/>
          </w:rPr>
          <w:t>4</w:t>
        </w:r>
        <w:r>
          <w:rPr>
            <w:webHidden/>
          </w:rPr>
          <w:fldChar w:fldCharType="end"/>
        </w:r>
      </w:hyperlink>
    </w:p>
    <w:p w14:paraId="1235E948" w14:textId="77777777" w:rsidR="0019141B" w:rsidRDefault="0019141B">
      <w:pPr>
        <w:pStyle w:val="TM1"/>
        <w:rPr>
          <w:rFonts w:asciiTheme="minorHAnsi" w:eastAsiaTheme="minorEastAsia" w:hAnsiTheme="minorHAnsi" w:cstheme="minorBidi"/>
          <w:szCs w:val="22"/>
          <w:lang w:val="fr-FR" w:eastAsia="fr-FR"/>
        </w:rPr>
      </w:pPr>
      <w:hyperlink w:anchor="_Toc220582509" w:history="1">
        <w:r w:rsidRPr="00D849A8">
          <w:rPr>
            <w:rStyle w:val="Lienhypertexte"/>
            <w:snapToGrid w:val="0"/>
            <w:w w:val="0"/>
          </w:rPr>
          <w:t>6</w:t>
        </w:r>
        <w:r>
          <w:rPr>
            <w:rFonts w:asciiTheme="minorHAnsi" w:eastAsiaTheme="minorEastAsia" w:hAnsiTheme="minorHAnsi" w:cstheme="minorBidi"/>
            <w:szCs w:val="22"/>
            <w:lang w:val="fr-FR" w:eastAsia="fr-FR"/>
          </w:rPr>
          <w:tab/>
        </w:r>
        <w:r w:rsidRPr="00D849A8">
          <w:rPr>
            <w:rStyle w:val="Lienhypertexte"/>
          </w:rPr>
          <w:t>Article 6 – Licence d’utilisation</w:t>
        </w:r>
        <w:r>
          <w:rPr>
            <w:webHidden/>
          </w:rPr>
          <w:tab/>
        </w:r>
        <w:r>
          <w:rPr>
            <w:webHidden/>
          </w:rPr>
          <w:fldChar w:fldCharType="begin"/>
        </w:r>
        <w:r>
          <w:rPr>
            <w:webHidden/>
          </w:rPr>
          <w:instrText xml:space="preserve"> PAGEREF _Toc220582509 \h </w:instrText>
        </w:r>
        <w:r>
          <w:rPr>
            <w:webHidden/>
          </w:rPr>
        </w:r>
        <w:r>
          <w:rPr>
            <w:webHidden/>
          </w:rPr>
          <w:fldChar w:fldCharType="separate"/>
        </w:r>
        <w:r>
          <w:rPr>
            <w:webHidden/>
          </w:rPr>
          <w:t>4</w:t>
        </w:r>
        <w:r>
          <w:rPr>
            <w:webHidden/>
          </w:rPr>
          <w:fldChar w:fldCharType="end"/>
        </w:r>
      </w:hyperlink>
    </w:p>
    <w:p w14:paraId="39432674" w14:textId="77777777" w:rsidR="0019141B" w:rsidRDefault="0019141B">
      <w:pPr>
        <w:pStyle w:val="TM1"/>
        <w:rPr>
          <w:rFonts w:asciiTheme="minorHAnsi" w:eastAsiaTheme="minorEastAsia" w:hAnsiTheme="minorHAnsi" w:cstheme="minorBidi"/>
          <w:szCs w:val="22"/>
          <w:lang w:val="fr-FR" w:eastAsia="fr-FR"/>
        </w:rPr>
      </w:pPr>
      <w:hyperlink w:anchor="_Toc220582510" w:history="1">
        <w:r w:rsidRPr="00D849A8">
          <w:rPr>
            <w:rStyle w:val="Lienhypertexte"/>
            <w:snapToGrid w:val="0"/>
            <w:w w:val="0"/>
          </w:rPr>
          <w:t>7</w:t>
        </w:r>
        <w:r>
          <w:rPr>
            <w:rFonts w:asciiTheme="minorHAnsi" w:eastAsiaTheme="minorEastAsia" w:hAnsiTheme="minorHAnsi" w:cstheme="minorBidi"/>
            <w:szCs w:val="22"/>
            <w:lang w:val="fr-FR" w:eastAsia="fr-FR"/>
          </w:rPr>
          <w:tab/>
        </w:r>
        <w:r w:rsidRPr="00D849A8">
          <w:rPr>
            <w:rStyle w:val="Lienhypertexte"/>
          </w:rPr>
          <w:t>Article 7 – Usages autorisés et interdits</w:t>
        </w:r>
        <w:r>
          <w:rPr>
            <w:webHidden/>
          </w:rPr>
          <w:tab/>
        </w:r>
        <w:r>
          <w:rPr>
            <w:webHidden/>
          </w:rPr>
          <w:fldChar w:fldCharType="begin"/>
        </w:r>
        <w:r>
          <w:rPr>
            <w:webHidden/>
          </w:rPr>
          <w:instrText xml:space="preserve"> PAGEREF _Toc220582510 \h </w:instrText>
        </w:r>
        <w:r>
          <w:rPr>
            <w:webHidden/>
          </w:rPr>
        </w:r>
        <w:r>
          <w:rPr>
            <w:webHidden/>
          </w:rPr>
          <w:fldChar w:fldCharType="separate"/>
        </w:r>
        <w:r>
          <w:rPr>
            <w:webHidden/>
          </w:rPr>
          <w:t>4</w:t>
        </w:r>
        <w:r>
          <w:rPr>
            <w:webHidden/>
          </w:rPr>
          <w:fldChar w:fldCharType="end"/>
        </w:r>
      </w:hyperlink>
    </w:p>
    <w:p w14:paraId="60270BED" w14:textId="77777777" w:rsidR="0019141B" w:rsidRDefault="0019141B">
      <w:pPr>
        <w:pStyle w:val="TM2"/>
        <w:tabs>
          <w:tab w:val="left" w:pos="1247"/>
        </w:tabs>
        <w:rPr>
          <w:rFonts w:asciiTheme="minorHAnsi" w:eastAsiaTheme="minorEastAsia" w:hAnsiTheme="minorHAnsi" w:cstheme="minorBidi"/>
          <w:lang w:val="fr-FR" w:eastAsia="fr-FR"/>
        </w:rPr>
      </w:pPr>
      <w:hyperlink w:anchor="_Toc220582511" w:history="1">
        <w:r w:rsidRPr="00D849A8">
          <w:rPr>
            <w:rStyle w:val="Lienhypertexte"/>
          </w:rPr>
          <w:t>7.1</w:t>
        </w:r>
        <w:r>
          <w:rPr>
            <w:rFonts w:asciiTheme="minorHAnsi" w:eastAsiaTheme="minorEastAsia" w:hAnsiTheme="minorHAnsi" w:cstheme="minorBidi"/>
            <w:lang w:val="fr-FR" w:eastAsia="fr-FR"/>
          </w:rPr>
          <w:tab/>
        </w:r>
        <w:r w:rsidRPr="00D849A8">
          <w:rPr>
            <w:rStyle w:val="Lienhypertexte"/>
          </w:rPr>
          <w:t>Usages autorisés</w:t>
        </w:r>
        <w:r>
          <w:rPr>
            <w:webHidden/>
          </w:rPr>
          <w:tab/>
        </w:r>
        <w:r>
          <w:rPr>
            <w:webHidden/>
          </w:rPr>
          <w:fldChar w:fldCharType="begin"/>
        </w:r>
        <w:r>
          <w:rPr>
            <w:webHidden/>
          </w:rPr>
          <w:instrText xml:space="preserve"> PAGEREF _Toc220582511 \h </w:instrText>
        </w:r>
        <w:r>
          <w:rPr>
            <w:webHidden/>
          </w:rPr>
        </w:r>
        <w:r>
          <w:rPr>
            <w:webHidden/>
          </w:rPr>
          <w:fldChar w:fldCharType="separate"/>
        </w:r>
        <w:r>
          <w:rPr>
            <w:webHidden/>
          </w:rPr>
          <w:t>4</w:t>
        </w:r>
        <w:r>
          <w:rPr>
            <w:webHidden/>
          </w:rPr>
          <w:fldChar w:fldCharType="end"/>
        </w:r>
      </w:hyperlink>
    </w:p>
    <w:p w14:paraId="5501707E" w14:textId="77777777" w:rsidR="0019141B" w:rsidRDefault="0019141B">
      <w:pPr>
        <w:pStyle w:val="TM2"/>
        <w:tabs>
          <w:tab w:val="left" w:pos="1247"/>
        </w:tabs>
        <w:rPr>
          <w:rFonts w:asciiTheme="minorHAnsi" w:eastAsiaTheme="minorEastAsia" w:hAnsiTheme="minorHAnsi" w:cstheme="minorBidi"/>
          <w:lang w:val="fr-FR" w:eastAsia="fr-FR"/>
        </w:rPr>
      </w:pPr>
      <w:hyperlink w:anchor="_Toc220582512" w:history="1">
        <w:r w:rsidRPr="00D849A8">
          <w:rPr>
            <w:rStyle w:val="Lienhypertexte"/>
          </w:rPr>
          <w:t>7.2</w:t>
        </w:r>
        <w:r>
          <w:rPr>
            <w:rFonts w:asciiTheme="minorHAnsi" w:eastAsiaTheme="minorEastAsia" w:hAnsiTheme="minorHAnsi" w:cstheme="minorBidi"/>
            <w:lang w:val="fr-FR" w:eastAsia="fr-FR"/>
          </w:rPr>
          <w:tab/>
        </w:r>
        <w:r w:rsidRPr="00D849A8">
          <w:rPr>
            <w:rStyle w:val="Lienhypertexte"/>
          </w:rPr>
          <w:t>Usages strictement interdits</w:t>
        </w:r>
        <w:r>
          <w:rPr>
            <w:webHidden/>
          </w:rPr>
          <w:tab/>
        </w:r>
        <w:r>
          <w:rPr>
            <w:webHidden/>
          </w:rPr>
          <w:fldChar w:fldCharType="begin"/>
        </w:r>
        <w:r>
          <w:rPr>
            <w:webHidden/>
          </w:rPr>
          <w:instrText xml:space="preserve"> PAGEREF _Toc220582512 \h </w:instrText>
        </w:r>
        <w:r>
          <w:rPr>
            <w:webHidden/>
          </w:rPr>
        </w:r>
        <w:r>
          <w:rPr>
            <w:webHidden/>
          </w:rPr>
          <w:fldChar w:fldCharType="separate"/>
        </w:r>
        <w:r>
          <w:rPr>
            <w:webHidden/>
          </w:rPr>
          <w:t>5</w:t>
        </w:r>
        <w:r>
          <w:rPr>
            <w:webHidden/>
          </w:rPr>
          <w:fldChar w:fldCharType="end"/>
        </w:r>
      </w:hyperlink>
    </w:p>
    <w:p w14:paraId="3345731B" w14:textId="77777777" w:rsidR="0019141B" w:rsidRDefault="0019141B">
      <w:pPr>
        <w:pStyle w:val="TM1"/>
        <w:rPr>
          <w:rFonts w:asciiTheme="minorHAnsi" w:eastAsiaTheme="minorEastAsia" w:hAnsiTheme="minorHAnsi" w:cstheme="minorBidi"/>
          <w:szCs w:val="22"/>
          <w:lang w:val="fr-FR" w:eastAsia="fr-FR"/>
        </w:rPr>
      </w:pPr>
      <w:hyperlink w:anchor="_Toc220582513" w:history="1">
        <w:r w:rsidRPr="00D849A8">
          <w:rPr>
            <w:rStyle w:val="Lienhypertexte"/>
            <w:snapToGrid w:val="0"/>
            <w:w w:val="0"/>
          </w:rPr>
          <w:t>8</w:t>
        </w:r>
        <w:r>
          <w:rPr>
            <w:rFonts w:asciiTheme="minorHAnsi" w:eastAsiaTheme="minorEastAsia" w:hAnsiTheme="minorHAnsi" w:cstheme="minorBidi"/>
            <w:szCs w:val="22"/>
            <w:lang w:val="fr-FR" w:eastAsia="fr-FR"/>
          </w:rPr>
          <w:tab/>
        </w:r>
        <w:r w:rsidRPr="00D849A8">
          <w:rPr>
            <w:rStyle w:val="Lienhypertexte"/>
          </w:rPr>
          <w:t>Article 8 – Connexion à Google Business Profile</w:t>
        </w:r>
        <w:r>
          <w:rPr>
            <w:webHidden/>
          </w:rPr>
          <w:tab/>
        </w:r>
        <w:r>
          <w:rPr>
            <w:webHidden/>
          </w:rPr>
          <w:fldChar w:fldCharType="begin"/>
        </w:r>
        <w:r>
          <w:rPr>
            <w:webHidden/>
          </w:rPr>
          <w:instrText xml:space="preserve"> PAGEREF _Toc220582513 \h </w:instrText>
        </w:r>
        <w:r>
          <w:rPr>
            <w:webHidden/>
          </w:rPr>
        </w:r>
        <w:r>
          <w:rPr>
            <w:webHidden/>
          </w:rPr>
          <w:fldChar w:fldCharType="separate"/>
        </w:r>
        <w:r>
          <w:rPr>
            <w:webHidden/>
          </w:rPr>
          <w:t>5</w:t>
        </w:r>
        <w:r>
          <w:rPr>
            <w:webHidden/>
          </w:rPr>
          <w:fldChar w:fldCharType="end"/>
        </w:r>
      </w:hyperlink>
    </w:p>
    <w:p w14:paraId="0A5DAAC7" w14:textId="77777777" w:rsidR="0019141B" w:rsidRDefault="0019141B">
      <w:pPr>
        <w:pStyle w:val="TM1"/>
        <w:rPr>
          <w:rFonts w:asciiTheme="minorHAnsi" w:eastAsiaTheme="minorEastAsia" w:hAnsiTheme="minorHAnsi" w:cstheme="minorBidi"/>
          <w:szCs w:val="22"/>
          <w:lang w:val="fr-FR" w:eastAsia="fr-FR"/>
        </w:rPr>
      </w:pPr>
      <w:hyperlink w:anchor="_Toc220582514" w:history="1">
        <w:r w:rsidRPr="00D849A8">
          <w:rPr>
            <w:rStyle w:val="Lienhypertexte"/>
            <w:snapToGrid w:val="0"/>
            <w:w w:val="0"/>
          </w:rPr>
          <w:t>9</w:t>
        </w:r>
        <w:r>
          <w:rPr>
            <w:rFonts w:asciiTheme="minorHAnsi" w:eastAsiaTheme="minorEastAsia" w:hAnsiTheme="minorHAnsi" w:cstheme="minorBidi"/>
            <w:szCs w:val="22"/>
            <w:lang w:val="fr-FR" w:eastAsia="fr-FR"/>
          </w:rPr>
          <w:tab/>
        </w:r>
        <w:r w:rsidRPr="00D849A8">
          <w:rPr>
            <w:rStyle w:val="Lienhypertexte"/>
          </w:rPr>
          <w:t>Article 9 – Données personnelles</w:t>
        </w:r>
        <w:r>
          <w:rPr>
            <w:webHidden/>
          </w:rPr>
          <w:tab/>
        </w:r>
        <w:r>
          <w:rPr>
            <w:webHidden/>
          </w:rPr>
          <w:fldChar w:fldCharType="begin"/>
        </w:r>
        <w:r>
          <w:rPr>
            <w:webHidden/>
          </w:rPr>
          <w:instrText xml:space="preserve"> PAGEREF _Toc220582514 \h </w:instrText>
        </w:r>
        <w:r>
          <w:rPr>
            <w:webHidden/>
          </w:rPr>
        </w:r>
        <w:r>
          <w:rPr>
            <w:webHidden/>
          </w:rPr>
          <w:fldChar w:fldCharType="separate"/>
        </w:r>
        <w:r>
          <w:rPr>
            <w:webHidden/>
          </w:rPr>
          <w:t>5</w:t>
        </w:r>
        <w:r>
          <w:rPr>
            <w:webHidden/>
          </w:rPr>
          <w:fldChar w:fldCharType="end"/>
        </w:r>
      </w:hyperlink>
    </w:p>
    <w:p w14:paraId="466D5136" w14:textId="77777777" w:rsidR="0019141B" w:rsidRDefault="0019141B">
      <w:pPr>
        <w:pStyle w:val="TM1"/>
        <w:rPr>
          <w:rFonts w:asciiTheme="minorHAnsi" w:eastAsiaTheme="minorEastAsia" w:hAnsiTheme="minorHAnsi" w:cstheme="minorBidi"/>
          <w:szCs w:val="22"/>
          <w:lang w:val="fr-FR" w:eastAsia="fr-FR"/>
        </w:rPr>
      </w:pPr>
      <w:hyperlink w:anchor="_Toc220582515" w:history="1">
        <w:r w:rsidRPr="00D849A8">
          <w:rPr>
            <w:rStyle w:val="Lienhypertexte"/>
            <w:snapToGrid w:val="0"/>
            <w:w w:val="0"/>
          </w:rPr>
          <w:t>10</w:t>
        </w:r>
        <w:r>
          <w:rPr>
            <w:rFonts w:asciiTheme="minorHAnsi" w:eastAsiaTheme="minorEastAsia" w:hAnsiTheme="minorHAnsi" w:cstheme="minorBidi"/>
            <w:szCs w:val="22"/>
            <w:lang w:val="fr-FR" w:eastAsia="fr-FR"/>
          </w:rPr>
          <w:tab/>
        </w:r>
        <w:r w:rsidRPr="00D849A8">
          <w:rPr>
            <w:rStyle w:val="Lienhypertexte"/>
          </w:rPr>
          <w:t>Article 10 – Propriété intellectuelle et savoir</w:t>
        </w:r>
        <w:r w:rsidRPr="00D849A8">
          <w:rPr>
            <w:rStyle w:val="Lienhypertexte"/>
          </w:rPr>
          <w:noBreakHyphen/>
          <w:t>faire</w:t>
        </w:r>
        <w:r>
          <w:rPr>
            <w:webHidden/>
          </w:rPr>
          <w:tab/>
        </w:r>
        <w:r>
          <w:rPr>
            <w:webHidden/>
          </w:rPr>
          <w:fldChar w:fldCharType="begin"/>
        </w:r>
        <w:r>
          <w:rPr>
            <w:webHidden/>
          </w:rPr>
          <w:instrText xml:space="preserve"> PAGEREF _Toc220582515 \h </w:instrText>
        </w:r>
        <w:r>
          <w:rPr>
            <w:webHidden/>
          </w:rPr>
        </w:r>
        <w:r>
          <w:rPr>
            <w:webHidden/>
          </w:rPr>
          <w:fldChar w:fldCharType="separate"/>
        </w:r>
        <w:r>
          <w:rPr>
            <w:webHidden/>
          </w:rPr>
          <w:t>5</w:t>
        </w:r>
        <w:r>
          <w:rPr>
            <w:webHidden/>
          </w:rPr>
          <w:fldChar w:fldCharType="end"/>
        </w:r>
      </w:hyperlink>
    </w:p>
    <w:p w14:paraId="6AD151F1" w14:textId="77777777" w:rsidR="0019141B" w:rsidRDefault="0019141B">
      <w:pPr>
        <w:pStyle w:val="TM1"/>
        <w:rPr>
          <w:rFonts w:asciiTheme="minorHAnsi" w:eastAsiaTheme="minorEastAsia" w:hAnsiTheme="minorHAnsi" w:cstheme="minorBidi"/>
          <w:szCs w:val="22"/>
          <w:lang w:val="fr-FR" w:eastAsia="fr-FR"/>
        </w:rPr>
      </w:pPr>
      <w:hyperlink w:anchor="_Toc220582516" w:history="1">
        <w:r w:rsidRPr="00D849A8">
          <w:rPr>
            <w:rStyle w:val="Lienhypertexte"/>
            <w:snapToGrid w:val="0"/>
            <w:w w:val="0"/>
          </w:rPr>
          <w:t>11</w:t>
        </w:r>
        <w:r>
          <w:rPr>
            <w:rFonts w:asciiTheme="minorHAnsi" w:eastAsiaTheme="minorEastAsia" w:hAnsiTheme="minorHAnsi" w:cstheme="minorBidi"/>
            <w:szCs w:val="22"/>
            <w:lang w:val="fr-FR" w:eastAsia="fr-FR"/>
          </w:rPr>
          <w:tab/>
        </w:r>
        <w:r w:rsidRPr="00D849A8">
          <w:rPr>
            <w:rStyle w:val="Lienhypertexte"/>
          </w:rPr>
          <w:t>Article 11 – Responsabilité</w:t>
        </w:r>
        <w:r>
          <w:rPr>
            <w:webHidden/>
          </w:rPr>
          <w:tab/>
        </w:r>
        <w:r>
          <w:rPr>
            <w:webHidden/>
          </w:rPr>
          <w:fldChar w:fldCharType="begin"/>
        </w:r>
        <w:r>
          <w:rPr>
            <w:webHidden/>
          </w:rPr>
          <w:instrText xml:space="preserve"> PAGEREF _Toc220582516 \h </w:instrText>
        </w:r>
        <w:r>
          <w:rPr>
            <w:webHidden/>
          </w:rPr>
        </w:r>
        <w:r>
          <w:rPr>
            <w:webHidden/>
          </w:rPr>
          <w:fldChar w:fldCharType="separate"/>
        </w:r>
        <w:r>
          <w:rPr>
            <w:webHidden/>
          </w:rPr>
          <w:t>6</w:t>
        </w:r>
        <w:r>
          <w:rPr>
            <w:webHidden/>
          </w:rPr>
          <w:fldChar w:fldCharType="end"/>
        </w:r>
      </w:hyperlink>
    </w:p>
    <w:p w14:paraId="7B4175C5" w14:textId="77777777" w:rsidR="0019141B" w:rsidRDefault="0019141B">
      <w:pPr>
        <w:pStyle w:val="TM1"/>
        <w:rPr>
          <w:rFonts w:asciiTheme="minorHAnsi" w:eastAsiaTheme="minorEastAsia" w:hAnsiTheme="minorHAnsi" w:cstheme="minorBidi"/>
          <w:szCs w:val="22"/>
          <w:lang w:val="fr-FR" w:eastAsia="fr-FR"/>
        </w:rPr>
      </w:pPr>
      <w:hyperlink w:anchor="_Toc220582517" w:history="1">
        <w:r w:rsidRPr="00D849A8">
          <w:rPr>
            <w:rStyle w:val="Lienhypertexte"/>
            <w:snapToGrid w:val="0"/>
            <w:w w:val="0"/>
          </w:rPr>
          <w:t>12</w:t>
        </w:r>
        <w:r>
          <w:rPr>
            <w:rFonts w:asciiTheme="minorHAnsi" w:eastAsiaTheme="minorEastAsia" w:hAnsiTheme="minorHAnsi" w:cstheme="minorBidi"/>
            <w:szCs w:val="22"/>
            <w:lang w:val="fr-FR" w:eastAsia="fr-FR"/>
          </w:rPr>
          <w:tab/>
        </w:r>
        <w:r w:rsidRPr="00D849A8">
          <w:rPr>
            <w:rStyle w:val="Lienhypertexte"/>
          </w:rPr>
          <w:t>Article 12 – Disponibilité et maintenance</w:t>
        </w:r>
        <w:r>
          <w:rPr>
            <w:webHidden/>
          </w:rPr>
          <w:tab/>
        </w:r>
        <w:r>
          <w:rPr>
            <w:webHidden/>
          </w:rPr>
          <w:fldChar w:fldCharType="begin"/>
        </w:r>
        <w:r>
          <w:rPr>
            <w:webHidden/>
          </w:rPr>
          <w:instrText xml:space="preserve"> PAGEREF _Toc220582517 \h </w:instrText>
        </w:r>
        <w:r>
          <w:rPr>
            <w:webHidden/>
          </w:rPr>
        </w:r>
        <w:r>
          <w:rPr>
            <w:webHidden/>
          </w:rPr>
          <w:fldChar w:fldCharType="separate"/>
        </w:r>
        <w:r>
          <w:rPr>
            <w:webHidden/>
          </w:rPr>
          <w:t>6</w:t>
        </w:r>
        <w:r>
          <w:rPr>
            <w:webHidden/>
          </w:rPr>
          <w:fldChar w:fldCharType="end"/>
        </w:r>
      </w:hyperlink>
    </w:p>
    <w:p w14:paraId="19500413" w14:textId="77777777" w:rsidR="0019141B" w:rsidRDefault="0019141B">
      <w:pPr>
        <w:pStyle w:val="TM1"/>
        <w:rPr>
          <w:rFonts w:asciiTheme="minorHAnsi" w:eastAsiaTheme="minorEastAsia" w:hAnsiTheme="minorHAnsi" w:cstheme="minorBidi"/>
          <w:szCs w:val="22"/>
          <w:lang w:val="fr-FR" w:eastAsia="fr-FR"/>
        </w:rPr>
      </w:pPr>
      <w:hyperlink w:anchor="_Toc220582518" w:history="1">
        <w:r w:rsidRPr="00D849A8">
          <w:rPr>
            <w:rStyle w:val="Lienhypertexte"/>
            <w:snapToGrid w:val="0"/>
            <w:w w:val="0"/>
          </w:rPr>
          <w:t>13</w:t>
        </w:r>
        <w:r>
          <w:rPr>
            <w:rFonts w:asciiTheme="minorHAnsi" w:eastAsiaTheme="minorEastAsia" w:hAnsiTheme="minorHAnsi" w:cstheme="minorBidi"/>
            <w:szCs w:val="22"/>
            <w:lang w:val="fr-FR" w:eastAsia="fr-FR"/>
          </w:rPr>
          <w:tab/>
        </w:r>
        <w:r w:rsidRPr="00D849A8">
          <w:rPr>
            <w:rStyle w:val="Lienhypertexte"/>
          </w:rPr>
          <w:t>Article 13 – Résiliation</w:t>
        </w:r>
        <w:r>
          <w:rPr>
            <w:webHidden/>
          </w:rPr>
          <w:tab/>
        </w:r>
        <w:r>
          <w:rPr>
            <w:webHidden/>
          </w:rPr>
          <w:fldChar w:fldCharType="begin"/>
        </w:r>
        <w:r>
          <w:rPr>
            <w:webHidden/>
          </w:rPr>
          <w:instrText xml:space="preserve"> PAGEREF _Toc220582518 \h </w:instrText>
        </w:r>
        <w:r>
          <w:rPr>
            <w:webHidden/>
          </w:rPr>
        </w:r>
        <w:r>
          <w:rPr>
            <w:webHidden/>
          </w:rPr>
          <w:fldChar w:fldCharType="separate"/>
        </w:r>
        <w:r>
          <w:rPr>
            <w:webHidden/>
          </w:rPr>
          <w:t>6</w:t>
        </w:r>
        <w:r>
          <w:rPr>
            <w:webHidden/>
          </w:rPr>
          <w:fldChar w:fldCharType="end"/>
        </w:r>
      </w:hyperlink>
    </w:p>
    <w:p w14:paraId="2DB909F8" w14:textId="77777777" w:rsidR="0019141B" w:rsidRDefault="0019141B">
      <w:pPr>
        <w:pStyle w:val="TM1"/>
        <w:rPr>
          <w:rFonts w:asciiTheme="minorHAnsi" w:eastAsiaTheme="minorEastAsia" w:hAnsiTheme="minorHAnsi" w:cstheme="minorBidi"/>
          <w:szCs w:val="22"/>
          <w:lang w:val="fr-FR" w:eastAsia="fr-FR"/>
        </w:rPr>
      </w:pPr>
      <w:hyperlink w:anchor="_Toc220582519" w:history="1">
        <w:r w:rsidRPr="00D849A8">
          <w:rPr>
            <w:rStyle w:val="Lienhypertexte"/>
            <w:snapToGrid w:val="0"/>
            <w:w w:val="0"/>
          </w:rPr>
          <w:t>14</w:t>
        </w:r>
        <w:r>
          <w:rPr>
            <w:rFonts w:asciiTheme="minorHAnsi" w:eastAsiaTheme="minorEastAsia" w:hAnsiTheme="minorHAnsi" w:cstheme="minorBidi"/>
            <w:szCs w:val="22"/>
            <w:lang w:val="fr-FR" w:eastAsia="fr-FR"/>
          </w:rPr>
          <w:tab/>
        </w:r>
        <w:r w:rsidRPr="00D849A8">
          <w:rPr>
            <w:rStyle w:val="Lienhypertexte"/>
          </w:rPr>
          <w:t>Article 14 – Droit applicable et juridiction</w:t>
        </w:r>
        <w:r>
          <w:rPr>
            <w:webHidden/>
          </w:rPr>
          <w:tab/>
        </w:r>
        <w:r>
          <w:rPr>
            <w:webHidden/>
          </w:rPr>
          <w:fldChar w:fldCharType="begin"/>
        </w:r>
        <w:r>
          <w:rPr>
            <w:webHidden/>
          </w:rPr>
          <w:instrText xml:space="preserve"> PAGEREF _Toc220582519 \h </w:instrText>
        </w:r>
        <w:r>
          <w:rPr>
            <w:webHidden/>
          </w:rPr>
        </w:r>
        <w:r>
          <w:rPr>
            <w:webHidden/>
          </w:rPr>
          <w:fldChar w:fldCharType="separate"/>
        </w:r>
        <w:r>
          <w:rPr>
            <w:webHidden/>
          </w:rPr>
          <w:t>6</w:t>
        </w:r>
        <w:r>
          <w:rPr>
            <w:webHidden/>
          </w:rPr>
          <w:fldChar w:fldCharType="end"/>
        </w:r>
      </w:hyperlink>
    </w:p>
    <w:p w14:paraId="2EC04A5C" w14:textId="77777777" w:rsidR="0019141B" w:rsidRDefault="0019141B">
      <w:pPr>
        <w:pStyle w:val="TM1"/>
        <w:rPr>
          <w:rFonts w:asciiTheme="minorHAnsi" w:eastAsiaTheme="minorEastAsia" w:hAnsiTheme="minorHAnsi" w:cstheme="minorBidi"/>
          <w:szCs w:val="22"/>
          <w:lang w:val="fr-FR" w:eastAsia="fr-FR"/>
        </w:rPr>
      </w:pPr>
      <w:hyperlink w:anchor="_Toc220582520" w:history="1">
        <w:r w:rsidRPr="00D849A8">
          <w:rPr>
            <w:rStyle w:val="Lienhypertexte"/>
            <w:snapToGrid w:val="0"/>
            <w:w w:val="0"/>
          </w:rPr>
          <w:t>15</w:t>
        </w:r>
        <w:r>
          <w:rPr>
            <w:rFonts w:asciiTheme="minorHAnsi" w:eastAsiaTheme="minorEastAsia" w:hAnsiTheme="minorHAnsi" w:cstheme="minorBidi"/>
            <w:szCs w:val="22"/>
            <w:lang w:val="fr-FR" w:eastAsia="fr-FR"/>
          </w:rPr>
          <w:tab/>
        </w:r>
        <w:r w:rsidRPr="00D849A8">
          <w:rPr>
            <w:rStyle w:val="Lienhypertexte"/>
          </w:rPr>
          <w:t>Article 15 – Contact</w:t>
        </w:r>
        <w:r>
          <w:rPr>
            <w:webHidden/>
          </w:rPr>
          <w:tab/>
        </w:r>
        <w:r>
          <w:rPr>
            <w:webHidden/>
          </w:rPr>
          <w:fldChar w:fldCharType="begin"/>
        </w:r>
        <w:r>
          <w:rPr>
            <w:webHidden/>
          </w:rPr>
          <w:instrText xml:space="preserve"> PAGEREF _Toc220582520 \h </w:instrText>
        </w:r>
        <w:r>
          <w:rPr>
            <w:webHidden/>
          </w:rPr>
        </w:r>
        <w:r>
          <w:rPr>
            <w:webHidden/>
          </w:rPr>
          <w:fldChar w:fldCharType="separate"/>
        </w:r>
        <w:r>
          <w:rPr>
            <w:webHidden/>
          </w:rPr>
          <w:t>6</w:t>
        </w:r>
        <w:r>
          <w:rPr>
            <w:webHidden/>
          </w:rPr>
          <w:fldChar w:fldCharType="end"/>
        </w:r>
      </w:hyperlink>
    </w:p>
    <w:p w14:paraId="21F1680B" w14:textId="77777777" w:rsidR="001566E0" w:rsidRPr="0081145D" w:rsidRDefault="00A32A99" w:rsidP="00823D9D">
      <w:pPr>
        <w:rPr>
          <w:b/>
          <w:bCs/>
          <w:sz w:val="28"/>
          <w:szCs w:val="20"/>
          <w:lang w:val="en-GB"/>
        </w:rPr>
      </w:pPr>
      <w:r w:rsidRPr="0081145D">
        <w:rPr>
          <w:noProof/>
          <w:szCs w:val="28"/>
        </w:rPr>
        <w:fldChar w:fldCharType="end"/>
      </w:r>
      <w:r w:rsidR="001566E0" w:rsidRPr="0081145D">
        <w:br w:type="page"/>
      </w:r>
    </w:p>
    <w:p w14:paraId="45311F73" w14:textId="77777777" w:rsidR="003A4B71" w:rsidRPr="003A4B71" w:rsidRDefault="003A4B71" w:rsidP="00C42472">
      <w:pPr>
        <w:pStyle w:val="TextSection"/>
        <w:jc w:val="both"/>
        <w:rPr>
          <w:sz w:val="24"/>
          <w:szCs w:val="24"/>
          <w:lang w:eastAsia="en-GB"/>
        </w:rPr>
      </w:pPr>
    </w:p>
    <w:p w14:paraId="08905420" w14:textId="6A1D1A67" w:rsidR="000E7BB5" w:rsidRPr="003A4B71" w:rsidRDefault="00400D51" w:rsidP="00CD3013">
      <w:pPr>
        <w:pStyle w:val="Titre1"/>
        <w:rPr>
          <w:lang w:val="fr-FR"/>
        </w:rPr>
      </w:pPr>
      <w:bookmarkStart w:id="0" w:name="_Toc220582501"/>
      <w:r w:rsidRPr="00400D51">
        <w:rPr>
          <w:lang w:val="fr-FR"/>
        </w:rPr>
        <w:t>Article 1 – Présentation du Service</w:t>
      </w:r>
      <w:bookmarkEnd w:id="0"/>
    </w:p>
    <w:p w14:paraId="23F7FED5" w14:textId="77777777" w:rsidR="00400D51" w:rsidRPr="00400D51" w:rsidRDefault="00400D51" w:rsidP="00400D51">
      <w:pPr>
        <w:pStyle w:val="NormalWeb"/>
        <w:ind w:left="567"/>
        <w:jc w:val="both"/>
        <w:rPr>
          <w:rFonts w:ascii="Univers for BP Light" w:hAnsi="Univers for BP Light"/>
          <w:lang w:eastAsia="en-GB"/>
        </w:rPr>
      </w:pPr>
      <w:r w:rsidRPr="00400D51">
        <w:rPr>
          <w:rFonts w:ascii="Univers for BP Light" w:hAnsi="Univers for BP Light"/>
          <w:lang w:eastAsia="en-GB"/>
        </w:rPr>
        <w:t xml:space="preserve">Reviewsvisor est une plateforme logicielle SaaS destinée aux </w:t>
      </w:r>
      <w:r w:rsidRPr="00400D51">
        <w:rPr>
          <w:rFonts w:ascii="Univers for BP Light" w:hAnsi="Univers for BP Light"/>
          <w:b/>
          <w:bCs/>
          <w:lang w:eastAsia="en-GB"/>
        </w:rPr>
        <w:t>professionnels</w:t>
      </w:r>
      <w:r w:rsidRPr="00400D51">
        <w:rPr>
          <w:rFonts w:ascii="Univers for BP Light" w:hAnsi="Univers for BP Light"/>
          <w:lang w:eastAsia="en-GB"/>
        </w:rPr>
        <w:t>, permettant l’analyse, la gestion et l’optimisation des avis clients issus de Google Business Profile.</w:t>
      </w:r>
    </w:p>
    <w:p w14:paraId="7BF7F57C" w14:textId="31E6AE46" w:rsidR="00400D51" w:rsidRPr="00400D51" w:rsidRDefault="00400D51" w:rsidP="00400D51">
      <w:pPr>
        <w:pStyle w:val="NormalWeb"/>
        <w:ind w:left="567"/>
        <w:jc w:val="both"/>
        <w:rPr>
          <w:rFonts w:ascii="Univers for BP Light" w:hAnsi="Univers for BP Light"/>
          <w:lang w:eastAsia="en-GB"/>
        </w:rPr>
      </w:pPr>
      <w:r w:rsidRPr="00400D51">
        <w:rPr>
          <w:rFonts w:ascii="Univers for BP Light" w:hAnsi="Univers for BP Light"/>
          <w:lang w:eastAsia="en-GB"/>
        </w:rPr>
        <w:t>Le Service est accessible via un site web et, le cas échéant, des applications associées.</w:t>
      </w:r>
    </w:p>
    <w:p w14:paraId="72919A84" w14:textId="77777777" w:rsidR="00400D51" w:rsidRPr="00400D51" w:rsidRDefault="00400D51" w:rsidP="00400D51">
      <w:pPr>
        <w:pStyle w:val="NormalWeb"/>
        <w:ind w:left="567"/>
        <w:jc w:val="both"/>
        <w:rPr>
          <w:rFonts w:ascii="Univers for BP Light" w:hAnsi="Univers for BP Light"/>
          <w:lang w:eastAsia="en-GB"/>
        </w:rPr>
      </w:pPr>
      <w:r w:rsidRPr="00400D51">
        <w:rPr>
          <w:rFonts w:ascii="Univers for BP Light" w:hAnsi="Univers for BP Light"/>
          <w:lang w:eastAsia="en-GB"/>
        </w:rPr>
        <w:t>Les fonctionnalités incluent notamment :</w:t>
      </w:r>
    </w:p>
    <w:p w14:paraId="56E1BF8D" w14:textId="77777777" w:rsidR="00400D51" w:rsidRPr="00400D51" w:rsidRDefault="00400D51" w:rsidP="00400D51">
      <w:pPr>
        <w:pStyle w:val="NormalWeb"/>
        <w:numPr>
          <w:ilvl w:val="0"/>
          <w:numId w:val="36"/>
        </w:numPr>
        <w:tabs>
          <w:tab w:val="clear" w:pos="720"/>
          <w:tab w:val="num" w:pos="1287"/>
        </w:tabs>
        <w:ind w:left="1287"/>
        <w:jc w:val="both"/>
        <w:rPr>
          <w:rFonts w:ascii="Univers for BP Light" w:hAnsi="Univers for BP Light"/>
          <w:lang w:eastAsia="en-GB"/>
        </w:rPr>
      </w:pPr>
      <w:r w:rsidRPr="00400D51">
        <w:rPr>
          <w:rFonts w:ascii="Univers for BP Light" w:hAnsi="Univers for BP Light"/>
          <w:lang w:eastAsia="en-GB"/>
        </w:rPr>
        <w:t>import et synchronisation des avis Google Business Profile ;</w:t>
      </w:r>
    </w:p>
    <w:p w14:paraId="2D7E58F8" w14:textId="77777777" w:rsidR="00400D51" w:rsidRPr="00400D51" w:rsidRDefault="00400D51" w:rsidP="00400D51">
      <w:pPr>
        <w:pStyle w:val="NormalWeb"/>
        <w:numPr>
          <w:ilvl w:val="0"/>
          <w:numId w:val="36"/>
        </w:numPr>
        <w:tabs>
          <w:tab w:val="clear" w:pos="720"/>
          <w:tab w:val="num" w:pos="1287"/>
        </w:tabs>
        <w:ind w:left="1287"/>
        <w:jc w:val="both"/>
        <w:rPr>
          <w:rFonts w:ascii="Univers for BP Light" w:hAnsi="Univers for BP Light"/>
          <w:lang w:eastAsia="en-GB"/>
        </w:rPr>
      </w:pPr>
      <w:r w:rsidRPr="00400D51">
        <w:rPr>
          <w:rFonts w:ascii="Univers for BP Light" w:hAnsi="Univers for BP Light"/>
          <w:lang w:eastAsia="en-GB"/>
        </w:rPr>
        <w:t>analyse statistique et sémantique des avis ;</w:t>
      </w:r>
    </w:p>
    <w:p w14:paraId="6327E647" w14:textId="77777777" w:rsidR="00400D51" w:rsidRPr="00400D51" w:rsidRDefault="00400D51" w:rsidP="00400D51">
      <w:pPr>
        <w:pStyle w:val="NormalWeb"/>
        <w:numPr>
          <w:ilvl w:val="0"/>
          <w:numId w:val="36"/>
        </w:numPr>
        <w:tabs>
          <w:tab w:val="clear" w:pos="720"/>
          <w:tab w:val="num" w:pos="1287"/>
        </w:tabs>
        <w:ind w:left="1287"/>
        <w:jc w:val="both"/>
        <w:rPr>
          <w:rFonts w:ascii="Univers for BP Light" w:hAnsi="Univers for BP Light"/>
          <w:lang w:eastAsia="en-GB"/>
        </w:rPr>
      </w:pPr>
      <w:r w:rsidRPr="00400D51">
        <w:rPr>
          <w:rFonts w:ascii="Univers for BP Light" w:hAnsi="Univers for BP Light"/>
          <w:lang w:eastAsia="en-GB"/>
        </w:rPr>
        <w:t>tableaux de bord de suivi de la réputation en ligne ;</w:t>
      </w:r>
    </w:p>
    <w:p w14:paraId="0CBA16E0" w14:textId="77777777" w:rsidR="00400D51" w:rsidRPr="00400D51" w:rsidRDefault="00400D51" w:rsidP="00400D51">
      <w:pPr>
        <w:pStyle w:val="NormalWeb"/>
        <w:numPr>
          <w:ilvl w:val="0"/>
          <w:numId w:val="36"/>
        </w:numPr>
        <w:tabs>
          <w:tab w:val="clear" w:pos="720"/>
          <w:tab w:val="num" w:pos="1287"/>
        </w:tabs>
        <w:ind w:left="1287"/>
        <w:jc w:val="both"/>
        <w:rPr>
          <w:rFonts w:ascii="Univers for BP Light" w:hAnsi="Univers for BP Light"/>
          <w:lang w:eastAsia="en-GB"/>
        </w:rPr>
      </w:pPr>
      <w:r w:rsidRPr="00400D51">
        <w:rPr>
          <w:rFonts w:ascii="Univers for BP Light" w:hAnsi="Univers for BP Light"/>
          <w:lang w:eastAsia="en-GB"/>
        </w:rPr>
        <w:t>notifications de nouveaux avis ;</w:t>
      </w:r>
    </w:p>
    <w:p w14:paraId="5A0C4420" w14:textId="77777777" w:rsidR="00400D51" w:rsidRPr="00400D51" w:rsidRDefault="00400D51" w:rsidP="00400D51">
      <w:pPr>
        <w:pStyle w:val="NormalWeb"/>
        <w:numPr>
          <w:ilvl w:val="0"/>
          <w:numId w:val="36"/>
        </w:numPr>
        <w:tabs>
          <w:tab w:val="clear" w:pos="720"/>
          <w:tab w:val="num" w:pos="1287"/>
        </w:tabs>
        <w:ind w:left="1287"/>
        <w:jc w:val="both"/>
        <w:rPr>
          <w:rFonts w:ascii="Univers for BP Light" w:hAnsi="Univers for BP Light"/>
          <w:lang w:eastAsia="en-GB"/>
        </w:rPr>
      </w:pPr>
      <w:r w:rsidRPr="00400D51">
        <w:rPr>
          <w:rFonts w:ascii="Univers for BP Light" w:hAnsi="Univers for BP Light"/>
          <w:lang w:eastAsia="en-GB"/>
        </w:rPr>
        <w:t>gestion multi-établissements.</w:t>
      </w:r>
    </w:p>
    <w:p w14:paraId="239E54AC" w14:textId="77777777" w:rsidR="00DD5D59" w:rsidRPr="003A4B71" w:rsidRDefault="00DD5D59" w:rsidP="000E7BB5">
      <w:pPr>
        <w:jc w:val="both"/>
      </w:pPr>
    </w:p>
    <w:p w14:paraId="0C23042F" w14:textId="77777777" w:rsidR="004C60AB" w:rsidRPr="003A4B71" w:rsidRDefault="00400D51" w:rsidP="00CD3013">
      <w:pPr>
        <w:pStyle w:val="Titre1"/>
        <w:rPr>
          <w:lang w:val="fr-FR"/>
        </w:rPr>
      </w:pPr>
      <w:bookmarkStart w:id="1" w:name="_Toc220582502"/>
      <w:r>
        <w:t>Article 2 – Définitions</w:t>
      </w:r>
      <w:bookmarkEnd w:id="1"/>
    </w:p>
    <w:p w14:paraId="36642D4E" w14:textId="0585F5AD" w:rsidR="003A4B71" w:rsidDel="00FE315C" w:rsidRDefault="003A4B71" w:rsidP="003A4B71">
      <w:pPr>
        <w:pStyle w:val="NormalWeb"/>
        <w:ind w:left="567"/>
        <w:rPr>
          <w:del w:id="2" w:author="Jean-Pierre Roux" w:date="2026-02-13T15:15:00Z" w16du:dateUtc="2026-02-13T14:15:00Z"/>
          <w:rFonts w:ascii="Univers for BP Light" w:hAnsi="Univers for BP Light"/>
          <w:lang w:eastAsia="en-GB"/>
        </w:rPr>
      </w:pPr>
      <w:commentRangeStart w:id="3"/>
      <w:del w:id="4" w:author="Jean-Pierre Roux" w:date="2026-02-13T15:15:00Z" w16du:dateUtc="2026-02-13T14:15:00Z">
        <w:r w:rsidRPr="003A4B71" w:rsidDel="00FE315C">
          <w:rPr>
            <w:rFonts w:ascii="Univers for BP Light" w:hAnsi="Univers for BP Light"/>
            <w:lang w:eastAsia="en-GB"/>
          </w:rPr>
          <w:delText>Reviewsvisor collecte uniquement les données strictement nécessaires à la fourniture du Service.</w:delText>
        </w:r>
      </w:del>
      <w:commentRangeEnd w:id="3"/>
      <w:r w:rsidR="00C83FA8">
        <w:rPr>
          <w:rStyle w:val="Marquedecommentaire"/>
          <w:rFonts w:ascii="Univers for BP Light" w:hAnsi="Univers for BP Light"/>
          <w:sz w:val="24"/>
          <w:szCs w:val="24"/>
          <w:lang w:eastAsia="en-GB"/>
        </w:rPr>
        <w:commentReference w:id="3"/>
      </w:r>
    </w:p>
    <w:p w14:paraId="3C2AE5F3" w14:textId="77777777" w:rsidR="00400D51" w:rsidRPr="00400D51" w:rsidRDefault="00400D51" w:rsidP="00400D51">
      <w:pPr>
        <w:pStyle w:val="NormalWeb"/>
        <w:numPr>
          <w:ilvl w:val="0"/>
          <w:numId w:val="37"/>
        </w:numPr>
        <w:rPr>
          <w:rFonts w:ascii="Univers for BP Light" w:hAnsi="Univers for BP Light"/>
          <w:lang w:eastAsia="en-GB"/>
        </w:rPr>
      </w:pPr>
      <w:r w:rsidRPr="00400D51">
        <w:rPr>
          <w:rFonts w:ascii="Univers for BP Light" w:hAnsi="Univers for BP Light"/>
          <w:b/>
          <w:bCs/>
          <w:lang w:eastAsia="en-GB"/>
        </w:rPr>
        <w:t>Service</w:t>
      </w:r>
      <w:r w:rsidRPr="00400D51">
        <w:rPr>
          <w:rFonts w:ascii="Univers for BP Light" w:hAnsi="Univers for BP Light"/>
          <w:lang w:eastAsia="en-GB"/>
        </w:rPr>
        <w:t xml:space="preserve"> : la plateforme Reviewsvisor, ses fonctionnalités, interfaces, traitements et API.</w:t>
      </w:r>
    </w:p>
    <w:p w14:paraId="54C4623C" w14:textId="77777777" w:rsidR="00400D51" w:rsidRPr="00400D51" w:rsidRDefault="00400D51" w:rsidP="00400D51">
      <w:pPr>
        <w:pStyle w:val="NormalWeb"/>
        <w:numPr>
          <w:ilvl w:val="0"/>
          <w:numId w:val="37"/>
        </w:numPr>
        <w:rPr>
          <w:rFonts w:ascii="Univers for BP Light" w:hAnsi="Univers for BP Light"/>
          <w:b/>
          <w:bCs/>
          <w:lang w:eastAsia="en-GB"/>
        </w:rPr>
      </w:pPr>
      <w:r w:rsidRPr="00400D51">
        <w:rPr>
          <w:rFonts w:ascii="Univers for BP Light" w:hAnsi="Univers for BP Light"/>
          <w:b/>
          <w:bCs/>
          <w:lang w:eastAsia="en-GB"/>
        </w:rPr>
        <w:t>Utilisateur : toute personne physique ou morale utilisant le Service à des fins professionnelles.</w:t>
      </w:r>
    </w:p>
    <w:p w14:paraId="0CF9722A" w14:textId="77777777" w:rsidR="00400D51" w:rsidRPr="00400D51" w:rsidRDefault="00400D51" w:rsidP="00400D51">
      <w:pPr>
        <w:pStyle w:val="NormalWeb"/>
        <w:numPr>
          <w:ilvl w:val="0"/>
          <w:numId w:val="37"/>
        </w:numPr>
        <w:rPr>
          <w:rFonts w:ascii="Univers for BP Light" w:hAnsi="Univers for BP Light"/>
          <w:b/>
          <w:bCs/>
          <w:lang w:eastAsia="en-GB"/>
        </w:rPr>
      </w:pPr>
      <w:r w:rsidRPr="00400D51">
        <w:rPr>
          <w:rFonts w:ascii="Univers for BP Light" w:hAnsi="Univers for BP Light"/>
          <w:b/>
          <w:bCs/>
          <w:lang w:eastAsia="en-GB"/>
        </w:rPr>
        <w:t>Compte : espace personnel créé par l’Utilisateur.</w:t>
      </w:r>
    </w:p>
    <w:p w14:paraId="589D6AFB" w14:textId="77777777" w:rsidR="00400D51" w:rsidRPr="00400D51" w:rsidRDefault="00400D51" w:rsidP="00400D51">
      <w:pPr>
        <w:pStyle w:val="NormalWeb"/>
        <w:numPr>
          <w:ilvl w:val="0"/>
          <w:numId w:val="37"/>
        </w:numPr>
        <w:rPr>
          <w:rFonts w:ascii="Univers for BP Light" w:hAnsi="Univers for BP Light"/>
          <w:b/>
          <w:bCs/>
          <w:lang w:eastAsia="en-GB"/>
        </w:rPr>
      </w:pPr>
      <w:r w:rsidRPr="00400D51">
        <w:rPr>
          <w:rFonts w:ascii="Univers for BP Light" w:hAnsi="Univers for BP Light"/>
          <w:b/>
          <w:bCs/>
          <w:lang w:eastAsia="en-GB"/>
        </w:rPr>
        <w:t>Établissement : entité professionnelle connectée au Service via Google Business Profile.</w:t>
      </w:r>
    </w:p>
    <w:p w14:paraId="2A1E0217" w14:textId="77777777" w:rsidR="00400D51" w:rsidRPr="00400D51" w:rsidRDefault="00400D51" w:rsidP="00400D51">
      <w:pPr>
        <w:pStyle w:val="NormalWeb"/>
        <w:numPr>
          <w:ilvl w:val="0"/>
          <w:numId w:val="37"/>
        </w:numPr>
        <w:rPr>
          <w:rFonts w:ascii="Univers for BP Light" w:hAnsi="Univers for BP Light"/>
          <w:b/>
          <w:bCs/>
          <w:lang w:eastAsia="en-GB"/>
        </w:rPr>
      </w:pPr>
      <w:r w:rsidRPr="00400D51">
        <w:rPr>
          <w:rFonts w:ascii="Univers for BP Light" w:hAnsi="Univers for BP Light"/>
          <w:b/>
          <w:bCs/>
          <w:lang w:eastAsia="en-GB"/>
        </w:rPr>
        <w:t>Abonnement : formule payante donnant accès au Service.</w:t>
      </w:r>
    </w:p>
    <w:p w14:paraId="5C42FD34" w14:textId="77777777" w:rsidR="00CD3013" w:rsidRPr="00BD4545" w:rsidRDefault="00CD3013" w:rsidP="00CD3013">
      <w:pPr>
        <w:pStyle w:val="NormalWeb"/>
        <w:ind w:left="1080"/>
        <w:rPr>
          <w:rFonts w:ascii="Univers for BP Light" w:hAnsi="Univers for BP Light"/>
          <w:lang w:eastAsia="en-GB"/>
        </w:rPr>
      </w:pPr>
    </w:p>
    <w:p w14:paraId="10F88D5C" w14:textId="41A171C7" w:rsidR="003A4B71" w:rsidRPr="00CD3013" w:rsidRDefault="00400D51" w:rsidP="00CD3013">
      <w:pPr>
        <w:pStyle w:val="Titre1"/>
      </w:pPr>
      <w:bookmarkStart w:id="5" w:name="_Toc220582503"/>
      <w:r>
        <w:t xml:space="preserve">Article 3 – Acceptation </w:t>
      </w:r>
      <w:ins w:id="6" w:author="Jean-Pierre Roux" w:date="2026-02-13T15:22:00Z" w16du:dateUtc="2026-02-13T14:22:00Z">
        <w:r w:rsidR="00FE315C">
          <w:t>des CGU</w:t>
        </w:r>
      </w:ins>
      <w:del w:id="7" w:author="Jean-Pierre Roux" w:date="2026-02-13T15:22:00Z" w16du:dateUtc="2026-02-13T14:22:00Z">
        <w:r w:rsidDel="00FE315C">
          <w:delText>et hiérarchie contractuelle</w:delText>
        </w:r>
      </w:del>
      <w:bookmarkEnd w:id="5"/>
    </w:p>
    <w:p w14:paraId="2A53B141" w14:textId="1007E8A9" w:rsidR="00400D51" w:rsidRPr="00400D51" w:rsidRDefault="00400D51" w:rsidP="00E800FB">
      <w:pPr>
        <w:pStyle w:val="NormalWeb"/>
        <w:ind w:left="567"/>
        <w:rPr>
          <w:rFonts w:ascii="Univers for BP Light" w:hAnsi="Univers for BP Light"/>
          <w:lang w:eastAsia="en-GB"/>
        </w:rPr>
      </w:pPr>
      <w:r w:rsidRPr="00400D51">
        <w:rPr>
          <w:rFonts w:ascii="Univers for BP Light" w:hAnsi="Univers for BP Light"/>
          <w:lang w:eastAsia="en-GB"/>
        </w:rPr>
        <w:t>L’utilisation du Service implique l’acceptation pleine et entière des présentes CGU.</w:t>
      </w:r>
      <w:ins w:id="8" w:author="Jean-Pierre Roux" w:date="2026-02-13T15:24:00Z" w16du:dateUtc="2026-02-13T14:24:00Z">
        <w:r w:rsidR="00FE315C">
          <w:rPr>
            <w:rFonts w:ascii="Univers for BP Light" w:hAnsi="Univers for BP Light"/>
            <w:lang w:eastAsia="en-GB"/>
          </w:rPr>
          <w:t xml:space="preserve"> Si vous n’acceptez pas les CGU, vous ne devez pas utiliser le Service</w:t>
        </w:r>
      </w:ins>
      <w:ins w:id="9" w:author="Jean-Pierre Roux" w:date="2026-02-13T15:25:00Z" w16du:dateUtc="2026-02-13T14:25:00Z">
        <w:r w:rsidR="00FE315C">
          <w:rPr>
            <w:rFonts w:ascii="Univers for BP Light" w:hAnsi="Univers for BP Light"/>
            <w:lang w:eastAsia="en-GB"/>
          </w:rPr>
          <w:t>.</w:t>
        </w:r>
      </w:ins>
    </w:p>
    <w:p w14:paraId="67C3D23E" w14:textId="2BBD5F5F" w:rsidR="00400D51" w:rsidRPr="00400D51" w:rsidDel="00FE315C" w:rsidRDefault="00400D51" w:rsidP="00400D51">
      <w:pPr>
        <w:pStyle w:val="NormalWeb"/>
        <w:ind w:left="567"/>
        <w:rPr>
          <w:del w:id="10" w:author="Jean-Pierre Roux" w:date="2026-02-13T15:23:00Z" w16du:dateUtc="2026-02-13T14:23:00Z"/>
          <w:rFonts w:ascii="Univers for BP Light" w:hAnsi="Univers for BP Light"/>
          <w:lang w:eastAsia="en-GB"/>
        </w:rPr>
      </w:pPr>
      <w:del w:id="11" w:author="Jean-Pierre Roux" w:date="2026-02-13T15:23:00Z" w16du:dateUtc="2026-02-13T14:23:00Z">
        <w:r w:rsidRPr="00400D51" w:rsidDel="00FE315C">
          <w:rPr>
            <w:rFonts w:ascii="Univers for BP Light" w:hAnsi="Univers for BP Light"/>
            <w:lang w:eastAsia="en-GB"/>
          </w:rPr>
          <w:delText xml:space="preserve">Les documents suivants font partie intégrante du cadre </w:delText>
        </w:r>
        <w:commentRangeStart w:id="12"/>
        <w:r w:rsidRPr="00400D51" w:rsidDel="00FE315C">
          <w:rPr>
            <w:rFonts w:ascii="Univers for BP Light" w:hAnsi="Univers for BP Light"/>
            <w:lang w:eastAsia="en-GB"/>
          </w:rPr>
          <w:delText xml:space="preserve">contractuel </w:delText>
        </w:r>
      </w:del>
      <w:commentRangeEnd w:id="12"/>
      <w:r w:rsidR="00C83FA8" w:rsidRPr="00400D51">
        <w:rPr>
          <w:rStyle w:val="Marquedecommentaire"/>
          <w:sz w:val="22"/>
          <w:szCs w:val="22"/>
          <w:lang w:eastAsia="en-GB"/>
        </w:rPr>
        <w:commentReference w:id="12"/>
      </w:r>
      <w:del w:id="13" w:author="Jean-Pierre Roux" w:date="2026-02-13T15:23:00Z" w16du:dateUtc="2026-02-13T14:23:00Z">
        <w:r w:rsidRPr="00400D51" w:rsidDel="00FE315C">
          <w:rPr>
            <w:rFonts w:ascii="Univers for BP Light" w:hAnsi="Univers for BP Light"/>
            <w:lang w:eastAsia="en-GB"/>
          </w:rPr>
          <w:delText>:</w:delText>
        </w:r>
      </w:del>
    </w:p>
    <w:p w14:paraId="5E65873D" w14:textId="3B11E039" w:rsidR="00400D51" w:rsidRPr="00400D51" w:rsidDel="00FE315C" w:rsidRDefault="00400D51" w:rsidP="00400D51">
      <w:pPr>
        <w:pStyle w:val="NormalWeb"/>
        <w:numPr>
          <w:ilvl w:val="0"/>
          <w:numId w:val="38"/>
        </w:numPr>
        <w:tabs>
          <w:tab w:val="clear" w:pos="720"/>
          <w:tab w:val="num" w:pos="1287"/>
        </w:tabs>
        <w:ind w:left="1287"/>
        <w:rPr>
          <w:del w:id="14" w:author="Jean-Pierre Roux" w:date="2026-02-13T15:23:00Z" w16du:dateUtc="2026-02-13T14:23:00Z"/>
          <w:rFonts w:ascii="Univers for BP Light" w:hAnsi="Univers for BP Light"/>
          <w:lang w:eastAsia="en-GB"/>
        </w:rPr>
      </w:pPr>
      <w:del w:id="15" w:author="Jean-Pierre Roux" w:date="2026-02-13T15:23:00Z" w16du:dateUtc="2026-02-13T14:23:00Z">
        <w:r w:rsidRPr="00400D51" w:rsidDel="00FE315C">
          <w:rPr>
            <w:rFonts w:ascii="Univers for BP Light" w:hAnsi="Univers for BP Light"/>
            <w:lang w:eastAsia="en-GB"/>
          </w:rPr>
          <w:delText xml:space="preserve">la </w:delText>
        </w:r>
        <w:r w:rsidRPr="00400D51" w:rsidDel="00FE315C">
          <w:rPr>
            <w:rFonts w:ascii="Univers for BP Light" w:hAnsi="Univers for BP Light"/>
            <w:b/>
            <w:bCs/>
            <w:lang w:eastAsia="en-GB"/>
          </w:rPr>
          <w:delText>Politique de Confidentialité</w:delText>
        </w:r>
        <w:r w:rsidRPr="00400D51" w:rsidDel="00FE315C">
          <w:rPr>
            <w:rFonts w:ascii="Univers for BP Light" w:hAnsi="Univers for BP Light"/>
            <w:lang w:eastAsia="en-GB"/>
          </w:rPr>
          <w:delText xml:space="preserve"> ;</w:delText>
        </w:r>
      </w:del>
    </w:p>
    <w:p w14:paraId="78020C85" w14:textId="10D37582" w:rsidR="00400D51" w:rsidRPr="00400D51" w:rsidDel="00FE315C" w:rsidRDefault="00400D51" w:rsidP="00400D51">
      <w:pPr>
        <w:pStyle w:val="NormalWeb"/>
        <w:numPr>
          <w:ilvl w:val="0"/>
          <w:numId w:val="38"/>
        </w:numPr>
        <w:tabs>
          <w:tab w:val="clear" w:pos="720"/>
          <w:tab w:val="num" w:pos="1287"/>
        </w:tabs>
        <w:ind w:left="1287"/>
        <w:rPr>
          <w:del w:id="16" w:author="Jean-Pierre Roux" w:date="2026-02-13T15:23:00Z" w16du:dateUtc="2026-02-13T14:23:00Z"/>
          <w:rFonts w:ascii="Univers for BP Light" w:hAnsi="Univers for BP Light"/>
          <w:lang w:eastAsia="en-GB"/>
        </w:rPr>
      </w:pPr>
      <w:del w:id="17" w:author="Jean-Pierre Roux" w:date="2026-02-13T15:23:00Z" w16du:dateUtc="2026-02-13T14:23:00Z">
        <w:r w:rsidRPr="00400D51" w:rsidDel="00FE315C">
          <w:rPr>
            <w:rFonts w:ascii="Univers for BP Light" w:hAnsi="Univers for BP Light"/>
            <w:lang w:eastAsia="en-GB"/>
          </w:rPr>
          <w:delText xml:space="preserve">la </w:delText>
        </w:r>
        <w:r w:rsidRPr="00400D51" w:rsidDel="00FE315C">
          <w:rPr>
            <w:rFonts w:ascii="Univers for BP Light" w:hAnsi="Univers for BP Light"/>
            <w:b/>
            <w:bCs/>
            <w:lang w:eastAsia="en-GB"/>
          </w:rPr>
          <w:delText>Politique de Cookies</w:delText>
        </w:r>
        <w:r w:rsidRPr="00400D51" w:rsidDel="00FE315C">
          <w:rPr>
            <w:rFonts w:ascii="Univers for BP Light" w:hAnsi="Univers for BP Light"/>
            <w:lang w:eastAsia="en-GB"/>
          </w:rPr>
          <w:delText xml:space="preserve"> ;</w:delText>
        </w:r>
      </w:del>
    </w:p>
    <w:p w14:paraId="01A73099" w14:textId="0397DBF7" w:rsidR="00400D51" w:rsidRPr="00400D51" w:rsidDel="00FE315C" w:rsidRDefault="00400D51" w:rsidP="00400D51">
      <w:pPr>
        <w:pStyle w:val="NormalWeb"/>
        <w:numPr>
          <w:ilvl w:val="0"/>
          <w:numId w:val="38"/>
        </w:numPr>
        <w:tabs>
          <w:tab w:val="clear" w:pos="720"/>
          <w:tab w:val="num" w:pos="1287"/>
        </w:tabs>
        <w:ind w:left="1287"/>
        <w:rPr>
          <w:del w:id="18" w:author="Jean-Pierre Roux" w:date="2026-02-13T15:23:00Z" w16du:dateUtc="2026-02-13T14:23:00Z"/>
          <w:rFonts w:ascii="Univers for BP Light" w:hAnsi="Univers for BP Light"/>
          <w:lang w:eastAsia="en-GB"/>
        </w:rPr>
      </w:pPr>
      <w:del w:id="19" w:author="Jean-Pierre Roux" w:date="2026-02-13T15:23:00Z" w16du:dateUtc="2026-02-13T14:23:00Z">
        <w:r w:rsidRPr="00400D51" w:rsidDel="00FE315C">
          <w:rPr>
            <w:rFonts w:ascii="Univers for BP Light" w:hAnsi="Univers for BP Light"/>
            <w:lang w:eastAsia="en-GB"/>
          </w:rPr>
          <w:delText xml:space="preserve">les </w:delText>
        </w:r>
        <w:r w:rsidRPr="00400D51" w:rsidDel="00FE315C">
          <w:rPr>
            <w:rFonts w:ascii="Univers for BP Light" w:hAnsi="Univers for BP Light"/>
            <w:b/>
            <w:bCs/>
            <w:lang w:eastAsia="en-GB"/>
          </w:rPr>
          <w:delText>Mentions légales</w:delText>
        </w:r>
        <w:r w:rsidRPr="00400D51" w:rsidDel="00FE315C">
          <w:rPr>
            <w:rFonts w:ascii="Univers for BP Light" w:hAnsi="Univers for BP Light"/>
            <w:lang w:eastAsia="en-GB"/>
          </w:rPr>
          <w:delText>.</w:delText>
        </w:r>
      </w:del>
    </w:p>
    <w:p w14:paraId="06000ED0" w14:textId="2EA8CE6A" w:rsidR="00400D51" w:rsidRPr="00400D51" w:rsidDel="00FE315C" w:rsidRDefault="00400D51" w:rsidP="00400D51">
      <w:pPr>
        <w:pStyle w:val="NormalWeb"/>
        <w:ind w:left="567"/>
        <w:rPr>
          <w:del w:id="20" w:author="Jean-Pierre Roux" w:date="2026-02-13T15:23:00Z" w16du:dateUtc="2026-02-13T14:23:00Z"/>
          <w:rFonts w:ascii="Univers for BP Light" w:hAnsi="Univers for BP Light"/>
          <w:lang w:eastAsia="en-GB"/>
        </w:rPr>
      </w:pPr>
      <w:del w:id="21" w:author="Jean-Pierre Roux" w:date="2026-02-13T15:23:00Z" w16du:dateUtc="2026-02-13T14:23:00Z">
        <w:r w:rsidRPr="00400D51" w:rsidDel="00FE315C">
          <w:rPr>
            <w:rFonts w:ascii="Univers for BP Light" w:hAnsi="Univers for BP Light"/>
            <w:lang w:eastAsia="en-GB"/>
          </w:rPr>
          <w:delText>En cas de contradiction, les documents relatifs aux données personnelles prévaudront pour toute question s’y rapportant.</w:delText>
        </w:r>
      </w:del>
    </w:p>
    <w:p w14:paraId="4B450200" w14:textId="77777777" w:rsidR="003A4B71" w:rsidRDefault="003A4B71" w:rsidP="003A4B71"/>
    <w:p w14:paraId="316AA76E" w14:textId="77777777" w:rsidR="003A4B71" w:rsidRPr="00D8304C" w:rsidRDefault="00400D51" w:rsidP="00B70276">
      <w:pPr>
        <w:pStyle w:val="Titre1"/>
      </w:pPr>
      <w:bookmarkStart w:id="22" w:name="_Toc220582504"/>
      <w:r>
        <w:t>Article 4 – Inscription et compte utilisateur</w:t>
      </w:r>
      <w:bookmarkEnd w:id="22"/>
    </w:p>
    <w:p w14:paraId="63A5F0FD" w14:textId="77777777" w:rsidR="003A4B71" w:rsidRDefault="00400D51" w:rsidP="00400D51">
      <w:pPr>
        <w:pStyle w:val="Titre2"/>
        <w:tabs>
          <w:tab w:val="clear" w:pos="1418"/>
          <w:tab w:val="num" w:pos="851"/>
        </w:tabs>
      </w:pPr>
      <w:bookmarkStart w:id="23" w:name="_Toc220582505"/>
      <w:r>
        <w:t>Création du compte</w:t>
      </w:r>
      <w:bookmarkEnd w:id="23"/>
    </w:p>
    <w:p w14:paraId="701B056E" w14:textId="53845915" w:rsidR="003A4B71" w:rsidRDefault="009C54CE" w:rsidP="00995EE4">
      <w:pPr>
        <w:pStyle w:val="NormalWeb"/>
        <w:ind w:left="284"/>
        <w:rPr>
          <w:rFonts w:ascii="Univers for BP Light" w:hAnsi="Univers for BP Light"/>
          <w:lang w:eastAsia="en-GB"/>
        </w:rPr>
      </w:pPr>
      <w:ins w:id="24" w:author="Jean-Pierre Roux" w:date="2026-02-13T15:32:00Z" w16du:dateUtc="2026-02-13T14:32:00Z">
        <w:r>
          <w:rPr>
            <w:rFonts w:ascii="Univers for BP Light" w:hAnsi="Univers for BP Light"/>
            <w:lang w:eastAsia="en-GB"/>
          </w:rPr>
          <w:t xml:space="preserve">L’utilisation du Service nécessite la création d’un Compte. </w:t>
        </w:r>
      </w:ins>
      <w:r w:rsidR="00400D51" w:rsidRPr="00400D51">
        <w:rPr>
          <w:rFonts w:ascii="Univers for BP Light" w:hAnsi="Univers for BP Light"/>
          <w:lang w:eastAsia="en-GB"/>
        </w:rPr>
        <w:t>L’Utilisateur s’engage à fournir des informations exactes et à jour lors de son inscription.</w:t>
      </w:r>
    </w:p>
    <w:p w14:paraId="57AC3FE6" w14:textId="77777777" w:rsidR="00400D51" w:rsidRDefault="00400D51" w:rsidP="00400D51">
      <w:pPr>
        <w:pStyle w:val="Titre2"/>
        <w:tabs>
          <w:tab w:val="clear" w:pos="1418"/>
          <w:tab w:val="num" w:pos="851"/>
        </w:tabs>
      </w:pPr>
      <w:bookmarkStart w:id="25" w:name="_Toc220582506"/>
      <w:r>
        <w:lastRenderedPageBreak/>
        <w:t>Éligibilité</w:t>
      </w:r>
      <w:bookmarkEnd w:id="25"/>
    </w:p>
    <w:p w14:paraId="061C4CF9" w14:textId="77777777" w:rsidR="00400D51" w:rsidRPr="007A29BF" w:rsidRDefault="00400D51" w:rsidP="00400D51">
      <w:pPr>
        <w:pStyle w:val="NormalWeb"/>
        <w:ind w:left="284"/>
        <w:rPr>
          <w:rFonts w:ascii="Univers for BP Light" w:hAnsi="Univers for BP Light"/>
          <w:lang w:eastAsia="en-GB"/>
        </w:rPr>
      </w:pPr>
      <w:r w:rsidRPr="00400D51">
        <w:rPr>
          <w:rFonts w:ascii="Univers for BP Light" w:hAnsi="Univers for BP Light"/>
          <w:lang w:eastAsia="en-GB"/>
        </w:rPr>
        <w:t>Le Service est réservé aux professionnels disposant de la capacité juridique nécessaire et autorisés à gérer les Établissements connectés.</w:t>
      </w:r>
    </w:p>
    <w:p w14:paraId="06C1ADF3" w14:textId="77777777" w:rsidR="00400D51" w:rsidRDefault="00400D51" w:rsidP="00400D51">
      <w:pPr>
        <w:pStyle w:val="Titre2"/>
        <w:tabs>
          <w:tab w:val="clear" w:pos="1418"/>
          <w:tab w:val="num" w:pos="851"/>
        </w:tabs>
      </w:pPr>
      <w:bookmarkStart w:id="26" w:name="_Toc220582507"/>
      <w:r>
        <w:t>Sécurité</w:t>
      </w:r>
      <w:bookmarkEnd w:id="26"/>
    </w:p>
    <w:p w14:paraId="4F3AED50" w14:textId="0602E899" w:rsidR="003A4B71" w:rsidRDefault="00400D51" w:rsidP="0019141B">
      <w:pPr>
        <w:pStyle w:val="NormalWeb"/>
        <w:ind w:left="284"/>
        <w:rPr>
          <w:rFonts w:ascii="Univers for BP Light" w:hAnsi="Univers for BP Light"/>
          <w:lang w:eastAsia="en-GB"/>
        </w:rPr>
      </w:pPr>
      <w:r w:rsidRPr="00400D51">
        <w:rPr>
          <w:rFonts w:ascii="Univers for BP Light" w:hAnsi="Univers for BP Light"/>
          <w:lang w:eastAsia="en-GB"/>
        </w:rPr>
        <w:t>L’Utilisateur est responsable de la confidentialité de ses identifiants et de toute activité réalisée depuis son Compte.</w:t>
      </w:r>
      <w:ins w:id="27" w:author="Jean-Pierre Roux" w:date="2026-02-13T15:34:00Z" w16du:dateUtc="2026-02-13T14:34:00Z">
        <w:r w:rsidR="009C54CE">
          <w:rPr>
            <w:rFonts w:ascii="Univers for BP Light" w:hAnsi="Univers for BP Light"/>
            <w:lang w:eastAsia="en-GB"/>
          </w:rPr>
          <w:t xml:space="preserve"> Il s’engage</w:t>
        </w:r>
        <w:r w:rsidR="009C54CE" w:rsidRPr="00E53401">
          <w:rPr>
            <w:rFonts w:ascii="Univers for BP Light" w:hAnsi="Univers for BP Light"/>
            <w:lang w:eastAsia="en-GB"/>
          </w:rPr>
          <w:t xml:space="preserve"> à ne pas les divulguer et à informer immédiatement Reviewsvisor de toute utilisation non autorisée de son Compte ou de tout incident de sécurité.</w:t>
        </w:r>
      </w:ins>
    </w:p>
    <w:p w14:paraId="22AEEC15" w14:textId="77777777" w:rsidR="0019141B" w:rsidRPr="0019141B" w:rsidRDefault="0019141B" w:rsidP="0019141B">
      <w:pPr>
        <w:pStyle w:val="NormalWeb"/>
        <w:ind w:left="284"/>
        <w:rPr>
          <w:rFonts w:ascii="Univers for BP Light" w:hAnsi="Univers for BP Light"/>
          <w:lang w:eastAsia="en-GB"/>
        </w:rPr>
      </w:pPr>
    </w:p>
    <w:p w14:paraId="2BA3A930" w14:textId="61631285" w:rsidR="003A4B71" w:rsidRDefault="00400D51" w:rsidP="00B70276">
      <w:pPr>
        <w:pStyle w:val="Titre1"/>
      </w:pPr>
      <w:bookmarkStart w:id="28" w:name="_Toc220582508"/>
      <w:r>
        <w:t xml:space="preserve">Article 5 – Abonnements et </w:t>
      </w:r>
      <w:del w:id="29" w:author="Jean-Pierre Roux" w:date="2026-02-13T15:37:00Z" w16du:dateUtc="2026-02-13T14:37:00Z">
        <w:r w:rsidDel="00A22D77">
          <w:delText>conditions financières</w:delText>
        </w:r>
      </w:del>
      <w:bookmarkEnd w:id="28"/>
      <w:ins w:id="30" w:author="Jean-Pierre Roux" w:date="2026-02-13T15:37:00Z" w16du:dateUtc="2026-02-13T14:37:00Z">
        <w:r w:rsidR="00A22D77">
          <w:t>paiements</w:t>
        </w:r>
      </w:ins>
    </w:p>
    <w:p w14:paraId="409E5BD2" w14:textId="77777777" w:rsidR="0019141B" w:rsidRPr="0019141B" w:rsidRDefault="0019141B" w:rsidP="0019141B">
      <w:pPr>
        <w:pStyle w:val="NormalWeb"/>
        <w:ind w:left="567"/>
        <w:rPr>
          <w:rFonts w:ascii="Univers for BP Light" w:hAnsi="Univers for BP Light"/>
          <w:lang w:eastAsia="en-GB"/>
        </w:rPr>
      </w:pPr>
      <w:r w:rsidRPr="0019141B">
        <w:rPr>
          <w:rFonts w:ascii="Univers for BP Light" w:hAnsi="Univers for BP Light"/>
          <w:lang w:eastAsia="en-GB"/>
        </w:rPr>
        <w:t>Les formules, tarifs et modalités de paiement sont décrits sur le site.</w:t>
      </w:r>
    </w:p>
    <w:p w14:paraId="163568C6" w14:textId="77777777" w:rsidR="0019141B" w:rsidRDefault="0019141B" w:rsidP="0019141B">
      <w:pPr>
        <w:pStyle w:val="NormalWeb"/>
        <w:ind w:left="567"/>
        <w:rPr>
          <w:ins w:id="31" w:author="Jean-Pierre Roux" w:date="2026-02-13T15:36:00Z" w16du:dateUtc="2026-02-13T14:36:00Z"/>
          <w:rFonts w:ascii="Univers for BP Light" w:hAnsi="Univers for BP Light"/>
          <w:lang w:eastAsia="en-GB"/>
        </w:rPr>
      </w:pPr>
      <w:r w:rsidRPr="0019141B">
        <w:rPr>
          <w:rFonts w:ascii="Univers for BP Light" w:hAnsi="Univers for BP Light"/>
          <w:lang w:eastAsia="en-GB"/>
        </w:rPr>
        <w:t>Les abonnements sont renouvelés automatiquement. La résiliation prend effet à la fin de la période en cours.</w:t>
      </w:r>
    </w:p>
    <w:p w14:paraId="1B4544C5" w14:textId="51053C67" w:rsidR="00A22D77" w:rsidDel="002163E1" w:rsidRDefault="00692355" w:rsidP="0019141B">
      <w:pPr>
        <w:pStyle w:val="NormalWeb"/>
        <w:ind w:left="567"/>
        <w:rPr>
          <w:del w:id="32" w:author="Jean-Pierre Roux" w:date="2026-02-13T15:54:00Z" w16du:dateUtc="2026-02-13T14:54:00Z"/>
          <w:rFonts w:ascii="Univers for BP Light" w:hAnsi="Univers for BP Light"/>
          <w:lang w:eastAsia="en-GB"/>
        </w:rPr>
      </w:pPr>
      <w:ins w:id="33" w:author="Jean-Pierre Roux" w:date="2026-02-13T15:54:00Z" w16du:dateUtc="2026-02-13T14:54:00Z">
        <w:r w:rsidRPr="00877438">
          <w:rPr>
            <w:rFonts w:ascii="Univers for BP Light" w:hAnsi="Univers for BP Light"/>
            <w:lang w:eastAsia="en-GB"/>
          </w:rPr>
          <w:t>Les paiements sont effectués par carte bancaire ou par tout autre moyen de paiement accepté par le prestataire de paiement et indiqué</w:t>
        </w:r>
      </w:ins>
      <w:ins w:id="34" w:author="Jean-Pierre Roux" w:date="2026-02-13T15:55:00Z" w16du:dateUtc="2026-02-13T14:55:00Z">
        <w:r w:rsidRPr="00877438">
          <w:rPr>
            <w:rFonts w:ascii="Univers for BP Light" w:hAnsi="Univers for BP Light"/>
            <w:lang w:eastAsia="en-GB"/>
          </w:rPr>
          <w:t>s</w:t>
        </w:r>
      </w:ins>
      <w:ins w:id="35" w:author="Jean-Pierre Roux" w:date="2026-02-13T15:54:00Z" w16du:dateUtc="2026-02-13T14:54:00Z">
        <w:r w:rsidRPr="00877438">
          <w:rPr>
            <w:rFonts w:ascii="Univers for BP Light" w:hAnsi="Univers for BP Light"/>
            <w:lang w:eastAsia="en-GB"/>
          </w:rPr>
          <w:t xml:space="preserve"> sur l</w:t>
        </w:r>
      </w:ins>
      <w:ins w:id="36" w:author="Jean-Pierre Roux" w:date="2026-02-13T15:55:00Z" w16du:dateUtc="2026-02-13T14:55:00Z">
        <w:r w:rsidRPr="00877438">
          <w:rPr>
            <w:rFonts w:ascii="Univers for BP Light" w:hAnsi="Univers for BP Light"/>
            <w:lang w:eastAsia="en-GB"/>
          </w:rPr>
          <w:t>e Service</w:t>
        </w:r>
      </w:ins>
      <w:ins w:id="37" w:author="Jean-Pierre Roux" w:date="2026-02-13T15:54:00Z" w16du:dateUtc="2026-02-13T14:54:00Z">
        <w:r w:rsidRPr="00877438">
          <w:rPr>
            <w:rFonts w:ascii="Univers for BP Light" w:hAnsi="Univers for BP Light"/>
            <w:lang w:eastAsia="en-GB"/>
          </w:rPr>
          <w:t xml:space="preserve">. </w:t>
        </w:r>
      </w:ins>
      <w:ins w:id="38" w:author="Jean-Pierre Roux" w:date="2026-02-13T15:55:00Z" w16du:dateUtc="2026-02-13T14:55:00Z">
        <w:r w:rsidRPr="00877438">
          <w:rPr>
            <w:rFonts w:ascii="Univers for BP Light" w:hAnsi="Univers for BP Light"/>
            <w:lang w:eastAsia="en-GB"/>
          </w:rPr>
          <w:t>Reviewsvisor</w:t>
        </w:r>
      </w:ins>
      <w:ins w:id="39" w:author="Jean-Pierre Roux" w:date="2026-02-13T15:54:00Z" w16du:dateUtc="2026-02-13T14:54:00Z">
        <w:r w:rsidRPr="00877438">
          <w:rPr>
            <w:rFonts w:ascii="Univers for BP Light" w:hAnsi="Univers for BP Light"/>
            <w:lang w:eastAsia="en-GB"/>
          </w:rPr>
          <w:t xml:space="preserve"> ne collecte pas directement les données bancaires des Utilisateurs, lesquelles sont traitées par le </w:t>
        </w:r>
      </w:ins>
      <w:ins w:id="40" w:author="Jean-Pierre Roux" w:date="2026-02-13T15:55:00Z" w16du:dateUtc="2026-02-13T14:55:00Z">
        <w:r w:rsidRPr="00877438">
          <w:rPr>
            <w:rFonts w:ascii="Univers for BP Light" w:hAnsi="Univers for BP Light"/>
            <w:lang w:eastAsia="en-GB"/>
          </w:rPr>
          <w:t>p</w:t>
        </w:r>
      </w:ins>
      <w:ins w:id="41" w:author="Jean-Pierre Roux" w:date="2026-02-13T15:54:00Z" w16du:dateUtc="2026-02-13T14:54:00Z">
        <w:r w:rsidRPr="00877438">
          <w:rPr>
            <w:rFonts w:ascii="Univers for BP Light" w:hAnsi="Univers for BP Light"/>
            <w:lang w:eastAsia="en-GB"/>
          </w:rPr>
          <w:t xml:space="preserve">restataire de </w:t>
        </w:r>
      </w:ins>
      <w:ins w:id="42" w:author="Jean-Pierre Roux" w:date="2026-02-13T15:55:00Z" w16du:dateUtc="2026-02-13T14:55:00Z">
        <w:r w:rsidRPr="00877438">
          <w:rPr>
            <w:rFonts w:ascii="Univers for BP Light" w:hAnsi="Univers for BP Light"/>
            <w:lang w:eastAsia="en-GB"/>
          </w:rPr>
          <w:t>p</w:t>
        </w:r>
      </w:ins>
      <w:ins w:id="43" w:author="Jean-Pierre Roux" w:date="2026-02-13T15:54:00Z" w16du:dateUtc="2026-02-13T14:54:00Z">
        <w:r w:rsidRPr="00877438">
          <w:rPr>
            <w:rFonts w:ascii="Univers for BP Light" w:hAnsi="Univers for BP Light"/>
            <w:lang w:eastAsia="en-GB"/>
          </w:rPr>
          <w:t>aiement dans des conditions de sécurité renforcée.</w:t>
        </w:r>
      </w:ins>
    </w:p>
    <w:p w14:paraId="057D2747" w14:textId="226812D2" w:rsidR="002163E1" w:rsidRPr="0019141B" w:rsidRDefault="002163E1" w:rsidP="0019141B">
      <w:pPr>
        <w:pStyle w:val="NormalWeb"/>
        <w:ind w:left="567"/>
        <w:rPr>
          <w:ins w:id="44" w:author="Jean-Pierre Roux" w:date="2026-02-13T16:02:00Z" w16du:dateUtc="2026-02-13T15:02:00Z"/>
          <w:rFonts w:ascii="Univers for BP Light" w:hAnsi="Univers for BP Light"/>
          <w:lang w:eastAsia="en-GB"/>
        </w:rPr>
      </w:pPr>
      <w:ins w:id="45" w:author="Jean-Pierre Roux" w:date="2026-02-13T16:02:00Z" w16du:dateUtc="2026-02-13T15:02:00Z">
        <w:r>
          <w:rPr>
            <w:rFonts w:ascii="Univers for BP Light" w:hAnsi="Univers for BP Light"/>
            <w:lang w:eastAsia="en-GB"/>
          </w:rPr>
          <w:t>L’Utilisateur s’engage à accepter les conditions d’utilisation proposées par le prestataire de paieme</w:t>
        </w:r>
      </w:ins>
      <w:ins w:id="46" w:author="Jean-Pierre Roux" w:date="2026-02-13T16:03:00Z" w16du:dateUtc="2026-02-13T15:03:00Z">
        <w:r>
          <w:rPr>
            <w:rFonts w:ascii="Univers for BP Light" w:hAnsi="Univers for BP Light"/>
            <w:lang w:eastAsia="en-GB"/>
          </w:rPr>
          <w:t>nt. A défaut, il ne peut souscrire d’abonnement au Service.</w:t>
        </w:r>
      </w:ins>
    </w:p>
    <w:p w14:paraId="1A013379" w14:textId="77777777" w:rsidR="003A4B71" w:rsidRDefault="003A4B71" w:rsidP="003A4B71"/>
    <w:p w14:paraId="3B205DA2" w14:textId="77777777" w:rsidR="003A4B71" w:rsidRDefault="0019141B" w:rsidP="00B70276">
      <w:pPr>
        <w:pStyle w:val="Titre1"/>
      </w:pPr>
      <w:bookmarkStart w:id="47" w:name="_Toc220582509"/>
      <w:r>
        <w:t>Article 6 – Licence d’utilisation</w:t>
      </w:r>
      <w:bookmarkEnd w:id="47"/>
    </w:p>
    <w:p w14:paraId="63B4DDED" w14:textId="77777777" w:rsidR="0019141B" w:rsidRPr="0019141B" w:rsidRDefault="0019141B" w:rsidP="0019141B">
      <w:pPr>
        <w:pStyle w:val="NormalWeb"/>
        <w:ind w:left="567"/>
        <w:rPr>
          <w:rFonts w:ascii="Univers for BP Light" w:hAnsi="Univers for BP Light"/>
          <w:lang w:eastAsia="en-GB"/>
        </w:rPr>
      </w:pPr>
      <w:r w:rsidRPr="0019141B">
        <w:rPr>
          <w:rFonts w:ascii="Univers for BP Light" w:hAnsi="Univers for BP Light"/>
          <w:lang w:eastAsia="en-GB"/>
        </w:rPr>
        <w:t>Reviewsvisor concède à l’Utilisateur une licence personnelle, non exclusive, non transférable et révocable d’accès et d’utilisation du Service, pour la durée de l’Abonnement.</w:t>
      </w:r>
    </w:p>
    <w:p w14:paraId="2CB2B147" w14:textId="77777777" w:rsidR="0019141B" w:rsidRPr="0019141B" w:rsidRDefault="0019141B" w:rsidP="0019141B">
      <w:pPr>
        <w:pStyle w:val="NormalWeb"/>
        <w:ind w:left="567"/>
        <w:rPr>
          <w:rFonts w:ascii="Univers for BP Light" w:hAnsi="Univers for BP Light"/>
          <w:lang w:eastAsia="en-GB"/>
        </w:rPr>
      </w:pPr>
      <w:r w:rsidRPr="0019141B">
        <w:rPr>
          <w:rFonts w:ascii="Univers for BP Light" w:hAnsi="Univers for BP Light"/>
          <w:lang w:eastAsia="en-GB"/>
        </w:rPr>
        <w:t>Aucun droit de propriété intellectuelle n’est transféré.</w:t>
      </w:r>
    </w:p>
    <w:p w14:paraId="5E47C503" w14:textId="77777777" w:rsidR="007A29BF" w:rsidRPr="007A29BF" w:rsidRDefault="007A29BF" w:rsidP="007A29BF">
      <w:pPr>
        <w:pStyle w:val="NormalWeb"/>
        <w:rPr>
          <w:rFonts w:ascii="Univers for BP Light" w:hAnsi="Univers for BP Light"/>
          <w:lang w:eastAsia="en-GB"/>
        </w:rPr>
      </w:pPr>
    </w:p>
    <w:p w14:paraId="025DE43A" w14:textId="77777777" w:rsidR="003A4B71" w:rsidRDefault="0019141B" w:rsidP="00B70276">
      <w:pPr>
        <w:pStyle w:val="Titre1"/>
      </w:pPr>
      <w:bookmarkStart w:id="48" w:name="_Toc220582510"/>
      <w:r>
        <w:t>Article 7 – Usages autorisés et interdits</w:t>
      </w:r>
      <w:bookmarkEnd w:id="48"/>
    </w:p>
    <w:p w14:paraId="67093A44" w14:textId="77777777" w:rsidR="007A29BF" w:rsidRPr="007A29BF" w:rsidRDefault="007A29BF" w:rsidP="007A29BF">
      <w:pPr>
        <w:pStyle w:val="TextBody"/>
      </w:pPr>
    </w:p>
    <w:p w14:paraId="680D418F" w14:textId="77777777" w:rsidR="0019141B" w:rsidRDefault="0019141B" w:rsidP="0019141B">
      <w:pPr>
        <w:pStyle w:val="Titre2"/>
        <w:tabs>
          <w:tab w:val="clear" w:pos="1418"/>
          <w:tab w:val="num" w:pos="851"/>
        </w:tabs>
      </w:pPr>
      <w:bookmarkStart w:id="49" w:name="_Toc220582511"/>
      <w:r>
        <w:t>Usages autorisés</w:t>
      </w:r>
      <w:bookmarkEnd w:id="49"/>
    </w:p>
    <w:p w14:paraId="2D038C61" w14:textId="77777777" w:rsidR="00A22D77" w:rsidRDefault="0019141B" w:rsidP="0019141B">
      <w:pPr>
        <w:pStyle w:val="NormalWeb"/>
        <w:ind w:left="284"/>
        <w:rPr>
          <w:ins w:id="50" w:author="Jean-Pierre Roux" w:date="2026-02-13T15:40:00Z" w16du:dateUtc="2026-02-13T14:40:00Z"/>
          <w:rFonts w:ascii="Univers for BP Light" w:hAnsi="Univers for BP Light"/>
          <w:lang w:eastAsia="en-GB"/>
        </w:rPr>
      </w:pPr>
      <w:r w:rsidRPr="0019141B">
        <w:rPr>
          <w:rFonts w:ascii="Univers for BP Light" w:hAnsi="Univers for BP Light"/>
          <w:lang w:eastAsia="en-GB"/>
        </w:rPr>
        <w:t>L’Utilisateur s’engage à utiliser le Service conformément à sa destination professionnelle et aux présentes CGU</w:t>
      </w:r>
      <w:ins w:id="51" w:author="Jean-Pierre Roux" w:date="2026-02-13T15:40:00Z" w16du:dateUtc="2026-02-13T14:40:00Z">
        <w:r w:rsidR="00A22D77">
          <w:rPr>
            <w:rFonts w:ascii="Univers for BP Light" w:hAnsi="Univers for BP Light"/>
            <w:lang w:eastAsia="en-GB"/>
          </w:rPr>
          <w:t>, notamment :</w:t>
        </w:r>
      </w:ins>
    </w:p>
    <w:p w14:paraId="3B2BDB6D" w14:textId="4B0B9441" w:rsidR="00A22D77" w:rsidRPr="00E53401" w:rsidRDefault="00A22D77" w:rsidP="00E53401">
      <w:pPr>
        <w:pStyle w:val="NormalWeb"/>
        <w:numPr>
          <w:ilvl w:val="0"/>
          <w:numId w:val="41"/>
        </w:numPr>
        <w:ind w:left="709"/>
        <w:rPr>
          <w:ins w:id="52" w:author="Jean-Pierre Roux" w:date="2026-02-13T15:41:00Z" w16du:dateUtc="2026-02-13T14:41:00Z"/>
          <w:rFonts w:ascii="Univers for BP Light" w:hAnsi="Univers for BP Light"/>
          <w:lang w:eastAsia="en-GB"/>
        </w:rPr>
      </w:pPr>
      <w:ins w:id="53" w:author="Jean-Pierre Roux" w:date="2026-02-13T15:41:00Z" w16du:dateUtc="2026-02-13T14:41:00Z">
        <w:r w:rsidRPr="00E53401">
          <w:rPr>
            <w:rFonts w:ascii="Univers for BP Light" w:hAnsi="Univers for BP Light"/>
            <w:lang w:eastAsia="en-GB"/>
          </w:rPr>
          <w:t>utiliser le Service conformément aux lois et règlements en vigueur et aux CGU ;</w:t>
        </w:r>
      </w:ins>
    </w:p>
    <w:p w14:paraId="1C8DC2EF" w14:textId="77777777" w:rsidR="00A22D77" w:rsidRPr="00E53401" w:rsidRDefault="00A22D77" w:rsidP="00E53401">
      <w:pPr>
        <w:pStyle w:val="NormalWeb"/>
        <w:numPr>
          <w:ilvl w:val="0"/>
          <w:numId w:val="41"/>
        </w:numPr>
        <w:ind w:left="709"/>
        <w:rPr>
          <w:ins w:id="54" w:author="Jean-Pierre Roux" w:date="2026-02-13T15:41:00Z" w16du:dateUtc="2026-02-13T14:41:00Z"/>
          <w:rFonts w:ascii="Univers for BP Light" w:hAnsi="Univers for BP Light"/>
          <w:lang w:eastAsia="en-GB"/>
        </w:rPr>
      </w:pPr>
      <w:ins w:id="55" w:author="Jean-Pierre Roux" w:date="2026-02-13T15:41:00Z" w16du:dateUtc="2026-02-13T14:41:00Z">
        <w:r w:rsidRPr="00E53401">
          <w:rPr>
            <w:rFonts w:ascii="Univers for BP Light" w:hAnsi="Univers for BP Light"/>
            <w:lang w:eastAsia="en-GB"/>
          </w:rPr>
          <w:lastRenderedPageBreak/>
          <w:t>ne pas porter atteinte aux droits de tiers (droits de propriété intellectuelle, vie privée, données personnelles, droit à l’image, etc.) ;</w:t>
        </w:r>
      </w:ins>
    </w:p>
    <w:p w14:paraId="04C89441" w14:textId="77777777" w:rsidR="00A22D77" w:rsidRPr="00E53401" w:rsidRDefault="00A22D77" w:rsidP="00E53401">
      <w:pPr>
        <w:pStyle w:val="NormalWeb"/>
        <w:numPr>
          <w:ilvl w:val="0"/>
          <w:numId w:val="41"/>
        </w:numPr>
        <w:ind w:left="709"/>
        <w:rPr>
          <w:ins w:id="56" w:author="Jean-Pierre Roux" w:date="2026-02-13T15:41:00Z" w16du:dateUtc="2026-02-13T14:41:00Z"/>
          <w:rFonts w:ascii="Univers for BP Light" w:hAnsi="Univers for BP Light"/>
          <w:lang w:eastAsia="en-GB"/>
        </w:rPr>
      </w:pPr>
      <w:ins w:id="57" w:author="Jean-Pierre Roux" w:date="2026-02-13T15:41:00Z" w16du:dateUtc="2026-02-13T14:41:00Z">
        <w:r w:rsidRPr="00E53401">
          <w:rPr>
            <w:rFonts w:ascii="Univers for BP Light" w:hAnsi="Univers for BP Light"/>
            <w:lang w:eastAsia="en-GB"/>
          </w:rPr>
          <w:t>ne pas usurper l’identité d’un tiers ou fausser sa relation avec un tiers ;</w:t>
        </w:r>
      </w:ins>
    </w:p>
    <w:p w14:paraId="1DEC3FF5" w14:textId="5C1D7467" w:rsidR="00A22D77" w:rsidRPr="00E53401" w:rsidRDefault="00A22D77" w:rsidP="00E53401">
      <w:pPr>
        <w:pStyle w:val="NormalWeb"/>
        <w:numPr>
          <w:ilvl w:val="0"/>
          <w:numId w:val="41"/>
        </w:numPr>
        <w:ind w:left="709"/>
        <w:rPr>
          <w:ins w:id="58" w:author="Jean-Pierre Roux" w:date="2026-02-13T15:41:00Z" w16du:dateUtc="2026-02-13T14:41:00Z"/>
          <w:rFonts w:ascii="Univers for BP Light" w:hAnsi="Univers for BP Light"/>
          <w:lang w:eastAsia="en-GB"/>
        </w:rPr>
      </w:pPr>
      <w:ins w:id="59" w:author="Jean-Pierre Roux" w:date="2026-02-13T15:41:00Z" w16du:dateUtc="2026-02-13T14:41:00Z">
        <w:r w:rsidRPr="00E53401">
          <w:rPr>
            <w:rFonts w:ascii="Univers for BP Light" w:hAnsi="Univers for BP Light"/>
            <w:lang w:eastAsia="en-GB"/>
          </w:rPr>
          <w:t>ne pas nuire au bon fonctionnement du Service (virus, attaques, scripts automatisés, etc.).</w:t>
        </w:r>
      </w:ins>
    </w:p>
    <w:p w14:paraId="5F98E948" w14:textId="2BF1BBFC" w:rsidR="0019141B" w:rsidRPr="0019141B" w:rsidRDefault="0019141B" w:rsidP="0019141B">
      <w:pPr>
        <w:pStyle w:val="NormalWeb"/>
        <w:ind w:left="284"/>
        <w:rPr>
          <w:rFonts w:ascii="Univers for BP Light" w:hAnsi="Univers for BP Light"/>
          <w:lang w:eastAsia="en-GB"/>
        </w:rPr>
      </w:pPr>
    </w:p>
    <w:p w14:paraId="083A634D" w14:textId="77777777" w:rsidR="0019141B" w:rsidRDefault="0019141B" w:rsidP="0019141B">
      <w:pPr>
        <w:pStyle w:val="Titre2"/>
        <w:tabs>
          <w:tab w:val="clear" w:pos="1418"/>
          <w:tab w:val="num" w:pos="851"/>
        </w:tabs>
      </w:pPr>
      <w:bookmarkStart w:id="60" w:name="_Toc220582512"/>
      <w:r>
        <w:t>Usages strictement interdits</w:t>
      </w:r>
      <w:bookmarkEnd w:id="60"/>
    </w:p>
    <w:p w14:paraId="430022EA" w14:textId="77777777" w:rsidR="0019141B" w:rsidRPr="0019141B" w:rsidRDefault="0019141B" w:rsidP="0019141B">
      <w:pPr>
        <w:pStyle w:val="NormalWeb"/>
        <w:ind w:left="284"/>
        <w:rPr>
          <w:rFonts w:ascii="Univers for BP Light" w:hAnsi="Univers for BP Light"/>
          <w:lang w:eastAsia="en-GB"/>
        </w:rPr>
      </w:pPr>
      <w:r w:rsidRPr="0019141B">
        <w:rPr>
          <w:rFonts w:ascii="Univers for BP Light" w:hAnsi="Univers for BP Light"/>
          <w:lang w:eastAsia="en-GB"/>
        </w:rPr>
        <w:t>Il est notamment interdit de :</w:t>
      </w:r>
    </w:p>
    <w:p w14:paraId="77484FB5" w14:textId="77777777" w:rsidR="0019141B" w:rsidRPr="0019141B" w:rsidRDefault="0019141B" w:rsidP="0019141B">
      <w:pPr>
        <w:pStyle w:val="NormalWeb"/>
        <w:numPr>
          <w:ilvl w:val="0"/>
          <w:numId w:val="39"/>
        </w:numPr>
        <w:tabs>
          <w:tab w:val="clear" w:pos="720"/>
          <w:tab w:val="num" w:pos="1004"/>
        </w:tabs>
        <w:ind w:left="1004"/>
        <w:rPr>
          <w:rFonts w:ascii="Univers for BP Light" w:hAnsi="Univers for BP Light"/>
          <w:lang w:eastAsia="en-GB"/>
        </w:rPr>
      </w:pPr>
      <w:r w:rsidRPr="0019141B">
        <w:rPr>
          <w:rFonts w:ascii="Univers for BP Light" w:hAnsi="Univers for BP Light"/>
          <w:lang w:eastAsia="en-GB"/>
        </w:rPr>
        <w:t>reproduire, copier, revendre ou exploiter tout ou partie du Service ;</w:t>
      </w:r>
    </w:p>
    <w:p w14:paraId="2C26D7C1" w14:textId="77777777" w:rsidR="0019141B" w:rsidRPr="0019141B" w:rsidRDefault="0019141B" w:rsidP="0019141B">
      <w:pPr>
        <w:pStyle w:val="NormalWeb"/>
        <w:numPr>
          <w:ilvl w:val="0"/>
          <w:numId w:val="39"/>
        </w:numPr>
        <w:tabs>
          <w:tab w:val="clear" w:pos="720"/>
          <w:tab w:val="num" w:pos="1004"/>
        </w:tabs>
        <w:ind w:left="1004"/>
        <w:rPr>
          <w:rFonts w:ascii="Univers for BP Light" w:hAnsi="Univers for BP Light"/>
          <w:lang w:eastAsia="en-GB"/>
        </w:rPr>
      </w:pPr>
      <w:r w:rsidRPr="0019141B">
        <w:rPr>
          <w:rFonts w:ascii="Univers for BP Light" w:hAnsi="Univers for BP Light"/>
          <w:lang w:eastAsia="en-GB"/>
        </w:rPr>
        <w:t>reproduire ou imiter substantiellement l’architecture fonctionnelle, les parcours utilisateurs, les logiques métier ou méthodes de traitement du Service ;</w:t>
      </w:r>
    </w:p>
    <w:p w14:paraId="692FCA79" w14:textId="77777777" w:rsidR="0019141B" w:rsidRPr="0019141B" w:rsidRDefault="0019141B" w:rsidP="0019141B">
      <w:pPr>
        <w:pStyle w:val="NormalWeb"/>
        <w:numPr>
          <w:ilvl w:val="0"/>
          <w:numId w:val="39"/>
        </w:numPr>
        <w:tabs>
          <w:tab w:val="clear" w:pos="720"/>
          <w:tab w:val="num" w:pos="1004"/>
        </w:tabs>
        <w:ind w:left="1004"/>
        <w:rPr>
          <w:rFonts w:ascii="Univers for BP Light" w:hAnsi="Univers for BP Light"/>
          <w:lang w:eastAsia="en-GB"/>
        </w:rPr>
      </w:pPr>
      <w:r w:rsidRPr="0019141B">
        <w:rPr>
          <w:rFonts w:ascii="Univers for BP Light" w:hAnsi="Univers for BP Light"/>
          <w:lang w:eastAsia="en-GB"/>
        </w:rPr>
        <w:t>développer ou tenter de développer un service concurrent à partir du Service ;</w:t>
      </w:r>
    </w:p>
    <w:p w14:paraId="6977691C" w14:textId="77777777" w:rsidR="0019141B" w:rsidRPr="0019141B" w:rsidRDefault="0019141B" w:rsidP="0019141B">
      <w:pPr>
        <w:pStyle w:val="NormalWeb"/>
        <w:numPr>
          <w:ilvl w:val="0"/>
          <w:numId w:val="39"/>
        </w:numPr>
        <w:tabs>
          <w:tab w:val="clear" w:pos="720"/>
          <w:tab w:val="num" w:pos="1004"/>
        </w:tabs>
        <w:ind w:left="1004"/>
        <w:rPr>
          <w:rFonts w:ascii="Univers for BP Light" w:hAnsi="Univers for BP Light"/>
          <w:lang w:eastAsia="en-GB"/>
        </w:rPr>
      </w:pPr>
      <w:r w:rsidRPr="0019141B">
        <w:rPr>
          <w:rFonts w:ascii="Univers for BP Light" w:hAnsi="Univers for BP Light"/>
          <w:lang w:eastAsia="en-GB"/>
        </w:rPr>
        <w:t>procéder à toute tentative de rétro</w:t>
      </w:r>
      <w:r w:rsidRPr="0019141B">
        <w:rPr>
          <w:rFonts w:ascii="Univers for BP Light" w:hAnsi="Univers for BP Light"/>
          <w:lang w:eastAsia="en-GB"/>
        </w:rPr>
        <w:noBreakHyphen/>
        <w:t>ingénierie, décompilation ou analyse du code, des API ou des flux ;</w:t>
      </w:r>
    </w:p>
    <w:p w14:paraId="25083941" w14:textId="77777777" w:rsidR="0019141B" w:rsidRPr="0019141B" w:rsidRDefault="0019141B" w:rsidP="0019141B">
      <w:pPr>
        <w:pStyle w:val="NormalWeb"/>
        <w:numPr>
          <w:ilvl w:val="0"/>
          <w:numId w:val="39"/>
        </w:numPr>
        <w:tabs>
          <w:tab w:val="clear" w:pos="720"/>
          <w:tab w:val="num" w:pos="1004"/>
        </w:tabs>
        <w:ind w:left="1004"/>
        <w:rPr>
          <w:rFonts w:ascii="Univers for BP Light" w:hAnsi="Univers for BP Light"/>
          <w:lang w:eastAsia="en-GB"/>
        </w:rPr>
      </w:pPr>
      <w:r w:rsidRPr="0019141B">
        <w:rPr>
          <w:rFonts w:ascii="Univers for BP Light" w:hAnsi="Univers for BP Light"/>
          <w:lang w:eastAsia="en-GB"/>
        </w:rPr>
        <w:t>utiliser des robots, scrapers ou outils automatisés non autorisés ;</w:t>
      </w:r>
    </w:p>
    <w:p w14:paraId="47894389" w14:textId="77777777" w:rsidR="0019141B" w:rsidRPr="0019141B" w:rsidRDefault="0019141B" w:rsidP="0019141B">
      <w:pPr>
        <w:pStyle w:val="NormalWeb"/>
        <w:numPr>
          <w:ilvl w:val="0"/>
          <w:numId w:val="39"/>
        </w:numPr>
        <w:tabs>
          <w:tab w:val="clear" w:pos="720"/>
          <w:tab w:val="num" w:pos="1004"/>
        </w:tabs>
        <w:ind w:left="1004"/>
        <w:rPr>
          <w:rFonts w:ascii="Univers for BP Light" w:hAnsi="Univers for BP Light"/>
          <w:lang w:eastAsia="en-GB"/>
        </w:rPr>
      </w:pPr>
      <w:r w:rsidRPr="0019141B">
        <w:rPr>
          <w:rFonts w:ascii="Univers for BP Light" w:hAnsi="Univers for BP Light"/>
          <w:lang w:eastAsia="en-GB"/>
        </w:rPr>
        <w:t>porter atteinte à la sécurité ou au bon fonctionnement du Service.</w:t>
      </w:r>
    </w:p>
    <w:p w14:paraId="77F0BF33" w14:textId="28BF0CE8" w:rsidR="0019141B" w:rsidRPr="0019141B" w:rsidDel="00E53401" w:rsidRDefault="0019141B" w:rsidP="0019141B">
      <w:pPr>
        <w:pStyle w:val="NormalWeb"/>
        <w:ind w:left="284"/>
        <w:rPr>
          <w:del w:id="61" w:author="Jean-Pierre Roux" w:date="2026-02-13T15:59:00Z" w16du:dateUtc="2026-02-13T14:59:00Z"/>
          <w:rFonts w:ascii="Univers for BP Light" w:hAnsi="Univers for BP Light"/>
          <w:lang w:eastAsia="en-GB"/>
        </w:rPr>
      </w:pPr>
      <w:del w:id="62" w:author="Jean-Pierre Roux" w:date="2026-02-13T15:59:00Z" w16du:dateUtc="2026-02-13T14:59:00Z">
        <w:r w:rsidRPr="0019141B" w:rsidDel="00E53401">
          <w:rPr>
            <w:rFonts w:ascii="Univers for BP Light" w:hAnsi="Univers for BP Light"/>
            <w:lang w:eastAsia="en-GB"/>
          </w:rPr>
          <w:delText xml:space="preserve">Toute violation pourra entraîner la suspension ou la résiliation du </w:delText>
        </w:r>
        <w:commentRangeStart w:id="63"/>
        <w:r w:rsidRPr="0019141B" w:rsidDel="00E53401">
          <w:rPr>
            <w:rFonts w:ascii="Univers for BP Light" w:hAnsi="Univers for BP Light"/>
            <w:lang w:eastAsia="en-GB"/>
          </w:rPr>
          <w:delText>Compte</w:delText>
        </w:r>
      </w:del>
      <w:commentRangeEnd w:id="63"/>
      <w:r w:rsidR="00C83FA8" w:rsidRPr="0019141B">
        <w:rPr>
          <w:rStyle w:val="Marquedecommentaire"/>
          <w:sz w:val="22"/>
          <w:szCs w:val="22"/>
          <w:lang w:eastAsia="en-GB"/>
        </w:rPr>
        <w:commentReference w:id="63"/>
      </w:r>
      <w:del w:id="64" w:author="Jean-Pierre Roux" w:date="2026-02-13T15:59:00Z" w16du:dateUtc="2026-02-13T14:59:00Z">
        <w:r w:rsidRPr="0019141B" w:rsidDel="00E53401">
          <w:rPr>
            <w:rFonts w:ascii="Univers for BP Light" w:hAnsi="Univers for BP Light"/>
            <w:lang w:eastAsia="en-GB"/>
          </w:rPr>
          <w:delText>.</w:delText>
        </w:r>
      </w:del>
    </w:p>
    <w:p w14:paraId="69E3FEF6" w14:textId="77777777" w:rsidR="0019141B" w:rsidRDefault="0019141B" w:rsidP="0019141B"/>
    <w:p w14:paraId="6AB911E2" w14:textId="77777777" w:rsidR="0019141B" w:rsidRPr="0005160C" w:rsidRDefault="0019141B" w:rsidP="0019141B">
      <w:pPr>
        <w:pStyle w:val="Titre1"/>
        <w:rPr>
          <w:lang w:val="fr-FR"/>
        </w:rPr>
      </w:pPr>
      <w:bookmarkStart w:id="65" w:name="_Toc220582513"/>
      <w:r w:rsidRPr="0005160C">
        <w:rPr>
          <w:lang w:val="fr-FR"/>
        </w:rPr>
        <w:t>Article 8 – Connexion à Google Business Profile</w:t>
      </w:r>
      <w:bookmarkEnd w:id="65"/>
    </w:p>
    <w:p w14:paraId="58F0083B" w14:textId="77777777" w:rsidR="0019141B" w:rsidRPr="0019141B" w:rsidRDefault="0019141B" w:rsidP="0019141B">
      <w:pPr>
        <w:pStyle w:val="NormalWeb"/>
        <w:ind w:left="567"/>
        <w:rPr>
          <w:rFonts w:ascii="Univers for BP Light" w:hAnsi="Univers for BP Light"/>
          <w:lang w:eastAsia="en-GB"/>
        </w:rPr>
      </w:pPr>
      <w:r w:rsidRPr="0019141B">
        <w:rPr>
          <w:rFonts w:ascii="Univers for BP Light" w:hAnsi="Univers for BP Light"/>
          <w:lang w:eastAsia="en-GB"/>
        </w:rPr>
        <w:t>La connexion s’effectue via le protocole OAuth 2.0 de Google.</w:t>
      </w:r>
    </w:p>
    <w:p w14:paraId="0B78A650" w14:textId="77777777" w:rsidR="0019141B" w:rsidRPr="0019141B" w:rsidRDefault="0019141B" w:rsidP="0019141B">
      <w:pPr>
        <w:pStyle w:val="NormalWeb"/>
        <w:ind w:left="567"/>
        <w:rPr>
          <w:rFonts w:ascii="Univers for BP Light" w:hAnsi="Univers for BP Light"/>
          <w:lang w:eastAsia="en-GB"/>
        </w:rPr>
      </w:pPr>
      <w:r w:rsidRPr="0019141B">
        <w:rPr>
          <w:rFonts w:ascii="Univers for BP Light" w:hAnsi="Univers for BP Light"/>
          <w:lang w:eastAsia="en-GB"/>
        </w:rPr>
        <w:t>L’Utilisateur autorise Reviewsvisor à accéder uniquement aux données nécessaires au fonctionnement du Service. Reviewsvisor ne modifie ni ne supprime aucun avis sans consentement.</w:t>
      </w:r>
    </w:p>
    <w:p w14:paraId="2E910D9A" w14:textId="77777777" w:rsidR="0019141B" w:rsidRDefault="0019141B" w:rsidP="0019141B"/>
    <w:p w14:paraId="0DC38BD0" w14:textId="77777777" w:rsidR="0019141B" w:rsidRDefault="0019141B" w:rsidP="0019141B">
      <w:pPr>
        <w:pStyle w:val="Titre1"/>
      </w:pPr>
      <w:bookmarkStart w:id="66" w:name="_Toc220582514"/>
      <w:r>
        <w:t>Article 9 – Données personnelles</w:t>
      </w:r>
      <w:bookmarkEnd w:id="66"/>
    </w:p>
    <w:p w14:paraId="21D76D40" w14:textId="77777777" w:rsidR="0019141B" w:rsidRPr="0019141B" w:rsidRDefault="0019141B" w:rsidP="0019141B">
      <w:pPr>
        <w:pStyle w:val="NormalWeb"/>
        <w:ind w:left="567"/>
        <w:rPr>
          <w:rFonts w:ascii="Univers for BP Light" w:hAnsi="Univers for BP Light"/>
          <w:lang w:eastAsia="en-GB"/>
        </w:rPr>
      </w:pPr>
      <w:r w:rsidRPr="0019141B">
        <w:rPr>
          <w:rFonts w:ascii="Univers for BP Light" w:hAnsi="Univers for BP Light"/>
          <w:lang w:eastAsia="en-GB"/>
        </w:rPr>
        <w:t xml:space="preserve">Le traitement des données personnelles est régi par la </w:t>
      </w:r>
      <w:r w:rsidRPr="0019141B">
        <w:rPr>
          <w:rFonts w:ascii="Univers for BP Light" w:hAnsi="Univers for BP Light"/>
          <w:b/>
          <w:bCs/>
          <w:lang w:eastAsia="en-GB"/>
        </w:rPr>
        <w:t>Politique de Confidentialité</w:t>
      </w:r>
      <w:r w:rsidRPr="0019141B">
        <w:rPr>
          <w:rFonts w:ascii="Univers for BP Light" w:hAnsi="Univers for BP Light"/>
          <w:lang w:eastAsia="en-GB"/>
        </w:rPr>
        <w:t>, conforme au RGPD.</w:t>
      </w:r>
    </w:p>
    <w:p w14:paraId="6086FD0D" w14:textId="77777777" w:rsidR="0019141B" w:rsidRDefault="0019141B" w:rsidP="0019141B">
      <w:pPr>
        <w:pStyle w:val="Titre2"/>
        <w:numPr>
          <w:ilvl w:val="0"/>
          <w:numId w:val="0"/>
        </w:numPr>
        <w:rPr>
          <w:rFonts w:ascii="Univers for BP Light" w:hAnsi="Univers for BP Light" w:cs="Times New Roman"/>
          <w:b w:val="0"/>
          <w:bCs w:val="0"/>
          <w:iCs w:val="0"/>
          <w:szCs w:val="22"/>
          <w:lang w:val="fr-FR"/>
        </w:rPr>
      </w:pPr>
    </w:p>
    <w:p w14:paraId="35A6BC88" w14:textId="77777777" w:rsidR="0019141B" w:rsidRPr="0005160C" w:rsidRDefault="0019141B" w:rsidP="0019141B">
      <w:pPr>
        <w:pStyle w:val="Titre1"/>
        <w:rPr>
          <w:lang w:val="fr-FR"/>
        </w:rPr>
      </w:pPr>
      <w:bookmarkStart w:id="67" w:name="_Toc220582515"/>
      <w:r w:rsidRPr="0005160C">
        <w:rPr>
          <w:lang w:val="fr-FR"/>
        </w:rPr>
        <w:t>Article 10 – Propriété intellectuelle et savoir</w:t>
      </w:r>
      <w:r w:rsidRPr="0005160C">
        <w:rPr>
          <w:lang w:val="fr-FR"/>
        </w:rPr>
        <w:noBreakHyphen/>
        <w:t>faire</w:t>
      </w:r>
      <w:bookmarkEnd w:id="67"/>
    </w:p>
    <w:p w14:paraId="589B7AF5" w14:textId="3196A1A7" w:rsidR="0019141B" w:rsidRPr="0019141B" w:rsidRDefault="0019141B" w:rsidP="0019141B">
      <w:pPr>
        <w:pStyle w:val="NormalWeb"/>
        <w:ind w:left="567"/>
        <w:rPr>
          <w:rFonts w:ascii="Univers for BP Light" w:hAnsi="Univers for BP Light"/>
          <w:lang w:eastAsia="en-GB"/>
        </w:rPr>
      </w:pPr>
      <w:r w:rsidRPr="0019141B">
        <w:rPr>
          <w:rFonts w:ascii="Univers for BP Light" w:hAnsi="Univers for BP Light"/>
          <w:lang w:eastAsia="en-GB"/>
        </w:rPr>
        <w:t>Le Service, son code, son architecture, ses algorithmes, interfaces et méthodes constituent une œuvre protégée</w:t>
      </w:r>
      <w:ins w:id="68" w:author="Jean-Pierre Roux" w:date="2026-02-13T15:46:00Z" w16du:dateUtc="2026-02-13T14:46:00Z">
        <w:r w:rsidR="00A22D77">
          <w:rPr>
            <w:rFonts w:ascii="Univers for BP Light" w:hAnsi="Univers for BP Light"/>
            <w:lang w:eastAsia="en-GB"/>
          </w:rPr>
          <w:t xml:space="preserve"> par des droits de propriété intellectuelle</w:t>
        </w:r>
      </w:ins>
      <w:r w:rsidRPr="0019141B">
        <w:rPr>
          <w:rFonts w:ascii="Univers for BP Light" w:hAnsi="Univers for BP Light"/>
          <w:lang w:eastAsia="en-GB"/>
        </w:rPr>
        <w:t>.</w:t>
      </w:r>
    </w:p>
    <w:p w14:paraId="5FC8E2C4" w14:textId="30B2E76E" w:rsidR="0019141B" w:rsidRPr="0019141B" w:rsidRDefault="0019141B" w:rsidP="0019141B">
      <w:pPr>
        <w:pStyle w:val="NormalWeb"/>
        <w:ind w:left="567"/>
        <w:rPr>
          <w:rFonts w:ascii="Univers for BP Light" w:hAnsi="Univers for BP Light"/>
          <w:lang w:eastAsia="en-GB"/>
        </w:rPr>
      </w:pPr>
      <w:commentRangeStart w:id="69"/>
      <w:r w:rsidRPr="0019141B">
        <w:rPr>
          <w:rFonts w:ascii="Univers for BP Light" w:hAnsi="Univers for BP Light"/>
          <w:lang w:eastAsia="en-GB"/>
        </w:rPr>
        <w:t>Toute reproduction, exploitation ou appropriation non autorisée constitue une contrefaçon</w:t>
      </w:r>
      <w:del w:id="70" w:author="Jean-Pierre Roux" w:date="2026-02-13T15:47:00Z" w16du:dateUtc="2026-02-13T14:47:00Z">
        <w:r w:rsidRPr="0019141B" w:rsidDel="009B2800">
          <w:rPr>
            <w:rFonts w:ascii="Univers for BP Light" w:hAnsi="Univers for BP Light"/>
            <w:lang w:eastAsia="en-GB"/>
          </w:rPr>
          <w:delText xml:space="preserve"> et/ou une atteinte au secret des affaires</w:delText>
        </w:r>
      </w:del>
      <w:r w:rsidRPr="0019141B">
        <w:rPr>
          <w:rFonts w:ascii="Univers for BP Light" w:hAnsi="Univers for BP Light"/>
          <w:lang w:eastAsia="en-GB"/>
        </w:rPr>
        <w:t>.</w:t>
      </w:r>
      <w:commentRangeEnd w:id="69"/>
      <w:r w:rsidR="00C83FA8" w:rsidRPr="0019141B">
        <w:rPr>
          <w:rStyle w:val="Marquedecommentaire"/>
          <w:rFonts w:ascii="Univers for BP Light" w:hAnsi="Univers for BP Light"/>
          <w:sz w:val="24"/>
          <w:szCs w:val="24"/>
          <w:lang w:eastAsia="en-GB"/>
        </w:rPr>
        <w:commentReference w:id="69"/>
      </w:r>
    </w:p>
    <w:p w14:paraId="38B06A45" w14:textId="77777777" w:rsidR="0019141B" w:rsidRDefault="0019141B" w:rsidP="0019141B"/>
    <w:p w14:paraId="62E9B693" w14:textId="77777777" w:rsidR="0019141B" w:rsidRDefault="0019141B" w:rsidP="0019141B"/>
    <w:p w14:paraId="3B0E199E" w14:textId="77777777" w:rsidR="0019141B" w:rsidRDefault="0019141B" w:rsidP="0019141B"/>
    <w:p w14:paraId="26F991AD" w14:textId="77777777" w:rsidR="0019141B" w:rsidRDefault="0019141B" w:rsidP="0019141B">
      <w:pPr>
        <w:pStyle w:val="Titre1"/>
      </w:pPr>
      <w:bookmarkStart w:id="71" w:name="_Toc220582516"/>
      <w:r>
        <w:t>Article 11 – Responsabilité</w:t>
      </w:r>
      <w:bookmarkEnd w:id="71"/>
    </w:p>
    <w:p w14:paraId="4F565411" w14:textId="77777777" w:rsidR="0019141B" w:rsidRPr="0019141B" w:rsidRDefault="0019141B" w:rsidP="0019141B">
      <w:pPr>
        <w:pStyle w:val="NormalWeb"/>
        <w:ind w:left="567"/>
        <w:rPr>
          <w:rFonts w:ascii="Univers for BP Light" w:hAnsi="Univers for BP Light"/>
          <w:lang w:eastAsia="en-GB"/>
        </w:rPr>
      </w:pPr>
      <w:r w:rsidRPr="0019141B">
        <w:rPr>
          <w:rFonts w:ascii="Univers for BP Light" w:hAnsi="Univers for BP Light"/>
          <w:lang w:eastAsia="en-GB"/>
        </w:rPr>
        <w:t>Reviewsvisor est tenu à une obligation de moyens.</w:t>
      </w:r>
    </w:p>
    <w:p w14:paraId="3DE3EF2F" w14:textId="77777777" w:rsidR="0019141B" w:rsidRPr="0019141B" w:rsidRDefault="0019141B" w:rsidP="0019141B">
      <w:pPr>
        <w:pStyle w:val="NormalWeb"/>
        <w:ind w:left="567"/>
        <w:rPr>
          <w:rFonts w:ascii="Univers for BP Light" w:hAnsi="Univers for BP Light"/>
          <w:lang w:eastAsia="en-GB"/>
        </w:rPr>
      </w:pPr>
      <w:r w:rsidRPr="0019141B">
        <w:rPr>
          <w:rFonts w:ascii="Univers for BP Light" w:hAnsi="Univers for BP Light"/>
          <w:lang w:eastAsia="en-GB"/>
        </w:rPr>
        <w:t>Sa responsabilité ne saurait être engagée en cas de dommages indirects, pertes de données, pertes financières ou interruptions indépendantes de sa volonté.</w:t>
      </w:r>
    </w:p>
    <w:p w14:paraId="6C5BC433" w14:textId="77777777" w:rsidR="0019141B" w:rsidRDefault="0019141B" w:rsidP="0019141B">
      <w:pPr>
        <w:pStyle w:val="NormalWeb"/>
        <w:ind w:left="567"/>
        <w:rPr>
          <w:ins w:id="72" w:author="Jean-Pierre Roux" w:date="2026-02-13T15:44:00Z" w16du:dateUtc="2026-02-13T14:44:00Z"/>
          <w:rFonts w:ascii="Univers for BP Light" w:hAnsi="Univers for BP Light"/>
          <w:lang w:eastAsia="en-GB"/>
        </w:rPr>
      </w:pPr>
      <w:r w:rsidRPr="0019141B">
        <w:rPr>
          <w:rFonts w:ascii="Univers for BP Light" w:hAnsi="Univers for BP Light"/>
          <w:lang w:eastAsia="en-GB"/>
        </w:rPr>
        <w:t>L’Utilisateur demeure seul responsable de l’utilisation du Service.</w:t>
      </w:r>
    </w:p>
    <w:p w14:paraId="02DB14A9" w14:textId="1B47BC95" w:rsidR="00A22D77" w:rsidRPr="0019141B" w:rsidRDefault="00A22D77" w:rsidP="0019141B">
      <w:pPr>
        <w:pStyle w:val="NormalWeb"/>
        <w:ind w:left="567"/>
        <w:rPr>
          <w:rFonts w:ascii="Univers for BP Light" w:hAnsi="Univers for BP Light"/>
          <w:lang w:eastAsia="en-GB"/>
        </w:rPr>
      </w:pPr>
      <w:ins w:id="73" w:author="Jean-Pierre Roux" w:date="2026-02-13T15:45:00Z" w16du:dateUtc="2026-02-13T14:45:00Z">
        <w:r>
          <w:rPr>
            <w:rFonts w:ascii="Univers for BP Light" w:hAnsi="Univers for BP Light"/>
            <w:lang w:eastAsia="en-GB"/>
          </w:rPr>
          <w:t>Toutefois, e</w:t>
        </w:r>
      </w:ins>
      <w:ins w:id="74" w:author="Jean-Pierre Roux" w:date="2026-02-13T15:44:00Z" w16du:dateUtc="2026-02-13T14:44:00Z">
        <w:r w:rsidRPr="00E53401">
          <w:rPr>
            <w:rFonts w:ascii="Univers for BP Light" w:hAnsi="Univers for BP Light"/>
            <w:lang w:eastAsia="en-GB"/>
          </w:rPr>
          <w:t>n cas de responsabilité avérée de Reviewsvisor, pour quelque cause que ce soit, l’indemnisation totale due à un Utilisateur est expressément limitée au montant total des montants d’abonnement effectivement perçus par Reviewsvisor auprès de cet Utilisateur au cours des douze (12) derniers mois précédant le fait générateur de responsabilité.</w:t>
        </w:r>
      </w:ins>
    </w:p>
    <w:p w14:paraId="1782C879" w14:textId="77777777" w:rsidR="0019141B" w:rsidRDefault="0019141B" w:rsidP="0019141B"/>
    <w:p w14:paraId="0F518BD3" w14:textId="77777777" w:rsidR="0019141B" w:rsidRDefault="0019141B" w:rsidP="0019141B">
      <w:pPr>
        <w:pStyle w:val="Titre1"/>
      </w:pPr>
      <w:bookmarkStart w:id="75" w:name="_Toc220582517"/>
      <w:r>
        <w:t>Article 12 – Disponibilité et maintenance</w:t>
      </w:r>
      <w:bookmarkEnd w:id="75"/>
    </w:p>
    <w:p w14:paraId="466DC42A" w14:textId="36C1A600" w:rsidR="0019141B" w:rsidRPr="0019141B" w:rsidRDefault="009B2800" w:rsidP="00995EE4">
      <w:pPr>
        <w:pStyle w:val="NormalWeb"/>
        <w:ind w:left="567"/>
        <w:rPr>
          <w:rFonts w:ascii="Univers for BP Light" w:hAnsi="Univers for BP Light"/>
          <w:lang w:eastAsia="en-GB"/>
        </w:rPr>
        <w:pPrChange w:id="76" w:author="Fabien DROUILLARD" w:date="2026-02-13T17:55:00Z" w16du:dateUtc="2026-02-13T16:55:00Z">
          <w:pPr>
            <w:pStyle w:val="NormalWeb"/>
            <w:ind w:left="284"/>
          </w:pPr>
        </w:pPrChange>
      </w:pPr>
      <w:ins w:id="77" w:author="Jean-Pierre Roux" w:date="2026-02-13T15:48:00Z" w16du:dateUtc="2026-02-13T14:48:00Z">
        <w:r>
          <w:rPr>
            <w:rFonts w:ascii="Univers for BP Light" w:hAnsi="Univers for BP Light"/>
            <w:lang w:eastAsia="en-GB"/>
          </w:rPr>
          <w:t xml:space="preserve">Reviewsvisor </w:t>
        </w:r>
        <w:r w:rsidRPr="008A3141">
          <w:rPr>
            <w:rFonts w:ascii="Univers for BP Light" w:hAnsi="Univers for BP Light"/>
            <w:lang w:eastAsia="en-GB"/>
          </w:rPr>
          <w:t>s’efforce de rendre le Service accessible 24h/24 et 7j/7, sous réserve des opérations de maintenance, mises à jour, pannes éventuelles ou cas de force majeure. Elle ne garantit pas l’absence d’interruptions, d’erreurs ou de dysfonctionnements.</w:t>
        </w:r>
      </w:ins>
      <w:del w:id="78" w:author="Jean-Pierre Roux" w:date="2026-02-13T15:48:00Z" w16du:dateUtc="2026-02-13T14:48:00Z">
        <w:r w:rsidR="0019141B" w:rsidRPr="0019141B" w:rsidDel="009B2800">
          <w:rPr>
            <w:rFonts w:ascii="Univers for BP Light" w:hAnsi="Univers for BP Light"/>
            <w:lang w:eastAsia="en-GB"/>
          </w:rPr>
          <w:delText>Reviewsvisor s’efforce d’assurer une disponibilité optimale, sous réserve d’opérations de maintenance ou de cas de force majeure</w:delText>
        </w:r>
      </w:del>
      <w:r w:rsidR="0019141B" w:rsidRPr="0019141B">
        <w:rPr>
          <w:rFonts w:ascii="Univers for BP Light" w:hAnsi="Univers for BP Light"/>
          <w:lang w:eastAsia="en-GB"/>
        </w:rPr>
        <w:t>.</w:t>
      </w:r>
    </w:p>
    <w:p w14:paraId="7C0B6708" w14:textId="77777777" w:rsidR="0019141B" w:rsidRDefault="0019141B" w:rsidP="0019141B"/>
    <w:p w14:paraId="5C7C8DB3" w14:textId="1BE3CDCE" w:rsidR="0019141B" w:rsidRPr="00E53401" w:rsidRDefault="0019141B" w:rsidP="0019141B">
      <w:pPr>
        <w:pStyle w:val="Titre1"/>
        <w:rPr>
          <w:lang w:val="fr-FR"/>
        </w:rPr>
      </w:pPr>
      <w:bookmarkStart w:id="79" w:name="_Toc220582518"/>
      <w:r w:rsidRPr="00E53401">
        <w:rPr>
          <w:lang w:val="fr-FR"/>
        </w:rPr>
        <w:t xml:space="preserve">Article 13 – </w:t>
      </w:r>
      <w:del w:id="80" w:author="Jean-Pierre Roux" w:date="2026-02-13T15:49:00Z" w16du:dateUtc="2026-02-13T14:49:00Z">
        <w:r w:rsidRPr="00E53401" w:rsidDel="009B2800">
          <w:rPr>
            <w:lang w:val="fr-FR"/>
          </w:rPr>
          <w:delText>Résiliation</w:delText>
        </w:r>
      </w:del>
      <w:bookmarkEnd w:id="79"/>
      <w:ins w:id="81" w:author="Jean-Pierre Roux" w:date="2026-02-13T15:49:00Z" w16du:dateUtc="2026-02-13T14:49:00Z">
        <w:r w:rsidR="009B2800" w:rsidRPr="00E53401">
          <w:rPr>
            <w:lang w:val="fr-FR"/>
          </w:rPr>
          <w:t xml:space="preserve">Suspension ou suppression </w:t>
        </w:r>
        <w:r w:rsidR="009B2800">
          <w:rPr>
            <w:lang w:val="fr-FR"/>
          </w:rPr>
          <w:t>de Compte</w:t>
        </w:r>
      </w:ins>
    </w:p>
    <w:p w14:paraId="3154E62B" w14:textId="33BA30E9" w:rsidR="0019141B" w:rsidRPr="0019141B" w:rsidDel="009B2800" w:rsidRDefault="009B2800" w:rsidP="0019141B">
      <w:pPr>
        <w:pStyle w:val="NormalWeb"/>
        <w:ind w:left="567"/>
        <w:rPr>
          <w:del w:id="82" w:author="Jean-Pierre Roux" w:date="2026-02-13T15:50:00Z" w16du:dateUtc="2026-02-13T14:50:00Z"/>
          <w:rFonts w:ascii="Univers for BP Light" w:hAnsi="Univers for BP Light"/>
          <w:lang w:eastAsia="en-GB"/>
        </w:rPr>
      </w:pPr>
      <w:ins w:id="83" w:author="Jean-Pierre Roux" w:date="2026-02-13T15:50:00Z" w16du:dateUtc="2026-02-13T14:50:00Z">
        <w:r w:rsidRPr="00E53401">
          <w:rPr>
            <w:rFonts w:ascii="Univers for BP Light" w:hAnsi="Univers for BP Light"/>
            <w:lang w:eastAsia="en-GB"/>
          </w:rPr>
          <w:t>En cas de manquement aux CGU, d’utilisation abusive, illicite ou frauduleuse d</w:t>
        </w:r>
        <w:r>
          <w:rPr>
            <w:rFonts w:ascii="Univers for BP Light" w:hAnsi="Univers for BP Light"/>
            <w:lang w:eastAsia="en-GB"/>
          </w:rPr>
          <w:t>u Service</w:t>
        </w:r>
        <w:r w:rsidRPr="00E53401">
          <w:rPr>
            <w:rFonts w:ascii="Univers for BP Light" w:hAnsi="Univers for BP Light"/>
            <w:lang w:eastAsia="en-GB"/>
          </w:rPr>
          <w:t xml:space="preserve">, ou encore en cas de risque pour la sécurité des Utilisateurs ou </w:t>
        </w:r>
        <w:r>
          <w:rPr>
            <w:rFonts w:ascii="Univers for BP Light" w:hAnsi="Univers for BP Light"/>
            <w:lang w:eastAsia="en-GB"/>
          </w:rPr>
          <w:t>du Service</w:t>
        </w:r>
        <w:r w:rsidRPr="00E53401">
          <w:rPr>
            <w:rFonts w:ascii="Univers for BP Light" w:hAnsi="Univers for BP Light"/>
            <w:lang w:eastAsia="en-GB"/>
          </w:rPr>
          <w:t xml:space="preserve">, </w:t>
        </w:r>
      </w:ins>
      <w:ins w:id="84" w:author="Jean-Pierre Roux" w:date="2026-02-13T15:51:00Z" w16du:dateUtc="2026-02-13T14:51:00Z">
        <w:r>
          <w:rPr>
            <w:rFonts w:ascii="Univers for BP Light" w:hAnsi="Univers for BP Light"/>
            <w:lang w:eastAsia="en-GB"/>
          </w:rPr>
          <w:t>Reviewsvisor</w:t>
        </w:r>
      </w:ins>
      <w:ins w:id="85" w:author="Jean-Pierre Roux" w:date="2026-02-13T15:50:00Z" w16du:dateUtc="2026-02-13T14:50:00Z">
        <w:r w:rsidRPr="00E53401">
          <w:rPr>
            <w:rFonts w:ascii="Univers for BP Light" w:hAnsi="Univers for BP Light"/>
            <w:lang w:eastAsia="en-GB"/>
          </w:rPr>
          <w:t xml:space="preserve"> se réserve le droit de suspendre temporairement ou de supprimer définitivement le Compte de l’Utilisateur concerné, sans préavis ni indemnité.</w:t>
        </w:r>
      </w:ins>
      <w:del w:id="86" w:author="Jean-Pierre Roux" w:date="2026-02-13T15:50:00Z" w16du:dateUtc="2026-02-13T14:50:00Z">
        <w:r w:rsidR="0019141B" w:rsidRPr="0019141B" w:rsidDel="009B2800">
          <w:rPr>
            <w:rFonts w:ascii="Univers for BP Light" w:hAnsi="Univers for BP Light"/>
            <w:lang w:eastAsia="en-GB"/>
          </w:rPr>
          <w:delText>Reviewsvisor se réserve le droit de suspendre ou résilier le Service en cas de violation des CGU.</w:delText>
        </w:r>
      </w:del>
    </w:p>
    <w:p w14:paraId="210EC6CE" w14:textId="48F32E8D" w:rsidR="0019141B" w:rsidRPr="0019141B" w:rsidDel="009B2800" w:rsidRDefault="0019141B" w:rsidP="0019141B">
      <w:pPr>
        <w:pStyle w:val="NormalWeb"/>
        <w:ind w:left="567"/>
        <w:rPr>
          <w:del w:id="87" w:author="Jean-Pierre Roux" w:date="2026-02-13T15:50:00Z" w16du:dateUtc="2026-02-13T14:50:00Z"/>
          <w:rFonts w:ascii="Univers for BP Light" w:hAnsi="Univers for BP Light"/>
          <w:lang w:eastAsia="en-GB"/>
        </w:rPr>
      </w:pPr>
      <w:del w:id="88" w:author="Jean-Pierre Roux" w:date="2026-02-13T15:50:00Z" w16du:dateUtc="2026-02-13T14:50:00Z">
        <w:r w:rsidRPr="0019141B" w:rsidDel="009B2800">
          <w:rPr>
            <w:rFonts w:ascii="Univers for BP Light" w:hAnsi="Univers for BP Light"/>
            <w:lang w:eastAsia="en-GB"/>
          </w:rPr>
          <w:delText>À la résiliation, les données sont conservées pendant 30 jours avant suppression définitive.</w:delText>
        </w:r>
      </w:del>
    </w:p>
    <w:p w14:paraId="4EED95BE" w14:textId="77777777" w:rsidR="0019141B" w:rsidRDefault="0019141B" w:rsidP="0019141B"/>
    <w:p w14:paraId="0B9669C0" w14:textId="77777777" w:rsidR="0019141B" w:rsidRDefault="0019141B" w:rsidP="0019141B">
      <w:pPr>
        <w:pStyle w:val="Titre1"/>
      </w:pPr>
      <w:bookmarkStart w:id="89" w:name="_Toc220582519"/>
      <w:r>
        <w:t>Article 14 – Droit applicable et juridiction</w:t>
      </w:r>
      <w:bookmarkEnd w:id="89"/>
    </w:p>
    <w:p w14:paraId="2463A86B" w14:textId="77777777" w:rsidR="0019141B" w:rsidRPr="0019141B" w:rsidRDefault="0019141B" w:rsidP="0019141B">
      <w:pPr>
        <w:pStyle w:val="NormalWeb"/>
        <w:ind w:left="567"/>
        <w:rPr>
          <w:rFonts w:ascii="Univers for BP Light" w:hAnsi="Univers for BP Light"/>
          <w:lang w:eastAsia="en-GB"/>
        </w:rPr>
      </w:pPr>
      <w:r w:rsidRPr="0019141B">
        <w:rPr>
          <w:rFonts w:ascii="Univers for BP Light" w:hAnsi="Univers for BP Light"/>
          <w:lang w:eastAsia="en-GB"/>
        </w:rPr>
        <w:t>Les présentes CGU sont régies par le droit français.</w:t>
      </w:r>
    </w:p>
    <w:p w14:paraId="1E40D728" w14:textId="50AD030C" w:rsidR="0019141B" w:rsidRPr="0019141B" w:rsidRDefault="0019141B" w:rsidP="0019141B">
      <w:pPr>
        <w:pStyle w:val="NormalWeb"/>
        <w:ind w:left="567"/>
        <w:rPr>
          <w:rFonts w:ascii="Univers for BP Light" w:hAnsi="Univers for BP Light"/>
          <w:lang w:eastAsia="en-GB"/>
        </w:rPr>
      </w:pPr>
      <w:r w:rsidRPr="0019141B">
        <w:rPr>
          <w:rFonts w:ascii="Univers for BP Light" w:hAnsi="Univers for BP Light"/>
          <w:lang w:eastAsia="en-GB"/>
        </w:rPr>
        <w:t>À défaut de résolution amiable, tout litige relèvera des tribunaux compétents du ressort de Paris</w:t>
      </w:r>
      <w:ins w:id="90" w:author="Jean-Pierre Roux" w:date="2026-02-13T16:38:00Z" w16du:dateUtc="2026-02-13T15:38:00Z">
        <w:r w:rsidR="001B1639">
          <w:rPr>
            <w:rFonts w:ascii="Univers for BP Light" w:hAnsi="Univers for BP Light"/>
            <w:lang w:eastAsia="en-GB"/>
          </w:rPr>
          <w:t>, nonobstant appel en garantie, pluralité de défendeurs et/ou procédures d’urgence</w:t>
        </w:r>
      </w:ins>
      <w:r w:rsidRPr="0019141B">
        <w:rPr>
          <w:rFonts w:ascii="Univers for BP Light" w:hAnsi="Univers for BP Light"/>
          <w:lang w:eastAsia="en-GB"/>
        </w:rPr>
        <w:t>.</w:t>
      </w:r>
    </w:p>
    <w:p w14:paraId="388ADB8B" w14:textId="77777777" w:rsidR="0019141B" w:rsidRDefault="0019141B" w:rsidP="0019141B"/>
    <w:p w14:paraId="42153E4F" w14:textId="77777777" w:rsidR="0019141B" w:rsidRDefault="0019141B" w:rsidP="0019141B">
      <w:pPr>
        <w:pStyle w:val="Titre1"/>
      </w:pPr>
      <w:bookmarkStart w:id="91" w:name="_Toc220582520"/>
      <w:r>
        <w:t>Article 15 – Contact</w:t>
      </w:r>
      <w:bookmarkEnd w:id="91"/>
    </w:p>
    <w:p w14:paraId="44043C3C" w14:textId="77777777" w:rsidR="0019141B" w:rsidRPr="0019141B" w:rsidRDefault="0019141B" w:rsidP="0019141B">
      <w:pPr>
        <w:pStyle w:val="NormalWeb"/>
        <w:ind w:left="567"/>
        <w:rPr>
          <w:rFonts w:ascii="Univers for BP Light" w:hAnsi="Univers for BP Light"/>
          <w:lang w:eastAsia="en-GB"/>
        </w:rPr>
      </w:pPr>
      <w:r w:rsidRPr="0019141B">
        <w:rPr>
          <w:rFonts w:ascii="Univers for BP Light" w:hAnsi="Univers for BP Light"/>
          <w:lang w:eastAsia="en-GB"/>
        </w:rPr>
        <w:t xml:space="preserve">Email : </w:t>
      </w:r>
      <w:r w:rsidRPr="0019141B">
        <w:rPr>
          <w:rFonts w:ascii="Univers for BP Light" w:hAnsi="Univers for BP Light"/>
          <w:b/>
          <w:bCs/>
          <w:lang w:eastAsia="en-GB"/>
        </w:rPr>
        <w:t>contact@reviewsvisor.fr</w:t>
      </w:r>
      <w:r w:rsidRPr="0019141B">
        <w:rPr>
          <w:rFonts w:ascii="Univers for BP Light" w:hAnsi="Univers for BP Light"/>
          <w:lang w:eastAsia="en-GB"/>
        </w:rPr>
        <w:br/>
        <w:t xml:space="preserve">Site : </w:t>
      </w:r>
      <w:r w:rsidRPr="0019141B">
        <w:rPr>
          <w:rFonts w:ascii="Univers for BP Light" w:hAnsi="Univers for BP Light"/>
          <w:b/>
          <w:bCs/>
          <w:lang w:eastAsia="en-GB"/>
        </w:rPr>
        <w:t>www.reviewsvisor.fr</w:t>
      </w:r>
    </w:p>
    <w:p w14:paraId="718793F9" w14:textId="77777777" w:rsidR="0019141B" w:rsidRPr="0019141B" w:rsidRDefault="0019141B" w:rsidP="0019141B">
      <w:pPr>
        <w:pStyle w:val="NormalWeb"/>
        <w:ind w:left="567"/>
        <w:rPr>
          <w:rFonts w:ascii="Univers for BP Light" w:hAnsi="Univers for BP Light"/>
          <w:lang w:eastAsia="en-GB"/>
        </w:rPr>
      </w:pPr>
    </w:p>
    <w:p w14:paraId="7944B0EA" w14:textId="77777777" w:rsidR="0019141B" w:rsidRPr="0019141B" w:rsidRDefault="0019141B" w:rsidP="0019141B">
      <w:pPr>
        <w:pStyle w:val="NormalWeb"/>
        <w:ind w:left="567"/>
        <w:jc w:val="center"/>
        <w:rPr>
          <w:rFonts w:ascii="Univers for BP Light" w:hAnsi="Univers for BP Light"/>
          <w:lang w:eastAsia="en-GB"/>
        </w:rPr>
      </w:pPr>
      <w:r w:rsidRPr="0019141B">
        <w:rPr>
          <w:rFonts w:ascii="Univers for BP Light" w:hAnsi="Univers for BP Light"/>
          <w:lang w:eastAsia="en-GB"/>
        </w:rPr>
        <w:lastRenderedPageBreak/>
        <w:t>© 2026 Reviewsvisor – Tous droits réservés</w:t>
      </w:r>
    </w:p>
    <w:p w14:paraId="5B43EBC7" w14:textId="77777777" w:rsidR="003A4B71" w:rsidRDefault="003A4B71" w:rsidP="003A4B71"/>
    <w:p w14:paraId="57B92B5A" w14:textId="77777777" w:rsidR="004C60AB" w:rsidRPr="00277205" w:rsidRDefault="004C60AB" w:rsidP="00277205">
      <w:pPr>
        <w:spacing w:before="120"/>
        <w:jc w:val="both"/>
      </w:pPr>
    </w:p>
    <w:sectPr w:rsidR="004C60AB" w:rsidRPr="00277205" w:rsidSect="00581D1D">
      <w:headerReference w:type="default" r:id="rId14"/>
      <w:footerReference w:type="default" r:id="rId15"/>
      <w:headerReference w:type="first" r:id="rId16"/>
      <w:pgSz w:w="11907" w:h="16840" w:code="9"/>
      <w:pgMar w:top="1418" w:right="1134" w:bottom="1332" w:left="1134" w:header="720" w:footer="57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Fabien DROUILLARD" w:date="2026-02-13T17:27:00Z" w:initials="FD">
    <w:p w14:paraId="46FDF5ED" w14:textId="77777777" w:rsidR="00C83FA8" w:rsidRDefault="00C83FA8" w:rsidP="00C83FA8">
      <w:pPr>
        <w:pStyle w:val="Commentaire"/>
      </w:pPr>
      <w:r>
        <w:rPr>
          <w:rStyle w:val="Marquedecommentaire"/>
        </w:rPr>
        <w:annotationRef/>
      </w:r>
      <w:r>
        <w:t>Inutile dans l’article «Définitions»</w:t>
      </w:r>
    </w:p>
  </w:comment>
  <w:comment w:id="12" w:author="Fabien DROUILLARD" w:date="2026-02-13T17:27:00Z" w:initials="FD">
    <w:p w14:paraId="53E24A9F" w14:textId="77777777" w:rsidR="00C83FA8" w:rsidRDefault="00C83FA8" w:rsidP="00C83FA8">
      <w:pPr>
        <w:pStyle w:val="Commentaire"/>
      </w:pPr>
      <w:r>
        <w:rPr>
          <w:rStyle w:val="Marquedecommentaire"/>
        </w:rPr>
        <w:annotationRef/>
      </w:r>
      <w:r>
        <w:t>Non, c’est le cadre légal. Inutile ici</w:t>
      </w:r>
    </w:p>
  </w:comment>
  <w:comment w:id="63" w:author="Fabien DROUILLARD" w:date="2026-02-13T17:28:00Z" w:initials="FD">
    <w:p w14:paraId="783C9682" w14:textId="77777777" w:rsidR="00C83FA8" w:rsidRDefault="00C83FA8" w:rsidP="00C83FA8">
      <w:pPr>
        <w:pStyle w:val="Commentaire"/>
      </w:pPr>
      <w:r>
        <w:rPr>
          <w:rStyle w:val="Marquedecommentaire"/>
        </w:rPr>
        <w:annotationRef/>
      </w:r>
      <w:r>
        <w:t>Redondant avec article 13</w:t>
      </w:r>
    </w:p>
  </w:comment>
  <w:comment w:id="69" w:author="Fabien DROUILLARD" w:date="2026-02-13T17:28:00Z" w:initials="FD">
    <w:p w14:paraId="14631755" w14:textId="77777777" w:rsidR="00C83FA8" w:rsidRDefault="00C83FA8" w:rsidP="00C83FA8">
      <w:pPr>
        <w:pStyle w:val="Commentaire"/>
      </w:pPr>
      <w:r>
        <w:rPr>
          <w:rStyle w:val="Marquedecommentaire"/>
        </w:rPr>
        <w:annotationRef/>
      </w:r>
      <w:r>
        <w:t>Le secret des affaires n’est pas concerné</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FDF5ED" w15:done="0"/>
  <w15:commentEx w15:paraId="53E24A9F" w15:done="0"/>
  <w15:commentEx w15:paraId="783C9682" w15:done="0"/>
  <w15:commentEx w15:paraId="1463175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18862F" w16cex:dateUtc="2026-02-13T16:27:00Z"/>
  <w16cex:commentExtensible w16cex:durableId="55E12914" w16cex:dateUtc="2026-02-13T16:27:00Z"/>
  <w16cex:commentExtensible w16cex:durableId="19D6BC4A" w16cex:dateUtc="2026-02-13T16:28:00Z"/>
  <w16cex:commentExtensible w16cex:durableId="6A7F4688" w16cex:dateUtc="2026-02-13T16: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FDF5ED" w16cid:durableId="0318862F"/>
  <w16cid:commentId w16cid:paraId="53E24A9F" w16cid:durableId="55E12914"/>
  <w16cid:commentId w16cid:paraId="783C9682" w16cid:durableId="19D6BC4A"/>
  <w16cid:commentId w16cid:paraId="14631755" w16cid:durableId="6A7F468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157F0" w14:textId="77777777" w:rsidR="00961E7F" w:rsidRDefault="00961E7F">
      <w:r>
        <w:separator/>
      </w:r>
    </w:p>
  </w:endnote>
  <w:endnote w:type="continuationSeparator" w:id="0">
    <w:p w14:paraId="36D57042" w14:textId="77777777" w:rsidR="00961E7F" w:rsidRDefault="00961E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Univers for BP">
    <w:altName w:val="Trebuchet MS"/>
    <w:charset w:val="00"/>
    <w:family w:val="swiss"/>
    <w:pitch w:val="variable"/>
    <w:sig w:usb0="A00002A7" w:usb1="00000001" w:usb2="00000000" w:usb3="00000000" w:csb0="0000009F" w:csb1="00000000"/>
  </w:font>
  <w:font w:name="Univers 55">
    <w:altName w:val="Times New Roman"/>
    <w:charset w:val="00"/>
    <w:family w:val="auto"/>
    <w:pitch w:val="variable"/>
    <w:sig w:usb0="00000003" w:usb1="00000000" w:usb2="00000000" w:usb3="00000000" w:csb0="00000001" w:csb1="00000000"/>
  </w:font>
  <w:font w:name="Univers for BP Light">
    <w:altName w:val="Corbel"/>
    <w:charset w:val="00"/>
    <w:family w:val="swiss"/>
    <w:pitch w:val="variable"/>
    <w:sig w:usb0="00000001" w:usb1="00000001"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vers 45 Light">
    <w:altName w:val="Calibri"/>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tblBorders>
        <w:top w:val="single" w:sz="8" w:space="0" w:color="auto"/>
        <w:bottom w:val="single" w:sz="8" w:space="0" w:color="auto"/>
        <w:insideH w:val="single" w:sz="8" w:space="0" w:color="auto"/>
        <w:insideV w:val="single" w:sz="8" w:space="0" w:color="auto"/>
      </w:tblBorders>
      <w:tblLayout w:type="fixed"/>
      <w:tblLook w:val="01E0" w:firstRow="1" w:lastRow="1" w:firstColumn="1" w:lastColumn="1" w:noHBand="0" w:noVBand="0"/>
    </w:tblPr>
    <w:tblGrid>
      <w:gridCol w:w="626"/>
      <w:gridCol w:w="598"/>
      <w:gridCol w:w="1639"/>
      <w:gridCol w:w="1611"/>
      <w:gridCol w:w="1075"/>
      <w:gridCol w:w="1204"/>
      <w:gridCol w:w="1393"/>
      <w:gridCol w:w="1493"/>
      <w:gridCol w:w="208"/>
      <w:gridCol w:w="926"/>
    </w:tblGrid>
    <w:tr w:rsidR="002201F4" w:rsidRPr="0035566C" w14:paraId="6B61D2CC" w14:textId="77777777" w:rsidTr="00834C8F">
      <w:tc>
        <w:tcPr>
          <w:tcW w:w="626" w:type="dxa"/>
        </w:tcPr>
        <w:p w14:paraId="7BF083ED" w14:textId="77777777" w:rsidR="002201F4" w:rsidRPr="0035566C" w:rsidRDefault="002201F4" w:rsidP="001278A7">
          <w:pPr>
            <w:rPr>
              <w:snapToGrid w:val="0"/>
              <w:color w:val="000000"/>
              <w:sz w:val="16"/>
              <w:szCs w:val="16"/>
            </w:rPr>
          </w:pPr>
        </w:p>
      </w:tc>
      <w:tc>
        <w:tcPr>
          <w:tcW w:w="2237" w:type="dxa"/>
          <w:gridSpan w:val="2"/>
        </w:tcPr>
        <w:p w14:paraId="55021A66" w14:textId="77777777" w:rsidR="002201F4" w:rsidRPr="0035566C" w:rsidRDefault="002201F4" w:rsidP="001278A7">
          <w:pPr>
            <w:rPr>
              <w:snapToGrid w:val="0"/>
              <w:color w:val="000000"/>
              <w:sz w:val="16"/>
              <w:szCs w:val="16"/>
            </w:rPr>
          </w:pPr>
        </w:p>
      </w:tc>
      <w:tc>
        <w:tcPr>
          <w:tcW w:w="1611" w:type="dxa"/>
        </w:tcPr>
        <w:p w14:paraId="4CBBAC45" w14:textId="77777777" w:rsidR="002201F4" w:rsidRPr="0035566C" w:rsidRDefault="002201F4" w:rsidP="001278A7">
          <w:pPr>
            <w:rPr>
              <w:snapToGrid w:val="0"/>
              <w:color w:val="000000"/>
              <w:sz w:val="16"/>
              <w:szCs w:val="16"/>
            </w:rPr>
          </w:pPr>
        </w:p>
      </w:tc>
      <w:tc>
        <w:tcPr>
          <w:tcW w:w="1075" w:type="dxa"/>
        </w:tcPr>
        <w:p w14:paraId="56CCBE83" w14:textId="77777777" w:rsidR="002201F4" w:rsidRPr="0035566C" w:rsidRDefault="002201F4" w:rsidP="001278A7">
          <w:pPr>
            <w:rPr>
              <w:snapToGrid w:val="0"/>
              <w:color w:val="000000"/>
              <w:sz w:val="16"/>
              <w:szCs w:val="16"/>
            </w:rPr>
          </w:pPr>
        </w:p>
      </w:tc>
      <w:tc>
        <w:tcPr>
          <w:tcW w:w="1204" w:type="dxa"/>
        </w:tcPr>
        <w:p w14:paraId="07B59391" w14:textId="77777777" w:rsidR="002201F4" w:rsidRPr="0035566C" w:rsidRDefault="002201F4" w:rsidP="001278A7">
          <w:pPr>
            <w:rPr>
              <w:snapToGrid w:val="0"/>
              <w:color w:val="000000"/>
              <w:sz w:val="16"/>
              <w:szCs w:val="16"/>
            </w:rPr>
          </w:pPr>
        </w:p>
      </w:tc>
      <w:tc>
        <w:tcPr>
          <w:tcW w:w="1393" w:type="dxa"/>
        </w:tcPr>
        <w:p w14:paraId="5BEACB56" w14:textId="77777777" w:rsidR="002201F4" w:rsidRPr="0035566C" w:rsidRDefault="002201F4" w:rsidP="001278A7">
          <w:pPr>
            <w:rPr>
              <w:snapToGrid w:val="0"/>
              <w:color w:val="000000"/>
              <w:sz w:val="16"/>
              <w:szCs w:val="16"/>
            </w:rPr>
          </w:pPr>
        </w:p>
      </w:tc>
      <w:tc>
        <w:tcPr>
          <w:tcW w:w="1493" w:type="dxa"/>
        </w:tcPr>
        <w:p w14:paraId="59877BC8" w14:textId="77777777" w:rsidR="002201F4" w:rsidRPr="0035566C" w:rsidRDefault="002201F4" w:rsidP="001278A7">
          <w:pPr>
            <w:rPr>
              <w:snapToGrid w:val="0"/>
              <w:color w:val="000000"/>
              <w:sz w:val="16"/>
              <w:szCs w:val="16"/>
            </w:rPr>
          </w:pPr>
        </w:p>
      </w:tc>
      <w:tc>
        <w:tcPr>
          <w:tcW w:w="1134" w:type="dxa"/>
          <w:gridSpan w:val="2"/>
        </w:tcPr>
        <w:p w14:paraId="3DA483D2" w14:textId="77777777" w:rsidR="002201F4" w:rsidRPr="0035566C" w:rsidRDefault="002201F4" w:rsidP="001278A7">
          <w:pPr>
            <w:rPr>
              <w:snapToGrid w:val="0"/>
              <w:color w:val="000000"/>
              <w:sz w:val="16"/>
              <w:szCs w:val="16"/>
            </w:rPr>
          </w:pPr>
        </w:p>
      </w:tc>
    </w:tr>
    <w:tr w:rsidR="002201F4" w:rsidRPr="0035566C" w14:paraId="37A7BC1E" w14:textId="77777777" w:rsidTr="00834C8F">
      <w:tc>
        <w:tcPr>
          <w:tcW w:w="626" w:type="dxa"/>
        </w:tcPr>
        <w:p w14:paraId="22E0CF34" w14:textId="77777777" w:rsidR="002201F4" w:rsidRPr="0035566C" w:rsidRDefault="002201F4" w:rsidP="001278A7">
          <w:pPr>
            <w:rPr>
              <w:snapToGrid w:val="0"/>
              <w:color w:val="000000"/>
              <w:sz w:val="16"/>
              <w:szCs w:val="16"/>
            </w:rPr>
          </w:pPr>
        </w:p>
      </w:tc>
      <w:tc>
        <w:tcPr>
          <w:tcW w:w="2237" w:type="dxa"/>
          <w:gridSpan w:val="2"/>
        </w:tcPr>
        <w:p w14:paraId="2579B15E" w14:textId="77777777" w:rsidR="002201F4" w:rsidRPr="0035566C" w:rsidRDefault="002201F4" w:rsidP="001278A7">
          <w:pPr>
            <w:rPr>
              <w:snapToGrid w:val="0"/>
              <w:color w:val="000000"/>
              <w:sz w:val="16"/>
              <w:szCs w:val="16"/>
            </w:rPr>
          </w:pPr>
        </w:p>
      </w:tc>
      <w:tc>
        <w:tcPr>
          <w:tcW w:w="1611" w:type="dxa"/>
        </w:tcPr>
        <w:p w14:paraId="489634D2" w14:textId="77777777" w:rsidR="002201F4" w:rsidRPr="0035566C" w:rsidRDefault="002201F4" w:rsidP="001278A7">
          <w:pPr>
            <w:rPr>
              <w:snapToGrid w:val="0"/>
              <w:color w:val="000000"/>
              <w:sz w:val="16"/>
              <w:szCs w:val="16"/>
            </w:rPr>
          </w:pPr>
        </w:p>
      </w:tc>
      <w:tc>
        <w:tcPr>
          <w:tcW w:w="1075" w:type="dxa"/>
        </w:tcPr>
        <w:p w14:paraId="457535AE" w14:textId="77777777" w:rsidR="002201F4" w:rsidRPr="0035566C" w:rsidRDefault="002201F4" w:rsidP="001278A7">
          <w:pPr>
            <w:rPr>
              <w:snapToGrid w:val="0"/>
              <w:color w:val="000000"/>
              <w:sz w:val="16"/>
              <w:szCs w:val="16"/>
            </w:rPr>
          </w:pPr>
        </w:p>
      </w:tc>
      <w:tc>
        <w:tcPr>
          <w:tcW w:w="1204" w:type="dxa"/>
        </w:tcPr>
        <w:p w14:paraId="3C992270" w14:textId="77777777" w:rsidR="002201F4" w:rsidRPr="0035566C" w:rsidRDefault="002201F4" w:rsidP="001278A7">
          <w:pPr>
            <w:rPr>
              <w:snapToGrid w:val="0"/>
              <w:color w:val="000000"/>
              <w:sz w:val="16"/>
              <w:szCs w:val="16"/>
            </w:rPr>
          </w:pPr>
        </w:p>
      </w:tc>
      <w:tc>
        <w:tcPr>
          <w:tcW w:w="1393" w:type="dxa"/>
        </w:tcPr>
        <w:p w14:paraId="59CAEE70" w14:textId="77777777" w:rsidR="002201F4" w:rsidRPr="0035566C" w:rsidRDefault="002201F4" w:rsidP="001278A7">
          <w:pPr>
            <w:rPr>
              <w:snapToGrid w:val="0"/>
              <w:color w:val="000000"/>
              <w:sz w:val="16"/>
              <w:szCs w:val="16"/>
            </w:rPr>
          </w:pPr>
        </w:p>
      </w:tc>
      <w:tc>
        <w:tcPr>
          <w:tcW w:w="1493" w:type="dxa"/>
        </w:tcPr>
        <w:p w14:paraId="592A3107" w14:textId="77777777" w:rsidR="002201F4" w:rsidRPr="0035566C" w:rsidRDefault="002201F4" w:rsidP="001278A7">
          <w:pPr>
            <w:rPr>
              <w:snapToGrid w:val="0"/>
              <w:color w:val="000000"/>
              <w:sz w:val="16"/>
              <w:szCs w:val="16"/>
            </w:rPr>
          </w:pPr>
        </w:p>
      </w:tc>
      <w:tc>
        <w:tcPr>
          <w:tcW w:w="1134" w:type="dxa"/>
          <w:gridSpan w:val="2"/>
        </w:tcPr>
        <w:p w14:paraId="42A7BA6D" w14:textId="77777777" w:rsidR="002201F4" w:rsidRPr="0035566C" w:rsidRDefault="002201F4" w:rsidP="001278A7">
          <w:pPr>
            <w:rPr>
              <w:snapToGrid w:val="0"/>
              <w:color w:val="000000"/>
              <w:sz w:val="16"/>
              <w:szCs w:val="16"/>
            </w:rPr>
          </w:pPr>
        </w:p>
      </w:tc>
    </w:tr>
    <w:tr w:rsidR="002201F4" w:rsidRPr="0035566C" w14:paraId="34496664" w14:textId="77777777" w:rsidTr="00834C8F">
      <w:tc>
        <w:tcPr>
          <w:tcW w:w="626" w:type="dxa"/>
        </w:tcPr>
        <w:p w14:paraId="38E8A08B" w14:textId="77777777" w:rsidR="002201F4" w:rsidRPr="0035566C" w:rsidRDefault="002201F4" w:rsidP="001278A7">
          <w:pPr>
            <w:rPr>
              <w:snapToGrid w:val="0"/>
              <w:color w:val="000000"/>
              <w:sz w:val="16"/>
              <w:szCs w:val="16"/>
            </w:rPr>
          </w:pPr>
        </w:p>
      </w:tc>
      <w:tc>
        <w:tcPr>
          <w:tcW w:w="2237" w:type="dxa"/>
          <w:gridSpan w:val="2"/>
        </w:tcPr>
        <w:p w14:paraId="4F63BF93" w14:textId="77777777" w:rsidR="002201F4" w:rsidRPr="0035566C" w:rsidRDefault="002201F4" w:rsidP="001278A7">
          <w:pPr>
            <w:rPr>
              <w:snapToGrid w:val="0"/>
              <w:color w:val="000000"/>
              <w:sz w:val="16"/>
              <w:szCs w:val="16"/>
            </w:rPr>
          </w:pPr>
        </w:p>
      </w:tc>
      <w:tc>
        <w:tcPr>
          <w:tcW w:w="1611" w:type="dxa"/>
        </w:tcPr>
        <w:p w14:paraId="40B94464" w14:textId="77777777" w:rsidR="002201F4" w:rsidRPr="0035566C" w:rsidRDefault="002201F4" w:rsidP="001278A7">
          <w:pPr>
            <w:rPr>
              <w:snapToGrid w:val="0"/>
              <w:color w:val="000000"/>
              <w:sz w:val="16"/>
              <w:szCs w:val="16"/>
            </w:rPr>
          </w:pPr>
        </w:p>
      </w:tc>
      <w:tc>
        <w:tcPr>
          <w:tcW w:w="1075" w:type="dxa"/>
        </w:tcPr>
        <w:p w14:paraId="1E818FF0" w14:textId="77777777" w:rsidR="002201F4" w:rsidRPr="0035566C" w:rsidRDefault="002201F4" w:rsidP="001278A7">
          <w:pPr>
            <w:rPr>
              <w:snapToGrid w:val="0"/>
              <w:color w:val="000000"/>
              <w:sz w:val="16"/>
              <w:szCs w:val="16"/>
            </w:rPr>
          </w:pPr>
        </w:p>
      </w:tc>
      <w:tc>
        <w:tcPr>
          <w:tcW w:w="1204" w:type="dxa"/>
        </w:tcPr>
        <w:p w14:paraId="6B7BBB55" w14:textId="77777777" w:rsidR="002201F4" w:rsidRPr="0035566C" w:rsidRDefault="002201F4" w:rsidP="001278A7">
          <w:pPr>
            <w:rPr>
              <w:snapToGrid w:val="0"/>
              <w:color w:val="000000"/>
              <w:sz w:val="16"/>
              <w:szCs w:val="16"/>
            </w:rPr>
          </w:pPr>
        </w:p>
      </w:tc>
      <w:tc>
        <w:tcPr>
          <w:tcW w:w="1393" w:type="dxa"/>
        </w:tcPr>
        <w:p w14:paraId="04CEA138" w14:textId="77777777" w:rsidR="002201F4" w:rsidRPr="0035566C" w:rsidRDefault="002201F4" w:rsidP="001278A7">
          <w:pPr>
            <w:rPr>
              <w:snapToGrid w:val="0"/>
              <w:color w:val="000000"/>
              <w:sz w:val="16"/>
              <w:szCs w:val="16"/>
            </w:rPr>
          </w:pPr>
        </w:p>
      </w:tc>
      <w:tc>
        <w:tcPr>
          <w:tcW w:w="1493" w:type="dxa"/>
        </w:tcPr>
        <w:p w14:paraId="060BA635" w14:textId="77777777" w:rsidR="002201F4" w:rsidRPr="0035566C" w:rsidRDefault="002201F4" w:rsidP="001278A7">
          <w:pPr>
            <w:rPr>
              <w:snapToGrid w:val="0"/>
              <w:color w:val="000000"/>
              <w:sz w:val="16"/>
              <w:szCs w:val="16"/>
            </w:rPr>
          </w:pPr>
        </w:p>
      </w:tc>
      <w:tc>
        <w:tcPr>
          <w:tcW w:w="1134" w:type="dxa"/>
          <w:gridSpan w:val="2"/>
        </w:tcPr>
        <w:p w14:paraId="07F3EFF6" w14:textId="77777777" w:rsidR="002201F4" w:rsidRPr="0035566C" w:rsidRDefault="002201F4" w:rsidP="001278A7">
          <w:pPr>
            <w:rPr>
              <w:snapToGrid w:val="0"/>
              <w:color w:val="000000"/>
              <w:sz w:val="16"/>
              <w:szCs w:val="16"/>
            </w:rPr>
          </w:pPr>
        </w:p>
      </w:tc>
    </w:tr>
    <w:tr w:rsidR="002201F4" w:rsidRPr="0035566C" w14:paraId="0276EA44" w14:textId="77777777" w:rsidTr="00834C8F">
      <w:tc>
        <w:tcPr>
          <w:tcW w:w="626" w:type="dxa"/>
        </w:tcPr>
        <w:p w14:paraId="7EE9E2BD" w14:textId="77777777" w:rsidR="002201F4" w:rsidRPr="0035566C" w:rsidRDefault="002201F4" w:rsidP="006B6474">
          <w:pPr>
            <w:rPr>
              <w:snapToGrid w:val="0"/>
              <w:color w:val="000000"/>
              <w:sz w:val="16"/>
              <w:szCs w:val="16"/>
            </w:rPr>
          </w:pPr>
        </w:p>
      </w:tc>
      <w:tc>
        <w:tcPr>
          <w:tcW w:w="2237" w:type="dxa"/>
          <w:gridSpan w:val="2"/>
        </w:tcPr>
        <w:p w14:paraId="6DAC79BF" w14:textId="77777777" w:rsidR="002201F4" w:rsidRPr="0035566C" w:rsidRDefault="002201F4" w:rsidP="006B6474">
          <w:pPr>
            <w:rPr>
              <w:snapToGrid w:val="0"/>
              <w:color w:val="000000"/>
              <w:sz w:val="16"/>
              <w:szCs w:val="16"/>
            </w:rPr>
          </w:pPr>
        </w:p>
      </w:tc>
      <w:tc>
        <w:tcPr>
          <w:tcW w:w="1611" w:type="dxa"/>
        </w:tcPr>
        <w:p w14:paraId="0CC795CB" w14:textId="77777777" w:rsidR="002201F4" w:rsidRPr="0035566C" w:rsidRDefault="002201F4" w:rsidP="006B6474">
          <w:pPr>
            <w:rPr>
              <w:snapToGrid w:val="0"/>
              <w:color w:val="000000"/>
              <w:sz w:val="16"/>
              <w:szCs w:val="16"/>
            </w:rPr>
          </w:pPr>
        </w:p>
      </w:tc>
      <w:tc>
        <w:tcPr>
          <w:tcW w:w="1075" w:type="dxa"/>
        </w:tcPr>
        <w:p w14:paraId="5FCA3488" w14:textId="77777777" w:rsidR="002201F4" w:rsidRPr="0035566C" w:rsidRDefault="002201F4" w:rsidP="006B6474">
          <w:pPr>
            <w:rPr>
              <w:snapToGrid w:val="0"/>
              <w:color w:val="000000"/>
              <w:sz w:val="16"/>
              <w:szCs w:val="16"/>
            </w:rPr>
          </w:pPr>
        </w:p>
      </w:tc>
      <w:tc>
        <w:tcPr>
          <w:tcW w:w="1204" w:type="dxa"/>
        </w:tcPr>
        <w:p w14:paraId="6B4E308D" w14:textId="77777777" w:rsidR="002201F4" w:rsidRPr="0035566C" w:rsidRDefault="002201F4" w:rsidP="006B6474">
          <w:pPr>
            <w:rPr>
              <w:snapToGrid w:val="0"/>
              <w:color w:val="000000"/>
              <w:sz w:val="16"/>
              <w:szCs w:val="16"/>
            </w:rPr>
          </w:pPr>
        </w:p>
      </w:tc>
      <w:tc>
        <w:tcPr>
          <w:tcW w:w="1393" w:type="dxa"/>
        </w:tcPr>
        <w:p w14:paraId="31A987AF" w14:textId="77777777" w:rsidR="002201F4" w:rsidRPr="0035566C" w:rsidRDefault="002201F4" w:rsidP="006B6474">
          <w:pPr>
            <w:rPr>
              <w:snapToGrid w:val="0"/>
              <w:color w:val="000000"/>
              <w:sz w:val="16"/>
              <w:szCs w:val="16"/>
            </w:rPr>
          </w:pPr>
        </w:p>
      </w:tc>
      <w:tc>
        <w:tcPr>
          <w:tcW w:w="1493" w:type="dxa"/>
        </w:tcPr>
        <w:p w14:paraId="4FC72528" w14:textId="77777777" w:rsidR="002201F4" w:rsidRPr="0035566C" w:rsidRDefault="002201F4" w:rsidP="006B6474">
          <w:pPr>
            <w:rPr>
              <w:snapToGrid w:val="0"/>
              <w:color w:val="000000"/>
              <w:sz w:val="16"/>
              <w:szCs w:val="16"/>
            </w:rPr>
          </w:pPr>
        </w:p>
      </w:tc>
      <w:tc>
        <w:tcPr>
          <w:tcW w:w="1134" w:type="dxa"/>
          <w:gridSpan w:val="2"/>
        </w:tcPr>
        <w:p w14:paraId="25E94E8B" w14:textId="77777777" w:rsidR="002201F4" w:rsidRPr="0035566C" w:rsidRDefault="002201F4" w:rsidP="006B6474">
          <w:pPr>
            <w:rPr>
              <w:snapToGrid w:val="0"/>
              <w:color w:val="000000"/>
              <w:sz w:val="16"/>
              <w:szCs w:val="16"/>
            </w:rPr>
          </w:pPr>
        </w:p>
      </w:tc>
    </w:tr>
    <w:tr w:rsidR="002201F4" w:rsidRPr="0035566C" w14:paraId="0B5AAB63" w14:textId="77777777" w:rsidTr="00834C8F">
      <w:tc>
        <w:tcPr>
          <w:tcW w:w="626" w:type="dxa"/>
        </w:tcPr>
        <w:p w14:paraId="2705D5EC" w14:textId="77777777" w:rsidR="002201F4" w:rsidRPr="0035566C" w:rsidRDefault="002201F4" w:rsidP="006B6474">
          <w:pPr>
            <w:rPr>
              <w:snapToGrid w:val="0"/>
              <w:color w:val="000000"/>
              <w:sz w:val="16"/>
              <w:szCs w:val="16"/>
            </w:rPr>
          </w:pPr>
        </w:p>
      </w:tc>
      <w:tc>
        <w:tcPr>
          <w:tcW w:w="2237" w:type="dxa"/>
          <w:gridSpan w:val="2"/>
        </w:tcPr>
        <w:p w14:paraId="25EC8073" w14:textId="77777777" w:rsidR="002201F4" w:rsidRPr="0035566C" w:rsidRDefault="002201F4" w:rsidP="006B6474">
          <w:pPr>
            <w:rPr>
              <w:snapToGrid w:val="0"/>
              <w:color w:val="000000"/>
              <w:sz w:val="16"/>
              <w:szCs w:val="16"/>
            </w:rPr>
          </w:pPr>
        </w:p>
      </w:tc>
      <w:tc>
        <w:tcPr>
          <w:tcW w:w="1611" w:type="dxa"/>
        </w:tcPr>
        <w:p w14:paraId="7D0891B7" w14:textId="77777777" w:rsidR="002201F4" w:rsidRPr="0035566C" w:rsidRDefault="002201F4" w:rsidP="006B6474">
          <w:pPr>
            <w:rPr>
              <w:snapToGrid w:val="0"/>
              <w:color w:val="000000"/>
              <w:sz w:val="16"/>
              <w:szCs w:val="16"/>
            </w:rPr>
          </w:pPr>
        </w:p>
      </w:tc>
      <w:tc>
        <w:tcPr>
          <w:tcW w:w="1075" w:type="dxa"/>
        </w:tcPr>
        <w:p w14:paraId="4CCB26CB" w14:textId="77777777" w:rsidR="002201F4" w:rsidRPr="0035566C" w:rsidRDefault="002201F4" w:rsidP="006B6474">
          <w:pPr>
            <w:rPr>
              <w:snapToGrid w:val="0"/>
              <w:color w:val="000000"/>
              <w:sz w:val="16"/>
              <w:szCs w:val="16"/>
            </w:rPr>
          </w:pPr>
        </w:p>
      </w:tc>
      <w:tc>
        <w:tcPr>
          <w:tcW w:w="1204" w:type="dxa"/>
        </w:tcPr>
        <w:p w14:paraId="289C29C4" w14:textId="77777777" w:rsidR="002201F4" w:rsidRPr="0035566C" w:rsidRDefault="002201F4" w:rsidP="006B6474">
          <w:pPr>
            <w:rPr>
              <w:snapToGrid w:val="0"/>
              <w:color w:val="000000"/>
              <w:sz w:val="16"/>
              <w:szCs w:val="16"/>
            </w:rPr>
          </w:pPr>
        </w:p>
      </w:tc>
      <w:tc>
        <w:tcPr>
          <w:tcW w:w="1393" w:type="dxa"/>
        </w:tcPr>
        <w:p w14:paraId="09FB0CE3" w14:textId="77777777" w:rsidR="002201F4" w:rsidRPr="0035566C" w:rsidRDefault="002201F4" w:rsidP="006B6474">
          <w:pPr>
            <w:rPr>
              <w:snapToGrid w:val="0"/>
              <w:color w:val="000000"/>
              <w:sz w:val="16"/>
              <w:szCs w:val="16"/>
            </w:rPr>
          </w:pPr>
        </w:p>
      </w:tc>
      <w:tc>
        <w:tcPr>
          <w:tcW w:w="1493" w:type="dxa"/>
        </w:tcPr>
        <w:p w14:paraId="7F2A1B48" w14:textId="77777777" w:rsidR="002201F4" w:rsidRPr="0035566C" w:rsidRDefault="002201F4" w:rsidP="006B6474">
          <w:pPr>
            <w:rPr>
              <w:snapToGrid w:val="0"/>
              <w:color w:val="000000"/>
              <w:sz w:val="16"/>
              <w:szCs w:val="16"/>
            </w:rPr>
          </w:pPr>
        </w:p>
      </w:tc>
      <w:tc>
        <w:tcPr>
          <w:tcW w:w="1134" w:type="dxa"/>
          <w:gridSpan w:val="2"/>
        </w:tcPr>
        <w:p w14:paraId="0D65898D" w14:textId="77777777" w:rsidR="002201F4" w:rsidRPr="0035566C" w:rsidRDefault="002201F4" w:rsidP="006B6474">
          <w:pPr>
            <w:rPr>
              <w:snapToGrid w:val="0"/>
              <w:color w:val="000000"/>
              <w:sz w:val="16"/>
              <w:szCs w:val="16"/>
            </w:rPr>
          </w:pPr>
        </w:p>
      </w:tc>
    </w:tr>
    <w:tr w:rsidR="002201F4" w:rsidRPr="0035566C" w14:paraId="55D000A5" w14:textId="77777777" w:rsidTr="00834C8F">
      <w:tc>
        <w:tcPr>
          <w:tcW w:w="626" w:type="dxa"/>
        </w:tcPr>
        <w:p w14:paraId="306D9B2E" w14:textId="77777777" w:rsidR="002201F4" w:rsidRPr="0035566C" w:rsidRDefault="002201F4" w:rsidP="00315C48">
          <w:pPr>
            <w:rPr>
              <w:snapToGrid w:val="0"/>
              <w:color w:val="000000"/>
              <w:sz w:val="16"/>
              <w:szCs w:val="16"/>
            </w:rPr>
          </w:pPr>
        </w:p>
      </w:tc>
      <w:tc>
        <w:tcPr>
          <w:tcW w:w="2237" w:type="dxa"/>
          <w:gridSpan w:val="2"/>
        </w:tcPr>
        <w:p w14:paraId="77E6FF9C" w14:textId="77777777" w:rsidR="002201F4" w:rsidRPr="0035566C" w:rsidRDefault="002201F4" w:rsidP="00315C48">
          <w:pPr>
            <w:rPr>
              <w:snapToGrid w:val="0"/>
              <w:color w:val="000000"/>
              <w:sz w:val="16"/>
              <w:szCs w:val="16"/>
            </w:rPr>
          </w:pPr>
        </w:p>
      </w:tc>
      <w:tc>
        <w:tcPr>
          <w:tcW w:w="1611" w:type="dxa"/>
        </w:tcPr>
        <w:p w14:paraId="73E903F2" w14:textId="77777777" w:rsidR="002201F4" w:rsidRPr="0035566C" w:rsidRDefault="002201F4" w:rsidP="00315C48">
          <w:pPr>
            <w:rPr>
              <w:snapToGrid w:val="0"/>
              <w:color w:val="000000"/>
              <w:sz w:val="16"/>
              <w:szCs w:val="16"/>
            </w:rPr>
          </w:pPr>
        </w:p>
      </w:tc>
      <w:tc>
        <w:tcPr>
          <w:tcW w:w="1075" w:type="dxa"/>
        </w:tcPr>
        <w:p w14:paraId="4D4959EB" w14:textId="77777777" w:rsidR="002201F4" w:rsidRPr="0035566C" w:rsidRDefault="002201F4" w:rsidP="00315C48">
          <w:pPr>
            <w:rPr>
              <w:snapToGrid w:val="0"/>
              <w:color w:val="000000"/>
              <w:sz w:val="16"/>
              <w:szCs w:val="16"/>
            </w:rPr>
          </w:pPr>
        </w:p>
      </w:tc>
      <w:tc>
        <w:tcPr>
          <w:tcW w:w="1204" w:type="dxa"/>
        </w:tcPr>
        <w:p w14:paraId="120B61B8" w14:textId="77777777" w:rsidR="002201F4" w:rsidRPr="0035566C" w:rsidRDefault="002201F4" w:rsidP="00315C48">
          <w:pPr>
            <w:rPr>
              <w:snapToGrid w:val="0"/>
              <w:color w:val="000000"/>
              <w:sz w:val="16"/>
              <w:szCs w:val="16"/>
            </w:rPr>
          </w:pPr>
        </w:p>
      </w:tc>
      <w:tc>
        <w:tcPr>
          <w:tcW w:w="1393" w:type="dxa"/>
        </w:tcPr>
        <w:p w14:paraId="59B07F0C" w14:textId="77777777" w:rsidR="002201F4" w:rsidRPr="0035566C" w:rsidRDefault="002201F4" w:rsidP="00315C48">
          <w:pPr>
            <w:rPr>
              <w:snapToGrid w:val="0"/>
              <w:color w:val="000000"/>
              <w:sz w:val="16"/>
              <w:szCs w:val="16"/>
            </w:rPr>
          </w:pPr>
        </w:p>
      </w:tc>
      <w:tc>
        <w:tcPr>
          <w:tcW w:w="1493" w:type="dxa"/>
        </w:tcPr>
        <w:p w14:paraId="6306D9D5" w14:textId="77777777" w:rsidR="002201F4" w:rsidRPr="0035566C" w:rsidRDefault="002201F4" w:rsidP="00315C48">
          <w:pPr>
            <w:rPr>
              <w:snapToGrid w:val="0"/>
              <w:color w:val="000000"/>
              <w:sz w:val="16"/>
              <w:szCs w:val="16"/>
            </w:rPr>
          </w:pPr>
        </w:p>
      </w:tc>
      <w:tc>
        <w:tcPr>
          <w:tcW w:w="1134" w:type="dxa"/>
          <w:gridSpan w:val="2"/>
        </w:tcPr>
        <w:p w14:paraId="18DF9E7E" w14:textId="77777777" w:rsidR="002201F4" w:rsidRPr="0035566C" w:rsidRDefault="002201F4" w:rsidP="00315C48">
          <w:pPr>
            <w:rPr>
              <w:snapToGrid w:val="0"/>
              <w:color w:val="000000"/>
              <w:sz w:val="16"/>
              <w:szCs w:val="16"/>
            </w:rPr>
          </w:pPr>
        </w:p>
      </w:tc>
    </w:tr>
    <w:tr w:rsidR="002201F4" w:rsidRPr="0035566C" w14:paraId="17EFB368" w14:textId="77777777" w:rsidTr="00834C8F">
      <w:tc>
        <w:tcPr>
          <w:tcW w:w="626" w:type="dxa"/>
          <w:tcBorders>
            <w:bottom w:val="single" w:sz="8" w:space="0" w:color="auto"/>
          </w:tcBorders>
        </w:tcPr>
        <w:p w14:paraId="27B58E9D" w14:textId="77777777" w:rsidR="002201F4" w:rsidRPr="0035566C" w:rsidRDefault="002201F4" w:rsidP="00315C48">
          <w:pPr>
            <w:rPr>
              <w:snapToGrid w:val="0"/>
              <w:color w:val="000000"/>
              <w:sz w:val="16"/>
              <w:szCs w:val="16"/>
            </w:rPr>
          </w:pPr>
          <w:r>
            <w:rPr>
              <w:snapToGrid w:val="0"/>
              <w:color w:val="000000"/>
              <w:sz w:val="16"/>
              <w:szCs w:val="16"/>
            </w:rPr>
            <w:t>A01</w:t>
          </w:r>
        </w:p>
      </w:tc>
      <w:tc>
        <w:tcPr>
          <w:tcW w:w="2237" w:type="dxa"/>
          <w:gridSpan w:val="2"/>
          <w:tcBorders>
            <w:bottom w:val="single" w:sz="8" w:space="0" w:color="auto"/>
          </w:tcBorders>
        </w:tcPr>
        <w:p w14:paraId="7B2CDA40" w14:textId="77777777" w:rsidR="002201F4" w:rsidRPr="0035566C" w:rsidRDefault="002201F4" w:rsidP="00315C48">
          <w:pPr>
            <w:rPr>
              <w:snapToGrid w:val="0"/>
              <w:color w:val="000000"/>
              <w:sz w:val="16"/>
              <w:szCs w:val="16"/>
            </w:rPr>
          </w:pPr>
          <w:r>
            <w:rPr>
              <w:snapToGrid w:val="0"/>
              <w:color w:val="000000"/>
              <w:sz w:val="16"/>
              <w:szCs w:val="16"/>
            </w:rPr>
            <w:t>Issued for Review</w:t>
          </w:r>
        </w:p>
      </w:tc>
      <w:tc>
        <w:tcPr>
          <w:tcW w:w="1611" w:type="dxa"/>
          <w:tcBorders>
            <w:bottom w:val="single" w:sz="8" w:space="0" w:color="auto"/>
          </w:tcBorders>
        </w:tcPr>
        <w:p w14:paraId="02BDB274" w14:textId="77777777" w:rsidR="002201F4" w:rsidRPr="0035566C" w:rsidRDefault="003A4B71" w:rsidP="002201F4">
          <w:pPr>
            <w:rPr>
              <w:snapToGrid w:val="0"/>
              <w:color w:val="000000"/>
              <w:sz w:val="16"/>
              <w:szCs w:val="16"/>
            </w:rPr>
          </w:pPr>
          <w:r>
            <w:rPr>
              <w:snapToGrid w:val="0"/>
              <w:color w:val="000000"/>
              <w:sz w:val="16"/>
              <w:szCs w:val="16"/>
            </w:rPr>
            <w:t>29</w:t>
          </w:r>
          <w:r w:rsidR="002201F4">
            <w:rPr>
              <w:snapToGrid w:val="0"/>
              <w:color w:val="000000"/>
              <w:sz w:val="16"/>
              <w:szCs w:val="16"/>
            </w:rPr>
            <w:t xml:space="preserve"> - january-2026</w:t>
          </w:r>
        </w:p>
      </w:tc>
      <w:tc>
        <w:tcPr>
          <w:tcW w:w="1075" w:type="dxa"/>
          <w:tcBorders>
            <w:bottom w:val="single" w:sz="8" w:space="0" w:color="auto"/>
          </w:tcBorders>
        </w:tcPr>
        <w:p w14:paraId="4273C084" w14:textId="77777777" w:rsidR="002201F4" w:rsidRPr="004552B1" w:rsidRDefault="002201F4" w:rsidP="00315C48">
          <w:pPr>
            <w:rPr>
              <w:snapToGrid w:val="0"/>
              <w:color w:val="000000"/>
              <w:sz w:val="16"/>
              <w:szCs w:val="16"/>
            </w:rPr>
          </w:pPr>
          <w:r>
            <w:rPr>
              <w:snapToGrid w:val="0"/>
              <w:color w:val="000000"/>
              <w:sz w:val="16"/>
              <w:szCs w:val="16"/>
            </w:rPr>
            <w:t>L. bonder</w:t>
          </w:r>
        </w:p>
      </w:tc>
      <w:tc>
        <w:tcPr>
          <w:tcW w:w="1204" w:type="dxa"/>
          <w:tcBorders>
            <w:bottom w:val="single" w:sz="8" w:space="0" w:color="auto"/>
          </w:tcBorders>
        </w:tcPr>
        <w:p w14:paraId="6DAD6085" w14:textId="77777777" w:rsidR="002201F4" w:rsidRPr="004552B1" w:rsidRDefault="002201F4" w:rsidP="00315C48">
          <w:pPr>
            <w:rPr>
              <w:snapToGrid w:val="0"/>
              <w:color w:val="000000"/>
              <w:sz w:val="16"/>
              <w:szCs w:val="16"/>
            </w:rPr>
          </w:pPr>
        </w:p>
      </w:tc>
      <w:tc>
        <w:tcPr>
          <w:tcW w:w="1393" w:type="dxa"/>
          <w:tcBorders>
            <w:bottom w:val="single" w:sz="8" w:space="0" w:color="auto"/>
          </w:tcBorders>
        </w:tcPr>
        <w:p w14:paraId="2F5CB39F" w14:textId="77777777" w:rsidR="002201F4" w:rsidRPr="004552B1" w:rsidRDefault="002201F4" w:rsidP="002201F4">
          <w:pPr>
            <w:rPr>
              <w:snapToGrid w:val="0"/>
              <w:color w:val="000000"/>
              <w:sz w:val="16"/>
              <w:szCs w:val="16"/>
            </w:rPr>
          </w:pPr>
        </w:p>
      </w:tc>
      <w:tc>
        <w:tcPr>
          <w:tcW w:w="1493" w:type="dxa"/>
          <w:tcBorders>
            <w:bottom w:val="single" w:sz="8" w:space="0" w:color="auto"/>
          </w:tcBorders>
        </w:tcPr>
        <w:p w14:paraId="1263A46B" w14:textId="77777777" w:rsidR="002201F4" w:rsidRPr="004552B1" w:rsidRDefault="002201F4" w:rsidP="00315C48">
          <w:pPr>
            <w:rPr>
              <w:snapToGrid w:val="0"/>
              <w:color w:val="000000"/>
              <w:sz w:val="16"/>
              <w:szCs w:val="16"/>
            </w:rPr>
          </w:pPr>
        </w:p>
      </w:tc>
      <w:tc>
        <w:tcPr>
          <w:tcW w:w="1134" w:type="dxa"/>
          <w:gridSpan w:val="2"/>
          <w:tcBorders>
            <w:bottom w:val="single" w:sz="8" w:space="0" w:color="auto"/>
          </w:tcBorders>
        </w:tcPr>
        <w:p w14:paraId="13A7658E" w14:textId="77777777" w:rsidR="002201F4" w:rsidRPr="0035566C" w:rsidRDefault="002201F4" w:rsidP="00315C48">
          <w:pPr>
            <w:rPr>
              <w:snapToGrid w:val="0"/>
              <w:color w:val="000000"/>
              <w:sz w:val="16"/>
              <w:szCs w:val="16"/>
            </w:rPr>
          </w:pPr>
        </w:p>
      </w:tc>
    </w:tr>
    <w:tr w:rsidR="002201F4" w:rsidRPr="0035566C" w14:paraId="77EFA4E3" w14:textId="77777777" w:rsidTr="00834C8F">
      <w:tc>
        <w:tcPr>
          <w:tcW w:w="626" w:type="dxa"/>
          <w:tcBorders>
            <w:bottom w:val="single" w:sz="8" w:space="0" w:color="auto"/>
          </w:tcBorders>
          <w:shd w:val="clear" w:color="auto" w:fill="E6E6E6"/>
          <w:vAlign w:val="center"/>
        </w:tcPr>
        <w:p w14:paraId="61C266CF" w14:textId="77777777" w:rsidR="002201F4" w:rsidRPr="0035566C" w:rsidRDefault="002201F4" w:rsidP="00315C48">
          <w:pPr>
            <w:rPr>
              <w:snapToGrid w:val="0"/>
              <w:color w:val="000000"/>
              <w:sz w:val="16"/>
              <w:szCs w:val="16"/>
            </w:rPr>
          </w:pPr>
          <w:r w:rsidRPr="0035566C">
            <w:rPr>
              <w:snapToGrid w:val="0"/>
              <w:color w:val="000000"/>
              <w:sz w:val="16"/>
              <w:szCs w:val="16"/>
            </w:rPr>
            <w:t>Rev</w:t>
          </w:r>
        </w:p>
      </w:tc>
      <w:tc>
        <w:tcPr>
          <w:tcW w:w="2237" w:type="dxa"/>
          <w:gridSpan w:val="2"/>
          <w:tcBorders>
            <w:bottom w:val="single" w:sz="8" w:space="0" w:color="auto"/>
          </w:tcBorders>
          <w:shd w:val="clear" w:color="auto" w:fill="E6E6E6"/>
          <w:vAlign w:val="center"/>
        </w:tcPr>
        <w:p w14:paraId="79EEFEB8" w14:textId="77777777" w:rsidR="002201F4" w:rsidRPr="0035566C" w:rsidRDefault="002201F4" w:rsidP="00315C48">
          <w:pPr>
            <w:rPr>
              <w:snapToGrid w:val="0"/>
              <w:color w:val="000000"/>
              <w:sz w:val="16"/>
              <w:szCs w:val="16"/>
            </w:rPr>
          </w:pPr>
          <w:r w:rsidRPr="0035566C">
            <w:rPr>
              <w:snapToGrid w:val="0"/>
              <w:color w:val="000000"/>
              <w:sz w:val="16"/>
              <w:szCs w:val="16"/>
            </w:rPr>
            <w:t>Reason for Issue</w:t>
          </w:r>
        </w:p>
      </w:tc>
      <w:tc>
        <w:tcPr>
          <w:tcW w:w="1611" w:type="dxa"/>
          <w:tcBorders>
            <w:bottom w:val="single" w:sz="8" w:space="0" w:color="auto"/>
          </w:tcBorders>
          <w:shd w:val="clear" w:color="auto" w:fill="E6E6E6"/>
          <w:vAlign w:val="center"/>
        </w:tcPr>
        <w:p w14:paraId="60AECBC8" w14:textId="77777777" w:rsidR="002201F4" w:rsidRPr="0035566C" w:rsidRDefault="002201F4" w:rsidP="00315C48">
          <w:pPr>
            <w:rPr>
              <w:snapToGrid w:val="0"/>
              <w:color w:val="000000"/>
              <w:sz w:val="16"/>
              <w:szCs w:val="16"/>
            </w:rPr>
          </w:pPr>
          <w:r>
            <w:rPr>
              <w:snapToGrid w:val="0"/>
              <w:color w:val="000000"/>
              <w:sz w:val="16"/>
              <w:szCs w:val="16"/>
            </w:rPr>
            <w:t>Date</w:t>
          </w:r>
        </w:p>
      </w:tc>
      <w:tc>
        <w:tcPr>
          <w:tcW w:w="1075" w:type="dxa"/>
          <w:tcBorders>
            <w:bottom w:val="single" w:sz="8" w:space="0" w:color="auto"/>
          </w:tcBorders>
          <w:shd w:val="clear" w:color="auto" w:fill="E6E6E6"/>
          <w:vAlign w:val="center"/>
        </w:tcPr>
        <w:p w14:paraId="2CCCAA13" w14:textId="77777777" w:rsidR="002201F4" w:rsidRPr="0035566C" w:rsidRDefault="002201F4" w:rsidP="00315C48">
          <w:pPr>
            <w:rPr>
              <w:snapToGrid w:val="0"/>
              <w:color w:val="000000"/>
              <w:sz w:val="16"/>
              <w:szCs w:val="16"/>
            </w:rPr>
          </w:pPr>
          <w:r>
            <w:rPr>
              <w:snapToGrid w:val="0"/>
              <w:color w:val="000000"/>
              <w:sz w:val="16"/>
              <w:szCs w:val="16"/>
            </w:rPr>
            <w:t>Author</w:t>
          </w:r>
        </w:p>
      </w:tc>
      <w:tc>
        <w:tcPr>
          <w:tcW w:w="1204" w:type="dxa"/>
          <w:tcBorders>
            <w:bottom w:val="single" w:sz="8" w:space="0" w:color="auto"/>
          </w:tcBorders>
          <w:shd w:val="clear" w:color="auto" w:fill="E6E6E6"/>
          <w:vAlign w:val="center"/>
        </w:tcPr>
        <w:p w14:paraId="42A55C64" w14:textId="77777777" w:rsidR="002201F4" w:rsidRPr="0035566C" w:rsidRDefault="002201F4" w:rsidP="00315C48">
          <w:pPr>
            <w:rPr>
              <w:snapToGrid w:val="0"/>
              <w:color w:val="000000"/>
              <w:sz w:val="16"/>
              <w:szCs w:val="16"/>
            </w:rPr>
          </w:pPr>
          <w:r>
            <w:rPr>
              <w:snapToGrid w:val="0"/>
              <w:color w:val="000000"/>
              <w:sz w:val="16"/>
              <w:szCs w:val="16"/>
            </w:rPr>
            <w:t>Checker</w:t>
          </w:r>
        </w:p>
      </w:tc>
      <w:tc>
        <w:tcPr>
          <w:tcW w:w="1393" w:type="dxa"/>
          <w:tcBorders>
            <w:bottom w:val="single" w:sz="8" w:space="0" w:color="auto"/>
          </w:tcBorders>
          <w:shd w:val="clear" w:color="auto" w:fill="E6E6E6"/>
          <w:vAlign w:val="center"/>
        </w:tcPr>
        <w:p w14:paraId="5CD638BA" w14:textId="77777777" w:rsidR="002201F4" w:rsidRPr="0035566C" w:rsidRDefault="002201F4" w:rsidP="00315C48">
          <w:pPr>
            <w:rPr>
              <w:snapToGrid w:val="0"/>
              <w:color w:val="000000"/>
              <w:sz w:val="16"/>
              <w:szCs w:val="16"/>
            </w:rPr>
          </w:pPr>
          <w:r>
            <w:rPr>
              <w:snapToGrid w:val="0"/>
              <w:color w:val="000000"/>
              <w:sz w:val="16"/>
              <w:szCs w:val="16"/>
            </w:rPr>
            <w:t>Approver  Contractor</w:t>
          </w:r>
        </w:p>
      </w:tc>
      <w:tc>
        <w:tcPr>
          <w:tcW w:w="1493" w:type="dxa"/>
          <w:tcBorders>
            <w:bottom w:val="single" w:sz="8" w:space="0" w:color="auto"/>
          </w:tcBorders>
          <w:shd w:val="clear" w:color="auto" w:fill="E6E6E6"/>
          <w:vAlign w:val="center"/>
        </w:tcPr>
        <w:p w14:paraId="214B0D97" w14:textId="77777777" w:rsidR="002201F4" w:rsidRPr="0035566C" w:rsidRDefault="002201F4" w:rsidP="00315C48">
          <w:pPr>
            <w:rPr>
              <w:snapToGrid w:val="0"/>
              <w:color w:val="000000"/>
              <w:sz w:val="16"/>
              <w:szCs w:val="16"/>
            </w:rPr>
          </w:pPr>
        </w:p>
      </w:tc>
      <w:tc>
        <w:tcPr>
          <w:tcW w:w="1134" w:type="dxa"/>
          <w:gridSpan w:val="2"/>
          <w:tcBorders>
            <w:bottom w:val="single" w:sz="8" w:space="0" w:color="auto"/>
          </w:tcBorders>
          <w:shd w:val="clear" w:color="auto" w:fill="E6E6E6"/>
          <w:vAlign w:val="center"/>
        </w:tcPr>
        <w:p w14:paraId="57552169" w14:textId="77777777" w:rsidR="002201F4" w:rsidRPr="0035566C" w:rsidRDefault="002201F4" w:rsidP="00315C48">
          <w:pPr>
            <w:rPr>
              <w:snapToGrid w:val="0"/>
              <w:color w:val="000000"/>
              <w:sz w:val="16"/>
              <w:szCs w:val="16"/>
            </w:rPr>
          </w:pPr>
        </w:p>
      </w:tc>
    </w:tr>
    <w:tr w:rsidR="002201F4" w:rsidRPr="0035566C" w14:paraId="6A33DCAD" w14:textId="77777777" w:rsidTr="00834C8F">
      <w:tc>
        <w:tcPr>
          <w:tcW w:w="10773" w:type="dxa"/>
          <w:gridSpan w:val="10"/>
          <w:vAlign w:val="center"/>
        </w:tcPr>
        <w:p w14:paraId="3F95A04F" w14:textId="77777777" w:rsidR="002201F4" w:rsidRPr="0035566C" w:rsidRDefault="002201F4" w:rsidP="00315C48">
          <w:pPr>
            <w:rPr>
              <w:snapToGrid w:val="0"/>
              <w:color w:val="000000"/>
              <w:sz w:val="16"/>
              <w:szCs w:val="16"/>
            </w:rPr>
          </w:pPr>
        </w:p>
      </w:tc>
    </w:tr>
    <w:tr w:rsidR="002201F4" w:rsidRPr="009B5D09" w14:paraId="5424DF25" w14:textId="77777777" w:rsidTr="00834C8F">
      <w:tc>
        <w:tcPr>
          <w:tcW w:w="2863" w:type="dxa"/>
          <w:gridSpan w:val="3"/>
          <w:shd w:val="clear" w:color="auto" w:fill="E6E6E6"/>
          <w:vAlign w:val="center"/>
        </w:tcPr>
        <w:p w14:paraId="62A5BADA" w14:textId="77777777" w:rsidR="002201F4" w:rsidRPr="0035566C" w:rsidRDefault="002201F4" w:rsidP="00315C48">
          <w:pPr>
            <w:rPr>
              <w:snapToGrid w:val="0"/>
              <w:color w:val="000000"/>
              <w:sz w:val="16"/>
              <w:szCs w:val="16"/>
            </w:rPr>
          </w:pPr>
          <w:r>
            <w:rPr>
              <w:snapToGrid w:val="0"/>
              <w:color w:val="000000"/>
              <w:sz w:val="16"/>
              <w:szCs w:val="16"/>
            </w:rPr>
            <w:t>Refresh Cycle Code (Y</w:t>
          </w:r>
          <w:r w:rsidRPr="0035566C">
            <w:rPr>
              <w:snapToGrid w:val="0"/>
              <w:color w:val="000000"/>
              <w:sz w:val="16"/>
              <w:szCs w:val="16"/>
            </w:rPr>
            <w:t>ears)</w:t>
          </w:r>
          <w:r>
            <w:rPr>
              <w:snapToGrid w:val="0"/>
              <w:color w:val="000000"/>
              <w:sz w:val="16"/>
              <w:szCs w:val="16"/>
            </w:rPr>
            <w:t>:</w:t>
          </w:r>
        </w:p>
      </w:tc>
      <w:tc>
        <w:tcPr>
          <w:tcW w:w="7910" w:type="dxa"/>
          <w:gridSpan w:val="7"/>
          <w:vAlign w:val="center"/>
        </w:tcPr>
        <w:p w14:paraId="0AFE2D84" w14:textId="77777777" w:rsidR="002201F4" w:rsidRPr="0005160C" w:rsidRDefault="002201F4" w:rsidP="00315C48">
          <w:pPr>
            <w:rPr>
              <w:snapToGrid w:val="0"/>
              <w:color w:val="000000"/>
              <w:sz w:val="16"/>
              <w:szCs w:val="16"/>
              <w:lang w:val="en-US"/>
            </w:rPr>
          </w:pPr>
          <w:r w:rsidRPr="0005160C">
            <w:rPr>
              <w:snapToGrid w:val="0"/>
              <w:color w:val="000000"/>
              <w:sz w:val="16"/>
              <w:szCs w:val="16"/>
              <w:lang w:val="en-US"/>
            </w:rPr>
            <w:t>Not Applicable for contractor generated documents</w:t>
          </w:r>
        </w:p>
      </w:tc>
    </w:tr>
    <w:tr w:rsidR="002201F4" w:rsidRPr="009B5D09" w14:paraId="54FBB39B" w14:textId="77777777" w:rsidTr="00834C8F">
      <w:tc>
        <w:tcPr>
          <w:tcW w:w="10773" w:type="dxa"/>
          <w:gridSpan w:val="10"/>
          <w:vAlign w:val="center"/>
        </w:tcPr>
        <w:p w14:paraId="25915F24" w14:textId="77777777" w:rsidR="002201F4" w:rsidRPr="0005160C" w:rsidRDefault="002201F4" w:rsidP="00315C48">
          <w:pPr>
            <w:rPr>
              <w:snapToGrid w:val="0"/>
              <w:color w:val="000000"/>
              <w:sz w:val="16"/>
              <w:szCs w:val="16"/>
              <w:lang w:val="en-US"/>
            </w:rPr>
          </w:pPr>
        </w:p>
      </w:tc>
    </w:tr>
    <w:tr w:rsidR="002201F4" w:rsidRPr="0035566C" w14:paraId="6148044D" w14:textId="77777777" w:rsidTr="00834C8F">
      <w:tc>
        <w:tcPr>
          <w:tcW w:w="1224" w:type="dxa"/>
          <w:gridSpan w:val="2"/>
          <w:shd w:val="clear" w:color="auto" w:fill="E6E6E6"/>
          <w:vAlign w:val="center"/>
        </w:tcPr>
        <w:p w14:paraId="57261EBE" w14:textId="77777777" w:rsidR="002201F4" w:rsidRPr="0035566C" w:rsidRDefault="002201F4" w:rsidP="00315C48">
          <w:pPr>
            <w:rPr>
              <w:snapToGrid w:val="0"/>
              <w:color w:val="000000"/>
              <w:sz w:val="16"/>
              <w:szCs w:val="16"/>
            </w:rPr>
          </w:pPr>
          <w:r>
            <w:rPr>
              <w:snapToGrid w:val="0"/>
              <w:color w:val="000000"/>
              <w:sz w:val="16"/>
              <w:szCs w:val="16"/>
            </w:rPr>
            <w:t>Unique Identifier:</w:t>
          </w:r>
        </w:p>
      </w:tc>
      <w:tc>
        <w:tcPr>
          <w:tcW w:w="1639" w:type="dxa"/>
          <w:vAlign w:val="center"/>
        </w:tcPr>
        <w:p w14:paraId="6C764C44" w14:textId="77777777" w:rsidR="002201F4" w:rsidRPr="0035566C" w:rsidRDefault="002201F4" w:rsidP="00315C48">
          <w:pPr>
            <w:rPr>
              <w:snapToGrid w:val="0"/>
              <w:color w:val="000000"/>
              <w:sz w:val="16"/>
              <w:szCs w:val="16"/>
            </w:rPr>
          </w:pPr>
          <w:r>
            <w:rPr>
              <w:snapToGrid w:val="0"/>
              <w:color w:val="000000"/>
              <w:sz w:val="16"/>
              <w:szCs w:val="16"/>
            </w:rPr>
            <w:t>Not Applicable</w:t>
          </w:r>
        </w:p>
      </w:tc>
      <w:tc>
        <w:tcPr>
          <w:tcW w:w="6984" w:type="dxa"/>
          <w:gridSpan w:val="6"/>
          <w:tcBorders>
            <w:bottom w:val="single" w:sz="4" w:space="0" w:color="auto"/>
          </w:tcBorders>
          <w:vAlign w:val="center"/>
        </w:tcPr>
        <w:p w14:paraId="1158C677" w14:textId="77777777" w:rsidR="002201F4" w:rsidRPr="0093314F" w:rsidRDefault="00400D51" w:rsidP="0093314F">
          <w:pPr>
            <w:pStyle w:val="Titre"/>
            <w:rPr>
              <w:sz w:val="24"/>
              <w:szCs w:val="24"/>
            </w:rPr>
          </w:pPr>
          <w:r>
            <w:rPr>
              <w:sz w:val="24"/>
              <w:szCs w:val="24"/>
            </w:rPr>
            <w:t>CGU</w:t>
          </w:r>
        </w:p>
      </w:tc>
      <w:tc>
        <w:tcPr>
          <w:tcW w:w="926" w:type="dxa"/>
          <w:shd w:val="clear" w:color="auto" w:fill="E6E6E6"/>
          <w:vAlign w:val="center"/>
        </w:tcPr>
        <w:p w14:paraId="15C27D27" w14:textId="77777777" w:rsidR="002201F4" w:rsidRPr="004552B1" w:rsidRDefault="002201F4" w:rsidP="00315C48">
          <w:pPr>
            <w:rPr>
              <w:snapToGrid w:val="0"/>
              <w:color w:val="000000"/>
              <w:sz w:val="16"/>
              <w:szCs w:val="16"/>
            </w:rPr>
          </w:pPr>
          <w:r w:rsidRPr="004552B1">
            <w:rPr>
              <w:snapToGrid w:val="0"/>
              <w:color w:val="000000"/>
              <w:sz w:val="16"/>
              <w:szCs w:val="16"/>
            </w:rPr>
            <w:t>Rev</w:t>
          </w:r>
        </w:p>
      </w:tc>
    </w:tr>
    <w:tr w:rsidR="002201F4" w:rsidRPr="0035566C" w14:paraId="0D453D35" w14:textId="77777777" w:rsidTr="00C26B95">
      <w:trPr>
        <w:trHeight w:val="690"/>
      </w:trPr>
      <w:tc>
        <w:tcPr>
          <w:tcW w:w="1224" w:type="dxa"/>
          <w:gridSpan w:val="2"/>
          <w:shd w:val="clear" w:color="auto" w:fill="E6E6E6"/>
          <w:vAlign w:val="center"/>
        </w:tcPr>
        <w:p w14:paraId="22D9F496" w14:textId="77777777" w:rsidR="002201F4" w:rsidRPr="0035566C" w:rsidRDefault="002201F4" w:rsidP="00315C48">
          <w:pPr>
            <w:rPr>
              <w:snapToGrid w:val="0"/>
              <w:color w:val="000000"/>
              <w:sz w:val="16"/>
              <w:szCs w:val="16"/>
            </w:rPr>
          </w:pPr>
          <w:r>
            <w:rPr>
              <w:snapToGrid w:val="0"/>
              <w:color w:val="000000"/>
              <w:sz w:val="16"/>
              <w:szCs w:val="16"/>
            </w:rPr>
            <w:t>RD</w:t>
          </w:r>
          <w:r w:rsidRPr="0035566C">
            <w:rPr>
              <w:snapToGrid w:val="0"/>
              <w:color w:val="000000"/>
              <w:sz w:val="16"/>
              <w:szCs w:val="16"/>
            </w:rPr>
            <w:t xml:space="preserve"> Type: </w:t>
          </w:r>
        </w:p>
      </w:tc>
      <w:tc>
        <w:tcPr>
          <w:tcW w:w="1639" w:type="dxa"/>
          <w:vAlign w:val="center"/>
        </w:tcPr>
        <w:p w14:paraId="1E88E693" w14:textId="77777777" w:rsidR="002201F4" w:rsidRPr="0035566C" w:rsidRDefault="002201F4" w:rsidP="00315C48">
          <w:pPr>
            <w:rPr>
              <w:snapToGrid w:val="0"/>
              <w:color w:val="000000"/>
              <w:sz w:val="16"/>
              <w:szCs w:val="16"/>
            </w:rPr>
          </w:pPr>
          <w:r>
            <w:rPr>
              <w:snapToGrid w:val="0"/>
              <w:color w:val="000000"/>
              <w:sz w:val="16"/>
              <w:szCs w:val="16"/>
            </w:rPr>
            <w:t>Not Applicable</w:t>
          </w:r>
        </w:p>
      </w:tc>
      <w:tc>
        <w:tcPr>
          <w:tcW w:w="6984" w:type="dxa"/>
          <w:gridSpan w:val="6"/>
          <w:tcBorders>
            <w:top w:val="single" w:sz="4" w:space="0" w:color="auto"/>
          </w:tcBorders>
          <w:vAlign w:val="center"/>
        </w:tcPr>
        <w:p w14:paraId="05026534" w14:textId="77777777" w:rsidR="002201F4" w:rsidRPr="004552B1" w:rsidRDefault="002201F4" w:rsidP="00315C48">
          <w:pPr>
            <w:spacing w:before="60" w:after="60"/>
            <w:jc w:val="center"/>
            <w:rPr>
              <w:b/>
            </w:rPr>
          </w:pPr>
        </w:p>
      </w:tc>
      <w:tc>
        <w:tcPr>
          <w:tcW w:w="926" w:type="dxa"/>
          <w:vAlign w:val="center"/>
        </w:tcPr>
        <w:p w14:paraId="47F14086" w14:textId="77777777" w:rsidR="002201F4" w:rsidRPr="004552B1" w:rsidRDefault="002201F4" w:rsidP="00315C48">
          <w:pPr>
            <w:rPr>
              <w:b/>
              <w:sz w:val="20"/>
              <w:szCs w:val="20"/>
            </w:rPr>
          </w:pPr>
          <w:r>
            <w:rPr>
              <w:b/>
              <w:sz w:val="20"/>
              <w:szCs w:val="20"/>
            </w:rPr>
            <w:t>A01</w:t>
          </w:r>
        </w:p>
      </w:tc>
    </w:tr>
  </w:tbl>
  <w:p w14:paraId="3449DCA4" w14:textId="77777777" w:rsidR="002201F4" w:rsidRPr="00577F5F" w:rsidRDefault="002201F4" w:rsidP="00577F5F">
    <w:pPr>
      <w:spacing w:before="60" w:after="60"/>
      <w:jc w:val="center"/>
      <w:rPr>
        <w:b/>
        <w:snapToGrid w:val="0"/>
        <w:color w:val="000000"/>
        <w:sz w:val="18"/>
        <w:szCs w:val="18"/>
        <w:lang w:val="en-GB" w:eastAsia="en-GB"/>
      </w:rPr>
    </w:pPr>
    <w:r w:rsidRPr="00577F5F">
      <w:rPr>
        <w:b/>
        <w:snapToGrid w:val="0"/>
        <w:color w:val="000000"/>
        <w:sz w:val="18"/>
        <w:szCs w:val="18"/>
        <w:lang w:val="en-GB" w:eastAsia="en-GB"/>
      </w:rPr>
      <w:t>Uncontrolled when printed or stored locally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CC183" w14:textId="77777777" w:rsidR="002201F4" w:rsidRDefault="002201F4" w:rsidP="000E222A">
    <w:pPr>
      <w:pStyle w:val="Pieddepage"/>
      <w:pBdr>
        <w:top w:val="single" w:sz="4" w:space="0" w:color="auto"/>
      </w:pBdr>
      <w:tabs>
        <w:tab w:val="clear" w:pos="9360"/>
        <w:tab w:val="right" w:pos="9639"/>
      </w:tabs>
    </w:pPr>
  </w:p>
  <w:p w14:paraId="51786E3E" w14:textId="77777777" w:rsidR="002201F4" w:rsidRPr="0005160C" w:rsidRDefault="003A4B71" w:rsidP="000E222A">
    <w:pPr>
      <w:pStyle w:val="Pieddepage"/>
      <w:pBdr>
        <w:top w:val="single" w:sz="4" w:space="0" w:color="auto"/>
      </w:pBdr>
      <w:tabs>
        <w:tab w:val="clear" w:pos="9360"/>
        <w:tab w:val="right" w:pos="9639"/>
      </w:tabs>
      <w:rPr>
        <w:lang w:val="en-US"/>
      </w:rPr>
    </w:pPr>
    <w:r w:rsidRPr="0005160C">
      <w:rPr>
        <w:szCs w:val="18"/>
        <w:lang w:val="en-US" w:eastAsia="fr-FR"/>
      </w:rPr>
      <w:t>Reviewsvisor</w:t>
    </w:r>
    <w:r w:rsidR="002201F4" w:rsidRPr="0005160C">
      <w:rPr>
        <w:lang w:val="en-US"/>
      </w:rPr>
      <w:tab/>
      <w:t xml:space="preserve">Page </w:t>
    </w:r>
    <w:r w:rsidR="00B97920">
      <w:fldChar w:fldCharType="begin"/>
    </w:r>
    <w:r w:rsidR="00B97920" w:rsidRPr="0005160C">
      <w:rPr>
        <w:lang w:val="en-US"/>
      </w:rPr>
      <w:instrText xml:space="preserve"> PAGE </w:instrText>
    </w:r>
    <w:r w:rsidR="00B97920">
      <w:fldChar w:fldCharType="separate"/>
    </w:r>
    <w:r w:rsidR="00B97920" w:rsidRPr="0005160C">
      <w:rPr>
        <w:noProof/>
        <w:lang w:val="en-US"/>
      </w:rPr>
      <w:t>2</w:t>
    </w:r>
    <w:r w:rsidR="00B97920">
      <w:rPr>
        <w:noProof/>
      </w:rPr>
      <w:fldChar w:fldCharType="end"/>
    </w:r>
    <w:r w:rsidR="002201F4" w:rsidRPr="0005160C">
      <w:rPr>
        <w:lang w:val="en-US"/>
      </w:rPr>
      <w:t xml:space="preserve"> of </w:t>
    </w:r>
    <w:r w:rsidR="00B97920">
      <w:fldChar w:fldCharType="begin"/>
    </w:r>
    <w:r w:rsidR="00B97920" w:rsidRPr="0005160C">
      <w:rPr>
        <w:lang w:val="en-US"/>
      </w:rPr>
      <w:instrText xml:space="preserve"> NUMPAGES </w:instrText>
    </w:r>
    <w:r w:rsidR="00B97920">
      <w:fldChar w:fldCharType="separate"/>
    </w:r>
    <w:r w:rsidR="00B97920" w:rsidRPr="0005160C">
      <w:rPr>
        <w:noProof/>
        <w:lang w:val="en-US"/>
      </w:rPr>
      <w:t>6</w:t>
    </w:r>
    <w:r w:rsidR="00B97920">
      <w:rPr>
        <w:noProof/>
      </w:rPr>
      <w:fldChar w:fldCharType="end"/>
    </w:r>
    <w:bookmarkStart w:id="92" w:name="_Toc522976735"/>
    <w:r w:rsidR="002201F4" w:rsidRPr="0005160C">
      <w:rPr>
        <w:lang w:val="en-US"/>
      </w:rPr>
      <w:tab/>
      <w:t>Rev: A01</w:t>
    </w:r>
  </w:p>
  <w:p w14:paraId="142A2E72" w14:textId="77777777" w:rsidR="002201F4" w:rsidRPr="0005160C" w:rsidRDefault="002201F4" w:rsidP="00F94818">
    <w:pPr>
      <w:pStyle w:val="Pieddepage"/>
      <w:tabs>
        <w:tab w:val="clear" w:pos="9360"/>
        <w:tab w:val="right" w:pos="9639"/>
      </w:tabs>
      <w:rPr>
        <w:lang w:val="en-US"/>
      </w:rPr>
    </w:pPr>
    <w:r w:rsidRPr="0005160C">
      <w:rPr>
        <w:lang w:val="en-US"/>
      </w:rPr>
      <w:tab/>
    </w:r>
    <w:r w:rsidRPr="0005160C">
      <w:rPr>
        <w:lang w:val="en-US"/>
      </w:rPr>
      <w:tab/>
      <w:t>General</w:t>
    </w:r>
  </w:p>
  <w:p w14:paraId="314490CD" w14:textId="77777777" w:rsidR="002201F4" w:rsidRPr="0005160C" w:rsidRDefault="002201F4" w:rsidP="00F94818">
    <w:pPr>
      <w:pStyle w:val="Pieddepage"/>
      <w:tabs>
        <w:tab w:val="clear" w:pos="9360"/>
        <w:tab w:val="right" w:pos="9639"/>
      </w:tabs>
      <w:jc w:val="center"/>
      <w:rPr>
        <w:lang w:val="en-US"/>
      </w:rPr>
    </w:pPr>
    <w:r w:rsidRPr="0005160C">
      <w:rPr>
        <w:lang w:val="en-US"/>
      </w:rPr>
      <w:t>Uncontrolled when printed or stored locally</w:t>
    </w:r>
    <w:bookmarkEnd w:id="92"/>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6C439" w14:textId="77777777" w:rsidR="00961E7F" w:rsidRDefault="00961E7F">
      <w:r>
        <w:separator/>
      </w:r>
    </w:p>
  </w:footnote>
  <w:footnote w:type="continuationSeparator" w:id="0">
    <w:p w14:paraId="1216EDB7" w14:textId="77777777" w:rsidR="00961E7F" w:rsidRDefault="00961E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tblBorders>
        <w:top w:val="single" w:sz="8" w:space="0" w:color="auto"/>
        <w:bottom w:val="single" w:sz="8" w:space="0" w:color="auto"/>
        <w:insideH w:val="single" w:sz="8" w:space="0" w:color="auto"/>
        <w:insideV w:val="single" w:sz="8" w:space="0" w:color="auto"/>
      </w:tblBorders>
      <w:tblLayout w:type="fixed"/>
      <w:tblLook w:val="01E0" w:firstRow="1" w:lastRow="1" w:firstColumn="1" w:lastColumn="1" w:noHBand="0" w:noVBand="0"/>
    </w:tblPr>
    <w:tblGrid>
      <w:gridCol w:w="3648"/>
      <w:gridCol w:w="3648"/>
      <w:gridCol w:w="3477"/>
    </w:tblGrid>
    <w:tr w:rsidR="002201F4" w:rsidRPr="00CC3FA4" w14:paraId="61CBD6EA" w14:textId="77777777" w:rsidTr="00D900A7">
      <w:trPr>
        <w:trHeight w:val="1509"/>
      </w:trPr>
      <w:tc>
        <w:tcPr>
          <w:tcW w:w="3648" w:type="dxa"/>
        </w:tcPr>
        <w:p w14:paraId="2206AC88" w14:textId="77777777" w:rsidR="002201F4" w:rsidRPr="0093314F" w:rsidRDefault="002201F4" w:rsidP="0093314F">
          <w:pPr>
            <w:pStyle w:val="AnnexHeading2"/>
            <w:numPr>
              <w:ilvl w:val="0"/>
              <w:numId w:val="0"/>
            </w:numPr>
            <w:rPr>
              <w:lang w:val="en-US"/>
            </w:rPr>
          </w:pPr>
        </w:p>
      </w:tc>
      <w:tc>
        <w:tcPr>
          <w:tcW w:w="3648" w:type="dxa"/>
          <w:vAlign w:val="center"/>
        </w:tcPr>
        <w:p w14:paraId="751594B3" w14:textId="77777777" w:rsidR="002201F4" w:rsidRDefault="002201F4" w:rsidP="0009757D">
          <w:pPr>
            <w:jc w:val="center"/>
            <w:rPr>
              <w:rFonts w:cs="Arial"/>
              <w:b/>
              <w:sz w:val="40"/>
              <w:szCs w:val="24"/>
              <w:lang w:val="en-GB"/>
            </w:rPr>
          </w:pPr>
          <w:r>
            <w:rPr>
              <w:rFonts w:cs="Arial"/>
              <w:b/>
              <w:sz w:val="40"/>
              <w:szCs w:val="24"/>
              <w:lang w:val="en-GB"/>
            </w:rPr>
            <w:t>Reviewsvisor</w:t>
          </w:r>
        </w:p>
        <w:p w14:paraId="57F6992D" w14:textId="77777777" w:rsidR="002201F4" w:rsidRPr="002201F4" w:rsidRDefault="002201F4" w:rsidP="002201F4">
          <w:pPr>
            <w:jc w:val="center"/>
            <w:rPr>
              <w:rFonts w:cs="Arial"/>
              <w:sz w:val="36"/>
              <w:szCs w:val="36"/>
              <w:lang w:val="en-GB"/>
            </w:rPr>
          </w:pPr>
          <w:r>
            <w:rPr>
              <w:rFonts w:cs="Arial"/>
              <w:b/>
              <w:sz w:val="40"/>
              <w:szCs w:val="24"/>
              <w:lang w:val="en-GB"/>
            </w:rPr>
            <w:t>Project</w:t>
          </w:r>
        </w:p>
      </w:tc>
      <w:tc>
        <w:tcPr>
          <w:tcW w:w="3477" w:type="dxa"/>
          <w:vAlign w:val="bottom"/>
        </w:tcPr>
        <w:p w14:paraId="2A5F40D2" w14:textId="77777777" w:rsidR="002201F4" w:rsidRDefault="0093314F" w:rsidP="00CC209B">
          <w:pPr>
            <w:pStyle w:val="AnnexHeading2"/>
            <w:numPr>
              <w:ilvl w:val="0"/>
              <w:numId w:val="0"/>
            </w:numPr>
            <w:rPr>
              <w:rFonts w:ascii="Arial" w:eastAsia="Calibri" w:hAnsi="Arial"/>
              <w:noProof/>
              <w:color w:val="0070EE"/>
              <w:lang w:eastAsia="fr-FR"/>
            </w:rPr>
          </w:pPr>
          <w:r>
            <w:rPr>
              <w:rFonts w:ascii="Arial" w:eastAsia="Calibri" w:hAnsi="Arial"/>
              <w:b w:val="0"/>
              <w:bCs w:val="0"/>
              <w:iCs w:val="0"/>
              <w:noProof/>
              <w:color w:val="0070EE"/>
              <w:lang w:val="fr-FR" w:eastAsia="fr-FR"/>
            </w:rPr>
            <w:drawing>
              <wp:anchor distT="0" distB="0" distL="114300" distR="114300" simplePos="0" relativeHeight="251674112" behindDoc="1" locked="0" layoutInCell="1" allowOverlap="1" wp14:anchorId="0C16700B" wp14:editId="53D5056D">
                <wp:simplePos x="0" y="0"/>
                <wp:positionH relativeFrom="column">
                  <wp:posOffset>187325</wp:posOffset>
                </wp:positionH>
                <wp:positionV relativeFrom="paragraph">
                  <wp:posOffset>-64135</wp:posOffset>
                </wp:positionV>
                <wp:extent cx="1720850" cy="330200"/>
                <wp:effectExtent l="19050" t="0" r="0" b="0"/>
                <wp:wrapNone/>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srcRect/>
                        <a:stretch>
                          <a:fillRect/>
                        </a:stretch>
                      </pic:blipFill>
                      <pic:spPr bwMode="auto">
                        <a:xfrm>
                          <a:off x="0" y="0"/>
                          <a:ext cx="1720850" cy="330200"/>
                        </a:xfrm>
                        <a:prstGeom prst="rect">
                          <a:avLst/>
                        </a:prstGeom>
                        <a:noFill/>
                        <a:ln w="9525">
                          <a:noFill/>
                          <a:miter lim="800000"/>
                          <a:headEnd/>
                          <a:tailEnd/>
                        </a:ln>
                      </pic:spPr>
                    </pic:pic>
                  </a:graphicData>
                </a:graphic>
              </wp:anchor>
            </w:drawing>
          </w:r>
        </w:p>
        <w:p w14:paraId="23467A3A" w14:textId="77777777" w:rsidR="002201F4" w:rsidRPr="00574E3A" w:rsidRDefault="002201F4" w:rsidP="00574E3A">
          <w:pPr>
            <w:autoSpaceDE w:val="0"/>
            <w:autoSpaceDN w:val="0"/>
            <w:rPr>
              <w:rFonts w:ascii="Arial" w:eastAsia="Calibri" w:hAnsi="Arial" w:cs="Arial"/>
              <w:b/>
              <w:bCs/>
              <w:noProof/>
              <w:color w:val="0070EE"/>
              <w:lang w:eastAsia="fr-FR"/>
            </w:rPr>
          </w:pPr>
        </w:p>
      </w:tc>
    </w:tr>
  </w:tbl>
  <w:p w14:paraId="6400B2A9" w14:textId="77777777" w:rsidR="002201F4" w:rsidRPr="00823ADF" w:rsidRDefault="002201F4" w:rsidP="00557F5C">
    <w:pPr>
      <w:pStyle w:val="En-tte"/>
      <w:tabs>
        <w:tab w:val="clear" w:pos="4680"/>
        <w:tab w:val="clear" w:pos="9360"/>
      </w:tabs>
      <w:rPr>
        <w:sz w:val="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B73F1" w14:textId="77777777" w:rsidR="002201F4" w:rsidRDefault="002201F4" w:rsidP="00002226">
    <w:pPr>
      <w:pStyle w:val="En-tte"/>
      <w:pBdr>
        <w:bottom w:val="single" w:sz="4" w:space="1" w:color="auto"/>
      </w:pBdr>
      <w:rPr>
        <w:rFonts w:cs="Arial"/>
        <w:noProof/>
        <w:kern w:val="28"/>
        <w:szCs w:val="18"/>
        <w:lang w:val="en-GB" w:eastAsia="en-GB"/>
      </w:rPr>
    </w:pPr>
  </w:p>
  <w:p w14:paraId="69CBB09A" w14:textId="77777777" w:rsidR="002201F4" w:rsidRPr="006A4765" w:rsidRDefault="0093314F" w:rsidP="00002226">
    <w:pPr>
      <w:pStyle w:val="En-tte"/>
      <w:pBdr>
        <w:bottom w:val="single" w:sz="4" w:space="1" w:color="auto"/>
      </w:pBdr>
      <w:rPr>
        <w:sz w:val="8"/>
        <w:szCs w:val="8"/>
      </w:rPr>
    </w:pPr>
    <w:r>
      <w:rPr>
        <w:rFonts w:cs="Arial"/>
        <w:noProof/>
        <w:kern w:val="28"/>
        <w:szCs w:val="18"/>
        <w:lang w:val="en-GB" w:eastAsia="en-GB"/>
      </w:rPr>
      <w:t>Access and Password – Reviewsvisor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24" w:type="dxa"/>
      <w:tblInd w:w="18" w:type="dxa"/>
      <w:tblBorders>
        <w:top w:val="single" w:sz="8" w:space="0" w:color="auto"/>
        <w:bottom w:val="single" w:sz="8" w:space="0" w:color="auto"/>
        <w:insideH w:val="single" w:sz="8" w:space="0" w:color="auto"/>
        <w:insideV w:val="single" w:sz="8" w:space="0" w:color="auto"/>
      </w:tblBorders>
      <w:tblLayout w:type="fixed"/>
      <w:tblLook w:val="01E0" w:firstRow="1" w:lastRow="1" w:firstColumn="1" w:lastColumn="1" w:noHBand="0" w:noVBand="0"/>
    </w:tblPr>
    <w:tblGrid>
      <w:gridCol w:w="3648"/>
      <w:gridCol w:w="3648"/>
      <w:gridCol w:w="3628"/>
    </w:tblGrid>
    <w:tr w:rsidR="002201F4" w:rsidRPr="00CC3FA4" w14:paraId="2D2D8700" w14:textId="77777777" w:rsidTr="001278A7">
      <w:trPr>
        <w:trHeight w:val="1509"/>
      </w:trPr>
      <w:tc>
        <w:tcPr>
          <w:tcW w:w="3648" w:type="dxa"/>
          <w:tcBorders>
            <w:top w:val="nil"/>
          </w:tcBorders>
        </w:tcPr>
        <w:p w14:paraId="2A235DC2" w14:textId="77777777" w:rsidR="002201F4" w:rsidRPr="0005160C" w:rsidRDefault="002201F4" w:rsidP="001278A7">
          <w:pPr>
            <w:spacing w:before="120"/>
            <w:rPr>
              <w:rFonts w:cs="Univers 45 Light"/>
              <w:lang w:val="en-US"/>
            </w:rPr>
          </w:pPr>
          <w:r>
            <w:rPr>
              <w:rFonts w:cs="Univers 45 Light"/>
              <w:noProof/>
              <w:lang w:eastAsia="fr-FR"/>
            </w:rPr>
            <w:drawing>
              <wp:anchor distT="0" distB="0" distL="114300" distR="114300" simplePos="0" relativeHeight="251672064" behindDoc="1" locked="1" layoutInCell="1" allowOverlap="1" wp14:anchorId="2E3DFF9D" wp14:editId="1B83FBC9">
                <wp:simplePos x="0" y="0"/>
                <wp:positionH relativeFrom="page">
                  <wp:posOffset>2694305</wp:posOffset>
                </wp:positionH>
                <wp:positionV relativeFrom="page">
                  <wp:posOffset>3624580</wp:posOffset>
                </wp:positionV>
                <wp:extent cx="4189095" cy="4249420"/>
                <wp:effectExtent l="0" t="0" r="1905" b="0"/>
                <wp:wrapNone/>
                <wp:docPr id="37" name="Picture 37" descr="ORltg1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ORltg1B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H="1">
                          <a:off x="0" y="0"/>
                          <a:ext cx="4189095" cy="4249420"/>
                        </a:xfrm>
                        <a:prstGeom prst="rect">
                          <a:avLst/>
                        </a:prstGeom>
                        <a:noFill/>
                        <a:ln>
                          <a:noFill/>
                        </a:ln>
                      </pic:spPr>
                    </pic:pic>
                  </a:graphicData>
                </a:graphic>
              </wp:anchor>
            </w:drawing>
          </w:r>
          <w:r w:rsidRPr="0005160C">
            <w:rPr>
              <w:rFonts w:cs="Univers 45 Light"/>
              <w:lang w:val="en-US"/>
            </w:rPr>
            <w:t>© BP p.l.c.</w:t>
          </w:r>
        </w:p>
        <w:p w14:paraId="29D0B684" w14:textId="77777777" w:rsidR="002201F4" w:rsidRPr="0005160C" w:rsidRDefault="002201F4" w:rsidP="001278A7">
          <w:pPr>
            <w:rPr>
              <w:lang w:val="en-US"/>
            </w:rPr>
          </w:pPr>
          <w:r w:rsidRPr="0005160C">
            <w:rPr>
              <w:sz w:val="18"/>
              <w:lang w:val="en-US"/>
            </w:rPr>
            <w:t>Security Classification: BP Internal</w:t>
          </w:r>
        </w:p>
      </w:tc>
      <w:tc>
        <w:tcPr>
          <w:tcW w:w="3648" w:type="dxa"/>
          <w:vAlign w:val="center"/>
        </w:tcPr>
        <w:p w14:paraId="46F6B407" w14:textId="77777777" w:rsidR="002201F4" w:rsidRDefault="002201F4" w:rsidP="001278A7">
          <w:pPr>
            <w:jc w:val="center"/>
            <w:rPr>
              <w:b/>
              <w:sz w:val="40"/>
              <w:szCs w:val="40"/>
            </w:rPr>
          </w:pPr>
          <w:r>
            <w:rPr>
              <w:b/>
              <w:sz w:val="40"/>
              <w:szCs w:val="40"/>
            </w:rPr>
            <w:t>Global</w:t>
          </w:r>
        </w:p>
        <w:p w14:paraId="016554BA" w14:textId="77777777" w:rsidR="002201F4" w:rsidRDefault="002201F4" w:rsidP="001278A7">
          <w:pPr>
            <w:jc w:val="center"/>
            <w:rPr>
              <w:b/>
              <w:sz w:val="40"/>
              <w:szCs w:val="40"/>
            </w:rPr>
          </w:pPr>
          <w:r>
            <w:rPr>
              <w:b/>
              <w:sz w:val="40"/>
              <w:szCs w:val="40"/>
            </w:rPr>
            <w:t>Projects</w:t>
          </w:r>
        </w:p>
        <w:p w14:paraId="2770116E" w14:textId="77777777" w:rsidR="002201F4" w:rsidRPr="007A1841" w:rsidRDefault="002201F4" w:rsidP="001278A7">
          <w:pPr>
            <w:jc w:val="center"/>
            <w:rPr>
              <w:b/>
              <w:sz w:val="40"/>
              <w:szCs w:val="40"/>
            </w:rPr>
          </w:pPr>
          <w:r>
            <w:rPr>
              <w:b/>
              <w:sz w:val="40"/>
              <w:szCs w:val="40"/>
            </w:rPr>
            <w:t>Organiz</w:t>
          </w:r>
          <w:r w:rsidRPr="0052204D">
            <w:rPr>
              <w:b/>
              <w:sz w:val="40"/>
              <w:szCs w:val="40"/>
            </w:rPr>
            <w:t>ation</w:t>
          </w:r>
        </w:p>
      </w:tc>
      <w:tc>
        <w:tcPr>
          <w:tcW w:w="3628" w:type="dxa"/>
        </w:tcPr>
        <w:p w14:paraId="115962BC" w14:textId="77777777" w:rsidR="002201F4" w:rsidRPr="00CC3FA4" w:rsidRDefault="002201F4" w:rsidP="001278A7">
          <w:r>
            <w:rPr>
              <w:noProof/>
              <w:lang w:eastAsia="fr-FR"/>
            </w:rPr>
            <w:drawing>
              <wp:anchor distT="0" distB="0" distL="114300" distR="114300" simplePos="0" relativeHeight="251671040" behindDoc="1" locked="0" layoutInCell="1" allowOverlap="1" wp14:anchorId="315F0804" wp14:editId="25C34B8F">
                <wp:simplePos x="0" y="0"/>
                <wp:positionH relativeFrom="column">
                  <wp:posOffset>1546860</wp:posOffset>
                </wp:positionH>
                <wp:positionV relativeFrom="paragraph">
                  <wp:posOffset>28575</wp:posOffset>
                </wp:positionV>
                <wp:extent cx="615315" cy="887730"/>
                <wp:effectExtent l="0" t="0" r="0" b="7620"/>
                <wp:wrapTight wrapText="bothSides">
                  <wp:wrapPolygon edited="0">
                    <wp:start x="0" y="0"/>
                    <wp:lineTo x="0" y="21322"/>
                    <wp:lineTo x="20731" y="21322"/>
                    <wp:lineTo x="20731" y="0"/>
                    <wp:lineTo x="0" y="0"/>
                  </wp:wrapPolygon>
                </wp:wrapTight>
                <wp:docPr id="38" name="Picture 38" descr="BP Hel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P Helios"/>
                        <pic:cNvPicPr>
                          <a:picLocks noChangeAspect="1" noChangeArrowheads="1"/>
                        </pic:cNvPicPr>
                      </pic:nvPicPr>
                      <pic:blipFill>
                        <a:blip r:link="rId2">
                          <a:extLst>
                            <a:ext uri="{28A0092B-C50C-407E-A947-70E740481C1C}">
                              <a14:useLocalDpi xmlns:a14="http://schemas.microsoft.com/office/drawing/2010/main" val="0"/>
                            </a:ext>
                          </a:extLst>
                        </a:blip>
                        <a:srcRect/>
                        <a:stretch>
                          <a:fillRect/>
                        </a:stretch>
                      </pic:blipFill>
                      <pic:spPr bwMode="auto">
                        <a:xfrm>
                          <a:off x="0" y="0"/>
                          <a:ext cx="615315" cy="887730"/>
                        </a:xfrm>
                        <a:prstGeom prst="rect">
                          <a:avLst/>
                        </a:prstGeom>
                        <a:noFill/>
                        <a:ln>
                          <a:noFill/>
                        </a:ln>
                      </pic:spPr>
                    </pic:pic>
                  </a:graphicData>
                </a:graphic>
              </wp:anchor>
            </w:drawing>
          </w:r>
        </w:p>
      </w:tc>
    </w:tr>
  </w:tbl>
  <w:p w14:paraId="46A0CBC7" w14:textId="77777777" w:rsidR="002201F4" w:rsidRDefault="002201F4" w:rsidP="00557F5C">
    <w:pPr>
      <w:pStyle w:val="En-tte"/>
      <w:tabs>
        <w:tab w:val="clear" w:pos="4680"/>
        <w:tab w:val="clear"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527"/>
    <w:multiLevelType w:val="multilevel"/>
    <w:tmpl w:val="B5C6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C567F"/>
    <w:multiLevelType w:val="multilevel"/>
    <w:tmpl w:val="FD80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7215C"/>
    <w:multiLevelType w:val="hybridMultilevel"/>
    <w:tmpl w:val="DF44DD9E"/>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50F4BE2"/>
    <w:multiLevelType w:val="hybridMultilevel"/>
    <w:tmpl w:val="A7B6A32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5E00FE7"/>
    <w:multiLevelType w:val="multilevel"/>
    <w:tmpl w:val="6D60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42356"/>
    <w:multiLevelType w:val="multilevel"/>
    <w:tmpl w:val="BF60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6A0649"/>
    <w:multiLevelType w:val="hybridMultilevel"/>
    <w:tmpl w:val="AED8215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3DA5335"/>
    <w:multiLevelType w:val="hybridMultilevel"/>
    <w:tmpl w:val="2E780EC6"/>
    <w:lvl w:ilvl="0" w:tplc="060A0AD6">
      <w:start w:val="1"/>
      <w:numFmt w:val="decimal"/>
      <w:lvlText w:val="[%1]"/>
      <w:lvlJc w:val="left"/>
      <w:pPr>
        <w:ind w:left="360" w:hanging="360"/>
      </w:pPr>
      <w:rPr>
        <w:rFonts w:hint="default"/>
        <w:sz w:val="22"/>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8" w15:restartNumberingAfterBreak="0">
    <w:nsid w:val="15407F2D"/>
    <w:multiLevelType w:val="hybridMultilevel"/>
    <w:tmpl w:val="4D32F6E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5D96718"/>
    <w:multiLevelType w:val="multilevel"/>
    <w:tmpl w:val="9E92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934D3D"/>
    <w:multiLevelType w:val="hybridMultilevel"/>
    <w:tmpl w:val="E79E454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F291FA3"/>
    <w:multiLevelType w:val="multilevel"/>
    <w:tmpl w:val="181EBCE4"/>
    <w:lvl w:ilvl="0">
      <w:start w:val="1"/>
      <w:numFmt w:val="bullet"/>
      <w:lvlText w:val="–"/>
      <w:lvlJc w:val="left"/>
      <w:pPr>
        <w:tabs>
          <w:tab w:val="num" w:pos="2835"/>
        </w:tabs>
        <w:ind w:left="2835" w:hanging="340"/>
      </w:pPr>
      <w:rPr>
        <w:rFonts w:ascii="Arial Narrow" w:hAnsi="Arial Narrow" w:hint="default"/>
      </w:rPr>
    </w:lvl>
    <w:lvl w:ilvl="1">
      <w:start w:val="1"/>
      <w:numFmt w:val="bullet"/>
      <w:pStyle w:val="Textcommentbullet2"/>
      <w:lvlText w:val="–"/>
      <w:lvlJc w:val="left"/>
      <w:pPr>
        <w:tabs>
          <w:tab w:val="num" w:pos="2268"/>
        </w:tabs>
        <w:ind w:left="2268" w:hanging="340"/>
      </w:pPr>
      <w:rPr>
        <w:rFonts w:ascii="Arial Narrow" w:hAnsi="Arial Narrow" w:hint="default"/>
      </w:rPr>
    </w:lvl>
    <w:lvl w:ilvl="2">
      <w:start w:val="1"/>
      <w:numFmt w:val="bullet"/>
      <w:lvlText w:val=""/>
      <w:lvlJc w:val="left"/>
      <w:pPr>
        <w:tabs>
          <w:tab w:val="num" w:pos="4320"/>
        </w:tabs>
        <w:ind w:left="4320" w:hanging="360"/>
      </w:pPr>
      <w:rPr>
        <w:rFonts w:ascii="Wingdings" w:hAnsi="Wingdings" w:hint="default"/>
      </w:rPr>
    </w:lvl>
    <w:lvl w:ilvl="3">
      <w:start w:val="1"/>
      <w:numFmt w:val="bullet"/>
      <w:lvlText w:val=""/>
      <w:lvlJc w:val="left"/>
      <w:pPr>
        <w:tabs>
          <w:tab w:val="num" w:pos="5040"/>
        </w:tabs>
        <w:ind w:left="5040" w:hanging="360"/>
      </w:pPr>
      <w:rPr>
        <w:rFonts w:ascii="Symbol" w:hAnsi="Symbol" w:hint="default"/>
      </w:rPr>
    </w:lvl>
    <w:lvl w:ilvl="4">
      <w:start w:val="1"/>
      <w:numFmt w:val="bullet"/>
      <w:lvlText w:val="o"/>
      <w:lvlJc w:val="left"/>
      <w:pPr>
        <w:tabs>
          <w:tab w:val="num" w:pos="5760"/>
        </w:tabs>
        <w:ind w:left="5760" w:hanging="360"/>
      </w:pPr>
      <w:rPr>
        <w:rFonts w:ascii="Courier New" w:hAnsi="Courier New" w:hint="default"/>
      </w:rPr>
    </w:lvl>
    <w:lvl w:ilvl="5">
      <w:start w:val="1"/>
      <w:numFmt w:val="bullet"/>
      <w:lvlText w:val=""/>
      <w:lvlJc w:val="left"/>
      <w:pPr>
        <w:tabs>
          <w:tab w:val="num" w:pos="6480"/>
        </w:tabs>
        <w:ind w:left="6480" w:hanging="360"/>
      </w:pPr>
      <w:rPr>
        <w:rFonts w:ascii="Wingdings" w:hAnsi="Wingdings" w:hint="default"/>
      </w:rPr>
    </w:lvl>
    <w:lvl w:ilvl="6">
      <w:start w:val="1"/>
      <w:numFmt w:val="bullet"/>
      <w:lvlText w:val=""/>
      <w:lvlJc w:val="left"/>
      <w:pPr>
        <w:tabs>
          <w:tab w:val="num" w:pos="7200"/>
        </w:tabs>
        <w:ind w:left="7200" w:hanging="360"/>
      </w:pPr>
      <w:rPr>
        <w:rFonts w:ascii="Symbol" w:hAnsi="Symbol" w:hint="default"/>
      </w:rPr>
    </w:lvl>
    <w:lvl w:ilvl="7">
      <w:start w:val="1"/>
      <w:numFmt w:val="bullet"/>
      <w:lvlText w:val="o"/>
      <w:lvlJc w:val="left"/>
      <w:pPr>
        <w:tabs>
          <w:tab w:val="num" w:pos="7920"/>
        </w:tabs>
        <w:ind w:left="7920" w:hanging="360"/>
      </w:pPr>
      <w:rPr>
        <w:rFonts w:ascii="Courier New" w:hAnsi="Courier New" w:hint="default"/>
      </w:rPr>
    </w:lvl>
    <w:lvl w:ilvl="8">
      <w:start w:val="1"/>
      <w:numFmt w:val="bullet"/>
      <w:lvlText w:val=""/>
      <w:lvlJc w:val="left"/>
      <w:pPr>
        <w:tabs>
          <w:tab w:val="num" w:pos="8640"/>
        </w:tabs>
        <w:ind w:left="8640" w:hanging="360"/>
      </w:pPr>
      <w:rPr>
        <w:rFonts w:ascii="Wingdings" w:hAnsi="Wingdings" w:hint="default"/>
      </w:rPr>
    </w:lvl>
  </w:abstractNum>
  <w:abstractNum w:abstractNumId="12" w15:restartNumberingAfterBreak="0">
    <w:nsid w:val="223C0F41"/>
    <w:multiLevelType w:val="hybridMultilevel"/>
    <w:tmpl w:val="CCEC0D60"/>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3" w15:restartNumberingAfterBreak="0">
    <w:nsid w:val="2A39774B"/>
    <w:multiLevelType w:val="multilevel"/>
    <w:tmpl w:val="998C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CD2E8F"/>
    <w:multiLevelType w:val="hybridMultilevel"/>
    <w:tmpl w:val="E0720A18"/>
    <w:lvl w:ilvl="0" w:tplc="B6ECEC4C">
      <w:start w:val="1"/>
      <w:numFmt w:val="decimal"/>
      <w:pStyle w:val="Bibliographie"/>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0B84B16"/>
    <w:multiLevelType w:val="hybridMultilevel"/>
    <w:tmpl w:val="084E0CA6"/>
    <w:lvl w:ilvl="0" w:tplc="A69C54FC">
      <w:start w:val="1"/>
      <w:numFmt w:val="bullet"/>
      <w:pStyle w:val="Titre9"/>
      <w:lvlText w:val=""/>
      <w:lvlJc w:val="left"/>
      <w:pPr>
        <w:tabs>
          <w:tab w:val="num" w:pos="2495"/>
        </w:tabs>
        <w:ind w:left="3402" w:hanging="454"/>
      </w:pPr>
      <w:rPr>
        <w:rFonts w:ascii="Symbol" w:hAnsi="Symbol" w:hint="default"/>
        <w:b w:val="0"/>
        <w:i w:val="0"/>
        <w:color w:val="auto"/>
        <w:spacing w:val="0"/>
        <w:w w:val="100"/>
        <w:position w:val="0"/>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2B87FC8"/>
    <w:multiLevelType w:val="multilevel"/>
    <w:tmpl w:val="D7F8F11E"/>
    <w:lvl w:ilvl="0">
      <w:start w:val="1"/>
      <w:numFmt w:val="bullet"/>
      <w:pStyle w:val="ListBulletHead6Indent"/>
      <w:lvlText w:val=""/>
      <w:lvlJc w:val="left"/>
      <w:pPr>
        <w:ind w:left="1854" w:hanging="360"/>
      </w:pPr>
      <w:rPr>
        <w:rFonts w:ascii="Symbol" w:hAnsi="Symbol" w:hint="default"/>
        <w:color w:val="auto"/>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2041" w:hanging="453"/>
      </w:pPr>
      <w:rPr>
        <w:rFonts w:ascii="Symbol" w:hAnsi="Symbol" w:hint="default"/>
        <w:b w:val="0"/>
        <w:i w:val="0"/>
        <w:sz w:val="22"/>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7" w15:restartNumberingAfterBreak="0">
    <w:nsid w:val="3B491D59"/>
    <w:multiLevelType w:val="hybridMultilevel"/>
    <w:tmpl w:val="31C0EBBA"/>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D3E3C09"/>
    <w:multiLevelType w:val="multilevel"/>
    <w:tmpl w:val="22043FCA"/>
    <w:lvl w:ilvl="0">
      <w:start w:val="1"/>
      <w:numFmt w:val="bullet"/>
      <w:pStyle w:val="ListBullet1"/>
      <w:lvlText w:val=""/>
      <w:lvlJc w:val="left"/>
      <w:pPr>
        <w:tabs>
          <w:tab w:val="num" w:pos="924"/>
        </w:tabs>
        <w:ind w:left="924" w:hanging="357"/>
      </w:pPr>
      <w:rPr>
        <w:rFonts w:ascii="Symbol" w:hAnsi="Symbol" w:hint="default"/>
        <w:sz w:val="22"/>
      </w:rPr>
    </w:lvl>
    <w:lvl w:ilvl="1">
      <w:start w:val="1"/>
      <w:numFmt w:val="bullet"/>
      <w:pStyle w:val="Listepuces2"/>
      <w:lvlText w:val=""/>
      <w:lvlJc w:val="left"/>
      <w:pPr>
        <w:tabs>
          <w:tab w:val="num" w:pos="1281"/>
        </w:tabs>
        <w:ind w:left="1281" w:hanging="357"/>
      </w:pPr>
      <w:rPr>
        <w:rFonts w:ascii="Symbol" w:hAnsi="Symbol" w:hint="default"/>
        <w:color w:val="auto"/>
        <w:sz w:val="22"/>
      </w:rPr>
    </w:lvl>
    <w:lvl w:ilvl="2">
      <w:start w:val="1"/>
      <w:numFmt w:val="bullet"/>
      <w:pStyle w:val="Listepuces3"/>
      <w:lvlText w:val=""/>
      <w:lvlJc w:val="left"/>
      <w:pPr>
        <w:tabs>
          <w:tab w:val="num" w:pos="1605"/>
        </w:tabs>
        <w:ind w:left="1605" w:hanging="324"/>
      </w:pPr>
      <w:rPr>
        <w:rFonts w:ascii="Symbol" w:hAnsi="Symbol" w:hint="default"/>
        <w:color w:val="auto"/>
        <w:sz w:val="22"/>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0111C0F"/>
    <w:multiLevelType w:val="multilevel"/>
    <w:tmpl w:val="235A9F62"/>
    <w:lvl w:ilvl="0">
      <w:start w:val="1"/>
      <w:numFmt w:val="decimal"/>
      <w:pStyle w:val="Titre1"/>
      <w:lvlText w:val="%1"/>
      <w:lvlJc w:val="left"/>
      <w:pPr>
        <w:tabs>
          <w:tab w:val="num" w:pos="567"/>
        </w:tabs>
        <w:ind w:left="567" w:hanging="567"/>
      </w:pPr>
      <w:rPr>
        <w:rFonts w:ascii="Univers for BP" w:hAnsi="Univers for BP"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 w:ilvl="1">
      <w:start w:val="1"/>
      <w:numFmt w:val="decimal"/>
      <w:pStyle w:val="Titre2"/>
      <w:lvlText w:val="%1.%2"/>
      <w:lvlJc w:val="left"/>
      <w:pPr>
        <w:tabs>
          <w:tab w:val="num" w:pos="1418"/>
        </w:tabs>
        <w:ind w:left="1418" w:hanging="1134"/>
      </w:pPr>
      <w:rPr>
        <w:rFonts w:ascii="Univers for BP" w:hAnsi="Univers for BP" w:hint="default"/>
        <w:b w:val="0"/>
      </w:rPr>
    </w:lvl>
    <w:lvl w:ilvl="2">
      <w:start w:val="1"/>
      <w:numFmt w:val="decimal"/>
      <w:pStyle w:val="Titre3"/>
      <w:lvlText w:val="%1.%2.%3"/>
      <w:lvlJc w:val="left"/>
      <w:pPr>
        <w:tabs>
          <w:tab w:val="num" w:pos="1134"/>
        </w:tabs>
        <w:ind w:left="1134" w:hanging="1134"/>
      </w:pPr>
      <w:rPr>
        <w:rFonts w:hint="default"/>
      </w:rPr>
    </w:lvl>
    <w:lvl w:ilvl="3">
      <w:start w:val="1"/>
      <w:numFmt w:val="decimal"/>
      <w:pStyle w:val="Titre4"/>
      <w:lvlText w:val="%1.%2.%3.%4"/>
      <w:lvlJc w:val="left"/>
      <w:pPr>
        <w:tabs>
          <w:tab w:val="num" w:pos="1134"/>
        </w:tabs>
        <w:ind w:left="1134" w:hanging="1134"/>
      </w:pPr>
      <w:rPr>
        <w:rFonts w:hint="default"/>
      </w:rPr>
    </w:lvl>
    <w:lvl w:ilvl="4">
      <w:start w:val="1"/>
      <w:numFmt w:val="lowerLetter"/>
      <w:pStyle w:val="Titre5"/>
      <w:lvlText w:val="%5."/>
      <w:lvlJc w:val="left"/>
      <w:pPr>
        <w:tabs>
          <w:tab w:val="num" w:pos="1588"/>
        </w:tabs>
        <w:ind w:left="1588" w:hanging="45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decimal"/>
      <w:pStyle w:val="Titre6"/>
      <w:lvlText w:val="%6."/>
      <w:lvlJc w:val="left"/>
      <w:pPr>
        <w:tabs>
          <w:tab w:val="num" w:pos="2041"/>
        </w:tabs>
        <w:ind w:left="2041" w:hanging="453"/>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6">
      <w:start w:val="1"/>
      <w:numFmt w:val="lowerLetter"/>
      <w:pStyle w:val="Titre7"/>
      <w:lvlText w:val="%7)"/>
      <w:lvlJc w:val="left"/>
      <w:pPr>
        <w:tabs>
          <w:tab w:val="num" w:pos="2495"/>
        </w:tabs>
        <w:ind w:left="2495" w:hanging="454"/>
      </w:pPr>
      <w:rPr>
        <w:rFonts w:hint="default"/>
      </w:rPr>
    </w:lvl>
    <w:lvl w:ilvl="7">
      <w:start w:val="1"/>
      <w:numFmt w:val="decimal"/>
      <w:pStyle w:val="Titre8"/>
      <w:lvlText w:val="%8)"/>
      <w:lvlJc w:val="left"/>
      <w:pPr>
        <w:tabs>
          <w:tab w:val="num" w:pos="453"/>
        </w:tabs>
        <w:ind w:left="453" w:hanging="453"/>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421736E1"/>
    <w:multiLevelType w:val="hybridMultilevel"/>
    <w:tmpl w:val="21B454B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4244C22"/>
    <w:multiLevelType w:val="hybridMultilevel"/>
    <w:tmpl w:val="CDD0191E"/>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9C84CC0"/>
    <w:multiLevelType w:val="multilevel"/>
    <w:tmpl w:val="7152BB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4A0B407D"/>
    <w:multiLevelType w:val="hybridMultilevel"/>
    <w:tmpl w:val="9AF2E3C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28D3CA6"/>
    <w:multiLevelType w:val="multilevel"/>
    <w:tmpl w:val="43A8EFAC"/>
    <w:lvl w:ilvl="0">
      <w:start w:val="1"/>
      <w:numFmt w:val="upperLetter"/>
      <w:pStyle w:val="AnnexTitleHeading1"/>
      <w:suff w:val="space"/>
      <w:lvlText w:val="Annex %1"/>
      <w:lvlJc w:val="left"/>
      <w:pPr>
        <w:ind w:left="0" w:firstLine="0"/>
      </w:pPr>
      <w:rPr>
        <w:rFonts w:ascii="Univers for BP" w:hAnsi="Univers for BP" w:hint="default"/>
        <w:b/>
        <w:i w:val="0"/>
        <w:color w:val="auto"/>
        <w:sz w:val="28"/>
      </w:rPr>
    </w:lvl>
    <w:lvl w:ilvl="1">
      <w:start w:val="1"/>
      <w:numFmt w:val="decimal"/>
      <w:pStyle w:val="AnnexHeading2"/>
      <w:lvlText w:val="%1.%2"/>
      <w:lvlJc w:val="left"/>
      <w:pPr>
        <w:tabs>
          <w:tab w:val="num" w:pos="1134"/>
        </w:tabs>
        <w:ind w:left="1134" w:hanging="1134"/>
      </w:pPr>
      <w:rPr>
        <w:rFonts w:ascii="Univers for BP" w:hAnsi="Univers for BP" w:hint="default"/>
        <w:b/>
        <w:i w:val="0"/>
        <w:sz w:val="24"/>
      </w:rPr>
    </w:lvl>
    <w:lvl w:ilvl="2">
      <w:start w:val="1"/>
      <w:numFmt w:val="decimal"/>
      <w:pStyle w:val="AnnexHeading3"/>
      <w:lvlText w:val="%1.%2.%3"/>
      <w:lvlJc w:val="left"/>
      <w:pPr>
        <w:tabs>
          <w:tab w:val="num" w:pos="1134"/>
        </w:tabs>
        <w:ind w:left="1134" w:hanging="1134"/>
      </w:pPr>
      <w:rPr>
        <w:rFonts w:ascii="Univers for BP" w:hAnsi="Univers for BP" w:hint="default"/>
        <w:b/>
        <w:i w:val="0"/>
        <w:sz w:val="22"/>
      </w:rPr>
    </w:lvl>
    <w:lvl w:ilvl="3">
      <w:start w:val="1"/>
      <w:numFmt w:val="decimal"/>
      <w:pStyle w:val="AnnexHeading4"/>
      <w:lvlText w:val="%1.%2.%3.%4"/>
      <w:lvlJc w:val="left"/>
      <w:pPr>
        <w:tabs>
          <w:tab w:val="num" w:pos="1138"/>
        </w:tabs>
        <w:ind w:left="1138" w:hanging="1138"/>
      </w:pPr>
      <w:rPr>
        <w:rFonts w:ascii="Univers 55" w:hAnsi="Univers 55" w:hint="default"/>
        <w:b/>
        <w:i w:val="0"/>
        <w:sz w:val="20"/>
      </w:rPr>
    </w:lvl>
    <w:lvl w:ilvl="4">
      <w:start w:val="1"/>
      <w:numFmt w:val="decimal"/>
      <w:lvlText w:val="%1.%2.%3.%4.%5"/>
      <w:lvlJc w:val="left"/>
      <w:pPr>
        <w:tabs>
          <w:tab w:val="num" w:pos="1138"/>
        </w:tabs>
        <w:ind w:left="1138" w:hanging="1138"/>
      </w:pPr>
      <w:rPr>
        <w:rFonts w:ascii="Univers 55" w:hAnsi="Univers 55" w:hint="default"/>
        <w:b/>
        <w:i w:val="0"/>
        <w:sz w:val="20"/>
      </w:rPr>
    </w:lvl>
    <w:lvl w:ilvl="5">
      <w:start w:val="1"/>
      <w:numFmt w:val="decimal"/>
      <w:lvlRestart w:val="1"/>
      <w:lvlText w:val="%1.%6"/>
      <w:lvlJc w:val="left"/>
      <w:pPr>
        <w:tabs>
          <w:tab w:val="num" w:pos="720"/>
        </w:tabs>
        <w:ind w:left="720" w:hanging="720"/>
      </w:pPr>
      <w:rPr>
        <w:rFonts w:hint="default"/>
      </w:rPr>
    </w:lvl>
    <w:lvl w:ilvl="6">
      <w:start w:val="1"/>
      <w:numFmt w:val="decimal"/>
      <w:lvlText w:val="%1.%2.%7"/>
      <w:lvlJc w:val="left"/>
      <w:pPr>
        <w:tabs>
          <w:tab w:val="num" w:pos="1440"/>
        </w:tabs>
        <w:ind w:left="1440" w:hanging="1080"/>
      </w:pPr>
      <w:rPr>
        <w:rFonts w:hint="default"/>
      </w:rPr>
    </w:lvl>
    <w:lvl w:ilvl="7">
      <w:start w:val="1"/>
      <w:numFmt w:val="decimal"/>
      <w:lvlText w:val="%1.%2.%3.%8"/>
      <w:lvlJc w:val="left"/>
      <w:pPr>
        <w:tabs>
          <w:tab w:val="num" w:pos="1800"/>
        </w:tabs>
        <w:ind w:left="1800" w:hanging="1080"/>
      </w:pPr>
      <w:rPr>
        <w:rFonts w:hint="default"/>
      </w:rPr>
    </w:lvl>
    <w:lvl w:ilvl="8">
      <w:start w:val="1"/>
      <w:numFmt w:val="decimal"/>
      <w:lvlText w:val="%1.%2.%3.%4.%9"/>
      <w:lvlJc w:val="left"/>
      <w:pPr>
        <w:tabs>
          <w:tab w:val="num" w:pos="2520"/>
        </w:tabs>
        <w:ind w:left="2520" w:hanging="1440"/>
      </w:pPr>
      <w:rPr>
        <w:rFonts w:hint="default"/>
      </w:rPr>
    </w:lvl>
  </w:abstractNum>
  <w:abstractNum w:abstractNumId="25" w15:restartNumberingAfterBreak="0">
    <w:nsid w:val="53A948D0"/>
    <w:multiLevelType w:val="hybridMultilevel"/>
    <w:tmpl w:val="3C2011F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55293F73"/>
    <w:multiLevelType w:val="multilevel"/>
    <w:tmpl w:val="DF7A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347DCE"/>
    <w:multiLevelType w:val="singleLevel"/>
    <w:tmpl w:val="0E541342"/>
    <w:lvl w:ilvl="0">
      <w:start w:val="1"/>
      <w:numFmt w:val="decimal"/>
      <w:pStyle w:val="1-2-3"/>
      <w:lvlText w:val="%1."/>
      <w:lvlJc w:val="left"/>
      <w:pPr>
        <w:tabs>
          <w:tab w:val="num" w:pos="1778"/>
        </w:tabs>
        <w:ind w:left="1701" w:hanging="283"/>
      </w:pPr>
      <w:rPr>
        <w:rFonts w:ascii="Times New Roman" w:hAnsi="Times New Roman" w:hint="default"/>
        <w:b w:val="0"/>
        <w:i w:val="0"/>
        <w:sz w:val="22"/>
      </w:rPr>
    </w:lvl>
  </w:abstractNum>
  <w:abstractNum w:abstractNumId="28" w15:restartNumberingAfterBreak="0">
    <w:nsid w:val="58DC3F3F"/>
    <w:multiLevelType w:val="multilevel"/>
    <w:tmpl w:val="4CDE6582"/>
    <w:lvl w:ilvl="0">
      <w:start w:val="1"/>
      <w:numFmt w:val="bullet"/>
      <w:pStyle w:val="Textcommentbullet3"/>
      <w:lvlText w:val="-"/>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608"/>
        </w:tabs>
        <w:ind w:left="2608" w:hanging="340"/>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62AA62A2"/>
    <w:multiLevelType w:val="multilevel"/>
    <w:tmpl w:val="61A8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E80C03"/>
    <w:multiLevelType w:val="hybridMultilevel"/>
    <w:tmpl w:val="E9D8ACA6"/>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5634335"/>
    <w:multiLevelType w:val="multilevel"/>
    <w:tmpl w:val="4836BAB2"/>
    <w:lvl w:ilvl="0">
      <w:start w:val="1"/>
      <w:numFmt w:val="bullet"/>
      <w:pStyle w:val="Textcommentbullet1"/>
      <w:lvlText w:val=""/>
      <w:lvlJc w:val="left"/>
      <w:pPr>
        <w:tabs>
          <w:tab w:val="num" w:pos="1928"/>
        </w:tabs>
        <w:ind w:left="1928" w:hanging="34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56933CC"/>
    <w:multiLevelType w:val="multilevel"/>
    <w:tmpl w:val="CE58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C7633C"/>
    <w:multiLevelType w:val="multilevel"/>
    <w:tmpl w:val="8C32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C776C7"/>
    <w:multiLevelType w:val="hybridMultilevel"/>
    <w:tmpl w:val="F5124702"/>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35" w15:restartNumberingAfterBreak="0">
    <w:nsid w:val="69982761"/>
    <w:multiLevelType w:val="hybridMultilevel"/>
    <w:tmpl w:val="6C16E702"/>
    <w:lvl w:ilvl="0" w:tplc="C3507630">
      <w:numFmt w:val="bullet"/>
      <w:lvlText w:val="-"/>
      <w:lvlJc w:val="left"/>
      <w:pPr>
        <w:ind w:left="720" w:hanging="360"/>
      </w:pPr>
      <w:rPr>
        <w:rFonts w:ascii="Univers for BP Light" w:eastAsia="Times New Roman" w:hAnsi="Univers for BP Light"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F4C0D85"/>
    <w:multiLevelType w:val="multilevel"/>
    <w:tmpl w:val="A048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357DFB"/>
    <w:multiLevelType w:val="hybridMultilevel"/>
    <w:tmpl w:val="979CB9FC"/>
    <w:lvl w:ilvl="0" w:tplc="040C000F">
      <w:start w:val="1"/>
      <w:numFmt w:val="decimal"/>
      <w:lvlText w:val="%1."/>
      <w:lvlJc w:val="left"/>
      <w:pPr>
        <w:ind w:left="1854" w:hanging="360"/>
      </w:pPr>
    </w:lvl>
    <w:lvl w:ilvl="1" w:tplc="040C0019" w:tentative="1">
      <w:start w:val="1"/>
      <w:numFmt w:val="lowerLetter"/>
      <w:lvlText w:val="%2."/>
      <w:lvlJc w:val="left"/>
      <w:pPr>
        <w:ind w:left="2574" w:hanging="360"/>
      </w:pPr>
    </w:lvl>
    <w:lvl w:ilvl="2" w:tplc="040C001B" w:tentative="1">
      <w:start w:val="1"/>
      <w:numFmt w:val="lowerRoman"/>
      <w:lvlText w:val="%3."/>
      <w:lvlJc w:val="right"/>
      <w:pPr>
        <w:ind w:left="3294" w:hanging="180"/>
      </w:pPr>
    </w:lvl>
    <w:lvl w:ilvl="3" w:tplc="040C000F" w:tentative="1">
      <w:start w:val="1"/>
      <w:numFmt w:val="decimal"/>
      <w:lvlText w:val="%4."/>
      <w:lvlJc w:val="left"/>
      <w:pPr>
        <w:ind w:left="4014" w:hanging="360"/>
      </w:pPr>
    </w:lvl>
    <w:lvl w:ilvl="4" w:tplc="040C0019" w:tentative="1">
      <w:start w:val="1"/>
      <w:numFmt w:val="lowerLetter"/>
      <w:lvlText w:val="%5."/>
      <w:lvlJc w:val="left"/>
      <w:pPr>
        <w:ind w:left="4734" w:hanging="360"/>
      </w:pPr>
    </w:lvl>
    <w:lvl w:ilvl="5" w:tplc="040C001B" w:tentative="1">
      <w:start w:val="1"/>
      <w:numFmt w:val="lowerRoman"/>
      <w:lvlText w:val="%6."/>
      <w:lvlJc w:val="right"/>
      <w:pPr>
        <w:ind w:left="5454" w:hanging="180"/>
      </w:pPr>
    </w:lvl>
    <w:lvl w:ilvl="6" w:tplc="040C000F" w:tentative="1">
      <w:start w:val="1"/>
      <w:numFmt w:val="decimal"/>
      <w:lvlText w:val="%7."/>
      <w:lvlJc w:val="left"/>
      <w:pPr>
        <w:ind w:left="6174" w:hanging="360"/>
      </w:pPr>
    </w:lvl>
    <w:lvl w:ilvl="7" w:tplc="040C0019" w:tentative="1">
      <w:start w:val="1"/>
      <w:numFmt w:val="lowerLetter"/>
      <w:lvlText w:val="%8."/>
      <w:lvlJc w:val="left"/>
      <w:pPr>
        <w:ind w:left="6894" w:hanging="360"/>
      </w:pPr>
    </w:lvl>
    <w:lvl w:ilvl="8" w:tplc="040C001B" w:tentative="1">
      <w:start w:val="1"/>
      <w:numFmt w:val="lowerRoman"/>
      <w:lvlText w:val="%9."/>
      <w:lvlJc w:val="right"/>
      <w:pPr>
        <w:ind w:left="7614" w:hanging="180"/>
      </w:pPr>
    </w:lvl>
  </w:abstractNum>
  <w:abstractNum w:abstractNumId="38" w15:restartNumberingAfterBreak="0">
    <w:nsid w:val="77566192"/>
    <w:multiLevelType w:val="hybridMultilevel"/>
    <w:tmpl w:val="B5DE9058"/>
    <w:lvl w:ilvl="0" w:tplc="040C000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79B31919"/>
    <w:multiLevelType w:val="hybridMultilevel"/>
    <w:tmpl w:val="28720F6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909192538">
    <w:abstractNumId w:val="19"/>
  </w:num>
  <w:num w:numId="2" w16cid:durableId="610405261">
    <w:abstractNumId w:val="15"/>
  </w:num>
  <w:num w:numId="3" w16cid:durableId="1746145563">
    <w:abstractNumId w:val="14"/>
  </w:num>
  <w:num w:numId="4" w16cid:durableId="32389986">
    <w:abstractNumId w:val="18"/>
  </w:num>
  <w:num w:numId="5" w16cid:durableId="575742907">
    <w:abstractNumId w:val="16"/>
  </w:num>
  <w:num w:numId="6" w16cid:durableId="1738279383">
    <w:abstractNumId w:val="31"/>
  </w:num>
  <w:num w:numId="7" w16cid:durableId="877281013">
    <w:abstractNumId w:val="11"/>
  </w:num>
  <w:num w:numId="8" w16cid:durableId="132790680">
    <w:abstractNumId w:val="28"/>
  </w:num>
  <w:num w:numId="9" w16cid:durableId="1642422211">
    <w:abstractNumId w:val="24"/>
  </w:num>
  <w:num w:numId="10" w16cid:durableId="1597471079">
    <w:abstractNumId w:val="7"/>
  </w:num>
  <w:num w:numId="11" w16cid:durableId="776631928">
    <w:abstractNumId w:val="21"/>
  </w:num>
  <w:num w:numId="12" w16cid:durableId="511992582">
    <w:abstractNumId w:val="27"/>
  </w:num>
  <w:num w:numId="13" w16cid:durableId="1261333806">
    <w:abstractNumId w:val="17"/>
  </w:num>
  <w:num w:numId="14" w16cid:durableId="1508977884">
    <w:abstractNumId w:val="30"/>
  </w:num>
  <w:num w:numId="15" w16cid:durableId="2067994426">
    <w:abstractNumId w:val="39"/>
  </w:num>
  <w:num w:numId="16" w16cid:durableId="891697326">
    <w:abstractNumId w:val="23"/>
  </w:num>
  <w:num w:numId="17" w16cid:durableId="2109233848">
    <w:abstractNumId w:val="2"/>
  </w:num>
  <w:num w:numId="18" w16cid:durableId="1028025269">
    <w:abstractNumId w:val="20"/>
  </w:num>
  <w:num w:numId="19" w16cid:durableId="844512930">
    <w:abstractNumId w:val="8"/>
  </w:num>
  <w:num w:numId="20" w16cid:durableId="1548446370">
    <w:abstractNumId w:val="38"/>
  </w:num>
  <w:num w:numId="21" w16cid:durableId="803350318">
    <w:abstractNumId w:val="35"/>
  </w:num>
  <w:num w:numId="22" w16cid:durableId="470293015">
    <w:abstractNumId w:val="22"/>
  </w:num>
  <w:num w:numId="23" w16cid:durableId="1192767258">
    <w:abstractNumId w:val="1"/>
  </w:num>
  <w:num w:numId="24" w16cid:durableId="2144274738">
    <w:abstractNumId w:val="13"/>
  </w:num>
  <w:num w:numId="25" w16cid:durableId="646938110">
    <w:abstractNumId w:val="4"/>
  </w:num>
  <w:num w:numId="26" w16cid:durableId="957488652">
    <w:abstractNumId w:val="5"/>
  </w:num>
  <w:num w:numId="27" w16cid:durableId="456263660">
    <w:abstractNumId w:val="29"/>
  </w:num>
  <w:num w:numId="28" w16cid:durableId="906108565">
    <w:abstractNumId w:val="0"/>
  </w:num>
  <w:num w:numId="29" w16cid:durableId="449781436">
    <w:abstractNumId w:val="9"/>
  </w:num>
  <w:num w:numId="30" w16cid:durableId="551502611">
    <w:abstractNumId w:val="37"/>
  </w:num>
  <w:num w:numId="31" w16cid:durableId="653146378">
    <w:abstractNumId w:val="3"/>
  </w:num>
  <w:num w:numId="32" w16cid:durableId="1589996222">
    <w:abstractNumId w:val="25"/>
  </w:num>
  <w:num w:numId="33" w16cid:durableId="727922059">
    <w:abstractNumId w:val="19"/>
  </w:num>
  <w:num w:numId="34" w16cid:durableId="1183134244">
    <w:abstractNumId w:val="6"/>
  </w:num>
  <w:num w:numId="35" w16cid:durableId="1714769156">
    <w:abstractNumId w:val="10"/>
  </w:num>
  <w:num w:numId="36" w16cid:durableId="366377284">
    <w:abstractNumId w:val="36"/>
  </w:num>
  <w:num w:numId="37" w16cid:durableId="1745568233">
    <w:abstractNumId w:val="12"/>
  </w:num>
  <w:num w:numId="38" w16cid:durableId="155803152">
    <w:abstractNumId w:val="33"/>
  </w:num>
  <w:num w:numId="39" w16cid:durableId="378214809">
    <w:abstractNumId w:val="26"/>
  </w:num>
  <w:num w:numId="40" w16cid:durableId="88698983">
    <w:abstractNumId w:val="32"/>
  </w:num>
  <w:num w:numId="41" w16cid:durableId="1620185137">
    <w:abstractNumId w:val="34"/>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an-Pierre Roux">
    <w15:presenceInfo w15:providerId="Windows Live" w15:userId="b15dca95aa10db62"/>
  </w15:person>
  <w15:person w15:author="Fabien DROUILLARD">
    <w15:presenceInfo w15:providerId="AD" w15:userId="S::fdrouillard@ar-law.fr::8610ad8b-6d37-4efe-84fe-ec0066db88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ctiveWritingStyle w:appName="MSWord" w:lang="en-GB" w:vendorID="64" w:dllVersion="5" w:nlCheck="1" w:checkStyle="1"/>
  <w:activeWritingStyle w:appName="MSWord" w:lang="en-US" w:vendorID="64" w:dllVersion="5" w:nlCheck="1" w:checkStyle="1"/>
  <w:activeWritingStyle w:appName="MSWord" w:lang="en-GB" w:vendorID="64" w:dllVersion="6" w:nlCheck="1" w:checkStyle="1"/>
  <w:activeWritingStyle w:appName="MSWord" w:lang="en-US" w:vendorID="64" w:dllVersion="6" w:nlCheck="1" w:checkStyle="1"/>
  <w:activeWritingStyle w:appName="MSWord" w:lang="fr-FR" w:vendorID="64" w:dllVersion="6" w:nlCheck="1" w:checkStyle="1"/>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pt-BR" w:vendorID="64" w:dllVersion="0" w:nlCheck="1" w:checkStyle="0"/>
  <w:activeWritingStyle w:appName="MSWord" w:lang="es-ES" w:vendorID="64" w:dllVersion="0" w:nlCheck="1" w:checkStyle="0"/>
  <w:activeWritingStyle w:appName="MSWord" w:lang="it-IT" w:vendorID="64" w:dllVersion="0" w:nlCheck="1" w:checkStyle="0"/>
  <w:stylePaneFormatFilter w:val="BE01" w:allStyles="1" w:customStyles="0" w:latentStyles="0" w:stylesInUse="0" w:headingStyles="0" w:numberingStyles="0" w:tableStyles="0" w:directFormattingOnRuns="0" w:directFormattingOnParagraphs="1" w:directFormattingOnNumbering="1" w:directFormattingOnTables="1" w:clearFormatting="1" w:top3HeadingStyles="1" w:visibleStyles="0" w:alternateStyleNames="1"/>
  <w:trackRevisions/>
  <w:defaultTabStop w:val="1134"/>
  <w:hyphenationZone w:val="425"/>
  <w:clickAndTypeStyle w:val="AnnexHeading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21823"/>
    <w:rsid w:val="00002226"/>
    <w:rsid w:val="00002722"/>
    <w:rsid w:val="00002D25"/>
    <w:rsid w:val="00003657"/>
    <w:rsid w:val="00003AE8"/>
    <w:rsid w:val="00004362"/>
    <w:rsid w:val="00005A02"/>
    <w:rsid w:val="00005F57"/>
    <w:rsid w:val="00006210"/>
    <w:rsid w:val="00006C15"/>
    <w:rsid w:val="00007A7F"/>
    <w:rsid w:val="00010408"/>
    <w:rsid w:val="00010769"/>
    <w:rsid w:val="000107D8"/>
    <w:rsid w:val="00010B3E"/>
    <w:rsid w:val="000118D0"/>
    <w:rsid w:val="00012027"/>
    <w:rsid w:val="000138CD"/>
    <w:rsid w:val="00013CAE"/>
    <w:rsid w:val="000148A3"/>
    <w:rsid w:val="00014F7F"/>
    <w:rsid w:val="00015587"/>
    <w:rsid w:val="00016184"/>
    <w:rsid w:val="000164A2"/>
    <w:rsid w:val="00016A67"/>
    <w:rsid w:val="00017700"/>
    <w:rsid w:val="00017A37"/>
    <w:rsid w:val="0002009F"/>
    <w:rsid w:val="0002121B"/>
    <w:rsid w:val="00021705"/>
    <w:rsid w:val="00023FF3"/>
    <w:rsid w:val="0002414F"/>
    <w:rsid w:val="0002436C"/>
    <w:rsid w:val="00024771"/>
    <w:rsid w:val="00026B76"/>
    <w:rsid w:val="00027DC3"/>
    <w:rsid w:val="00030255"/>
    <w:rsid w:val="00030D9E"/>
    <w:rsid w:val="0003250A"/>
    <w:rsid w:val="0003273E"/>
    <w:rsid w:val="00034ED6"/>
    <w:rsid w:val="00035409"/>
    <w:rsid w:val="00036BEF"/>
    <w:rsid w:val="00036F52"/>
    <w:rsid w:val="00037455"/>
    <w:rsid w:val="00037C3E"/>
    <w:rsid w:val="00037F76"/>
    <w:rsid w:val="00040309"/>
    <w:rsid w:val="0004163E"/>
    <w:rsid w:val="00041BB9"/>
    <w:rsid w:val="00042EA9"/>
    <w:rsid w:val="00042F29"/>
    <w:rsid w:val="00043E53"/>
    <w:rsid w:val="00043F16"/>
    <w:rsid w:val="000457C5"/>
    <w:rsid w:val="0004672A"/>
    <w:rsid w:val="00046DCF"/>
    <w:rsid w:val="0004736B"/>
    <w:rsid w:val="00050745"/>
    <w:rsid w:val="0005160C"/>
    <w:rsid w:val="000516F8"/>
    <w:rsid w:val="00051773"/>
    <w:rsid w:val="00051D5C"/>
    <w:rsid w:val="00052F61"/>
    <w:rsid w:val="00053303"/>
    <w:rsid w:val="00054792"/>
    <w:rsid w:val="00055C5A"/>
    <w:rsid w:val="00056320"/>
    <w:rsid w:val="000564F4"/>
    <w:rsid w:val="00056A72"/>
    <w:rsid w:val="000601BE"/>
    <w:rsid w:val="00060F60"/>
    <w:rsid w:val="0006462C"/>
    <w:rsid w:val="0006509D"/>
    <w:rsid w:val="000663B8"/>
    <w:rsid w:val="000678AC"/>
    <w:rsid w:val="00067EDE"/>
    <w:rsid w:val="00071596"/>
    <w:rsid w:val="00071B35"/>
    <w:rsid w:val="000726F5"/>
    <w:rsid w:val="00072F0D"/>
    <w:rsid w:val="00073040"/>
    <w:rsid w:val="00073B60"/>
    <w:rsid w:val="00073D66"/>
    <w:rsid w:val="00073E0E"/>
    <w:rsid w:val="00074A05"/>
    <w:rsid w:val="00076405"/>
    <w:rsid w:val="00076701"/>
    <w:rsid w:val="00076B9D"/>
    <w:rsid w:val="00076C9F"/>
    <w:rsid w:val="00077505"/>
    <w:rsid w:val="00081025"/>
    <w:rsid w:val="0008130E"/>
    <w:rsid w:val="00081C13"/>
    <w:rsid w:val="00082009"/>
    <w:rsid w:val="0008240E"/>
    <w:rsid w:val="00082924"/>
    <w:rsid w:val="00082C6F"/>
    <w:rsid w:val="000830B9"/>
    <w:rsid w:val="00084671"/>
    <w:rsid w:val="00084BD2"/>
    <w:rsid w:val="0008509D"/>
    <w:rsid w:val="00085E04"/>
    <w:rsid w:val="00085E67"/>
    <w:rsid w:val="00086047"/>
    <w:rsid w:val="00090E30"/>
    <w:rsid w:val="00092194"/>
    <w:rsid w:val="00092C20"/>
    <w:rsid w:val="00093312"/>
    <w:rsid w:val="00093496"/>
    <w:rsid w:val="00094602"/>
    <w:rsid w:val="000950F4"/>
    <w:rsid w:val="0009520A"/>
    <w:rsid w:val="0009535E"/>
    <w:rsid w:val="00095899"/>
    <w:rsid w:val="0009632A"/>
    <w:rsid w:val="00096FB5"/>
    <w:rsid w:val="0009757D"/>
    <w:rsid w:val="000A00E9"/>
    <w:rsid w:val="000A02D0"/>
    <w:rsid w:val="000A0BDB"/>
    <w:rsid w:val="000A0FFF"/>
    <w:rsid w:val="000A1940"/>
    <w:rsid w:val="000A26F9"/>
    <w:rsid w:val="000A2C31"/>
    <w:rsid w:val="000A5173"/>
    <w:rsid w:val="000A66E8"/>
    <w:rsid w:val="000A673F"/>
    <w:rsid w:val="000A6807"/>
    <w:rsid w:val="000A6A31"/>
    <w:rsid w:val="000A7347"/>
    <w:rsid w:val="000A73EE"/>
    <w:rsid w:val="000B00EE"/>
    <w:rsid w:val="000B077A"/>
    <w:rsid w:val="000B07F2"/>
    <w:rsid w:val="000B091B"/>
    <w:rsid w:val="000B2003"/>
    <w:rsid w:val="000B20A0"/>
    <w:rsid w:val="000B39A1"/>
    <w:rsid w:val="000B470C"/>
    <w:rsid w:val="000B4CD1"/>
    <w:rsid w:val="000B4EFF"/>
    <w:rsid w:val="000B5D2D"/>
    <w:rsid w:val="000B7621"/>
    <w:rsid w:val="000C0431"/>
    <w:rsid w:val="000C0AF7"/>
    <w:rsid w:val="000C0BC9"/>
    <w:rsid w:val="000C14EB"/>
    <w:rsid w:val="000C301A"/>
    <w:rsid w:val="000C3095"/>
    <w:rsid w:val="000C56BB"/>
    <w:rsid w:val="000C5F97"/>
    <w:rsid w:val="000C669A"/>
    <w:rsid w:val="000C74AC"/>
    <w:rsid w:val="000C7F79"/>
    <w:rsid w:val="000D1213"/>
    <w:rsid w:val="000D1298"/>
    <w:rsid w:val="000D1876"/>
    <w:rsid w:val="000D1F52"/>
    <w:rsid w:val="000D303A"/>
    <w:rsid w:val="000D3189"/>
    <w:rsid w:val="000D4032"/>
    <w:rsid w:val="000D4845"/>
    <w:rsid w:val="000D49FC"/>
    <w:rsid w:val="000D4DE3"/>
    <w:rsid w:val="000D68A9"/>
    <w:rsid w:val="000E0C14"/>
    <w:rsid w:val="000E1310"/>
    <w:rsid w:val="000E222A"/>
    <w:rsid w:val="000E291F"/>
    <w:rsid w:val="000E49C5"/>
    <w:rsid w:val="000E4D94"/>
    <w:rsid w:val="000E5CBB"/>
    <w:rsid w:val="000E5E84"/>
    <w:rsid w:val="000E65E3"/>
    <w:rsid w:val="000E6BD9"/>
    <w:rsid w:val="000E7BB5"/>
    <w:rsid w:val="000F2B3C"/>
    <w:rsid w:val="000F3489"/>
    <w:rsid w:val="000F5C65"/>
    <w:rsid w:val="000F6026"/>
    <w:rsid w:val="000F6690"/>
    <w:rsid w:val="000F77A6"/>
    <w:rsid w:val="00100E3F"/>
    <w:rsid w:val="00101542"/>
    <w:rsid w:val="00101D7D"/>
    <w:rsid w:val="0010238A"/>
    <w:rsid w:val="0010394E"/>
    <w:rsid w:val="0010422A"/>
    <w:rsid w:val="00104709"/>
    <w:rsid w:val="0010471E"/>
    <w:rsid w:val="0010658D"/>
    <w:rsid w:val="00107357"/>
    <w:rsid w:val="00107673"/>
    <w:rsid w:val="001077E8"/>
    <w:rsid w:val="00107E28"/>
    <w:rsid w:val="00110FF4"/>
    <w:rsid w:val="001119D6"/>
    <w:rsid w:val="00112D40"/>
    <w:rsid w:val="00112E3D"/>
    <w:rsid w:val="001131E1"/>
    <w:rsid w:val="00113E3E"/>
    <w:rsid w:val="001205F6"/>
    <w:rsid w:val="0012089E"/>
    <w:rsid w:val="00120BDF"/>
    <w:rsid w:val="00120F31"/>
    <w:rsid w:val="00123FC5"/>
    <w:rsid w:val="00125AA9"/>
    <w:rsid w:val="001278A7"/>
    <w:rsid w:val="00131A5B"/>
    <w:rsid w:val="00131BCE"/>
    <w:rsid w:val="00133079"/>
    <w:rsid w:val="00133440"/>
    <w:rsid w:val="00134683"/>
    <w:rsid w:val="00134DAB"/>
    <w:rsid w:val="00135329"/>
    <w:rsid w:val="00135A25"/>
    <w:rsid w:val="00136D51"/>
    <w:rsid w:val="00137046"/>
    <w:rsid w:val="00140ABE"/>
    <w:rsid w:val="00141A7A"/>
    <w:rsid w:val="001423CB"/>
    <w:rsid w:val="00142F39"/>
    <w:rsid w:val="00143D62"/>
    <w:rsid w:val="00144BB7"/>
    <w:rsid w:val="001453D3"/>
    <w:rsid w:val="001454D4"/>
    <w:rsid w:val="001461A8"/>
    <w:rsid w:val="0015008B"/>
    <w:rsid w:val="001509B9"/>
    <w:rsid w:val="00151D18"/>
    <w:rsid w:val="001536AE"/>
    <w:rsid w:val="00153CB3"/>
    <w:rsid w:val="00154EEE"/>
    <w:rsid w:val="001553E1"/>
    <w:rsid w:val="00155521"/>
    <w:rsid w:val="00156079"/>
    <w:rsid w:val="001566E0"/>
    <w:rsid w:val="0015731D"/>
    <w:rsid w:val="00157658"/>
    <w:rsid w:val="00157847"/>
    <w:rsid w:val="001601E3"/>
    <w:rsid w:val="00160C31"/>
    <w:rsid w:val="00160E97"/>
    <w:rsid w:val="0016131D"/>
    <w:rsid w:val="00161D83"/>
    <w:rsid w:val="00162986"/>
    <w:rsid w:val="00163E11"/>
    <w:rsid w:val="00163EFE"/>
    <w:rsid w:val="00163F7E"/>
    <w:rsid w:val="00164B61"/>
    <w:rsid w:val="00165888"/>
    <w:rsid w:val="00167801"/>
    <w:rsid w:val="001703FD"/>
    <w:rsid w:val="00170585"/>
    <w:rsid w:val="00170904"/>
    <w:rsid w:val="00170B5C"/>
    <w:rsid w:val="0017409D"/>
    <w:rsid w:val="00174922"/>
    <w:rsid w:val="001758BC"/>
    <w:rsid w:val="00177AF0"/>
    <w:rsid w:val="00181477"/>
    <w:rsid w:val="00181F1A"/>
    <w:rsid w:val="00182586"/>
    <w:rsid w:val="00182A53"/>
    <w:rsid w:val="00182BB6"/>
    <w:rsid w:val="0018313A"/>
    <w:rsid w:val="00185088"/>
    <w:rsid w:val="00186897"/>
    <w:rsid w:val="00187CD0"/>
    <w:rsid w:val="00190551"/>
    <w:rsid w:val="00190982"/>
    <w:rsid w:val="001910A2"/>
    <w:rsid w:val="0019141B"/>
    <w:rsid w:val="00191DCF"/>
    <w:rsid w:val="00192450"/>
    <w:rsid w:val="00192B93"/>
    <w:rsid w:val="00193FCA"/>
    <w:rsid w:val="00194403"/>
    <w:rsid w:val="00194D66"/>
    <w:rsid w:val="00195857"/>
    <w:rsid w:val="00196328"/>
    <w:rsid w:val="00196432"/>
    <w:rsid w:val="00197641"/>
    <w:rsid w:val="001976ED"/>
    <w:rsid w:val="0019790C"/>
    <w:rsid w:val="00197E86"/>
    <w:rsid w:val="001A0A30"/>
    <w:rsid w:val="001A0C76"/>
    <w:rsid w:val="001A1830"/>
    <w:rsid w:val="001A1E11"/>
    <w:rsid w:val="001A2133"/>
    <w:rsid w:val="001A2845"/>
    <w:rsid w:val="001A7540"/>
    <w:rsid w:val="001B1639"/>
    <w:rsid w:val="001B2F10"/>
    <w:rsid w:val="001B38DD"/>
    <w:rsid w:val="001B3F51"/>
    <w:rsid w:val="001B40AE"/>
    <w:rsid w:val="001B46E8"/>
    <w:rsid w:val="001B5245"/>
    <w:rsid w:val="001C01D1"/>
    <w:rsid w:val="001C2FA6"/>
    <w:rsid w:val="001C3E7E"/>
    <w:rsid w:val="001C4D7E"/>
    <w:rsid w:val="001C6875"/>
    <w:rsid w:val="001D1735"/>
    <w:rsid w:val="001D50E0"/>
    <w:rsid w:val="001D68CB"/>
    <w:rsid w:val="001D75DB"/>
    <w:rsid w:val="001E03DB"/>
    <w:rsid w:val="001E13FD"/>
    <w:rsid w:val="001E16BF"/>
    <w:rsid w:val="001E1C73"/>
    <w:rsid w:val="001E1E4E"/>
    <w:rsid w:val="001E269F"/>
    <w:rsid w:val="001E56EB"/>
    <w:rsid w:val="001E58F0"/>
    <w:rsid w:val="001E5A12"/>
    <w:rsid w:val="001E5A63"/>
    <w:rsid w:val="001E6360"/>
    <w:rsid w:val="001E7672"/>
    <w:rsid w:val="001E77E0"/>
    <w:rsid w:val="001F0939"/>
    <w:rsid w:val="001F0B06"/>
    <w:rsid w:val="001F1999"/>
    <w:rsid w:val="001F2083"/>
    <w:rsid w:val="001F2A71"/>
    <w:rsid w:val="001F3948"/>
    <w:rsid w:val="001F4A27"/>
    <w:rsid w:val="001F4DF2"/>
    <w:rsid w:val="001F5E02"/>
    <w:rsid w:val="001F5FA9"/>
    <w:rsid w:val="001F6863"/>
    <w:rsid w:val="002008D7"/>
    <w:rsid w:val="002011A2"/>
    <w:rsid w:val="002015A0"/>
    <w:rsid w:val="002017F7"/>
    <w:rsid w:val="00203FBB"/>
    <w:rsid w:val="0020504E"/>
    <w:rsid w:val="002076BE"/>
    <w:rsid w:val="0021025C"/>
    <w:rsid w:val="00211673"/>
    <w:rsid w:val="00214A71"/>
    <w:rsid w:val="00215312"/>
    <w:rsid w:val="002163E1"/>
    <w:rsid w:val="002166BC"/>
    <w:rsid w:val="0021703A"/>
    <w:rsid w:val="00217703"/>
    <w:rsid w:val="002201F4"/>
    <w:rsid w:val="00220528"/>
    <w:rsid w:val="00221E32"/>
    <w:rsid w:val="002227EC"/>
    <w:rsid w:val="00223671"/>
    <w:rsid w:val="00223A5C"/>
    <w:rsid w:val="00224CB7"/>
    <w:rsid w:val="00224EE9"/>
    <w:rsid w:val="00225DC6"/>
    <w:rsid w:val="00225EC5"/>
    <w:rsid w:val="00226E69"/>
    <w:rsid w:val="002276D1"/>
    <w:rsid w:val="00227B05"/>
    <w:rsid w:val="00230025"/>
    <w:rsid w:val="00230B8B"/>
    <w:rsid w:val="00230F30"/>
    <w:rsid w:val="00230FCC"/>
    <w:rsid w:val="00231425"/>
    <w:rsid w:val="002324A4"/>
    <w:rsid w:val="00232615"/>
    <w:rsid w:val="00232707"/>
    <w:rsid w:val="00233187"/>
    <w:rsid w:val="002345D2"/>
    <w:rsid w:val="00234DB4"/>
    <w:rsid w:val="00234E0C"/>
    <w:rsid w:val="0023575F"/>
    <w:rsid w:val="002377A4"/>
    <w:rsid w:val="00240386"/>
    <w:rsid w:val="002416D3"/>
    <w:rsid w:val="002418D6"/>
    <w:rsid w:val="00242FB2"/>
    <w:rsid w:val="00243BA1"/>
    <w:rsid w:val="0024417B"/>
    <w:rsid w:val="002458A2"/>
    <w:rsid w:val="00246EFD"/>
    <w:rsid w:val="00247F46"/>
    <w:rsid w:val="00250273"/>
    <w:rsid w:val="002504DD"/>
    <w:rsid w:val="00251407"/>
    <w:rsid w:val="00251815"/>
    <w:rsid w:val="0025325A"/>
    <w:rsid w:val="002534AE"/>
    <w:rsid w:val="00253C51"/>
    <w:rsid w:val="00253FE5"/>
    <w:rsid w:val="0025507B"/>
    <w:rsid w:val="00255791"/>
    <w:rsid w:val="00255A4D"/>
    <w:rsid w:val="002571AA"/>
    <w:rsid w:val="002575FA"/>
    <w:rsid w:val="002576EF"/>
    <w:rsid w:val="00257A26"/>
    <w:rsid w:val="00261445"/>
    <w:rsid w:val="0026163F"/>
    <w:rsid w:val="0026183F"/>
    <w:rsid w:val="00261A10"/>
    <w:rsid w:val="002621F5"/>
    <w:rsid w:val="00262B30"/>
    <w:rsid w:val="00263D5D"/>
    <w:rsid w:val="00265737"/>
    <w:rsid w:val="002710A1"/>
    <w:rsid w:val="00271627"/>
    <w:rsid w:val="00271C96"/>
    <w:rsid w:val="0027325F"/>
    <w:rsid w:val="00273705"/>
    <w:rsid w:val="00274F48"/>
    <w:rsid w:val="00274F5E"/>
    <w:rsid w:val="0027594C"/>
    <w:rsid w:val="002764FB"/>
    <w:rsid w:val="00276964"/>
    <w:rsid w:val="00277205"/>
    <w:rsid w:val="00277620"/>
    <w:rsid w:val="00277702"/>
    <w:rsid w:val="00280802"/>
    <w:rsid w:val="00281507"/>
    <w:rsid w:val="00281B8C"/>
    <w:rsid w:val="00281D8F"/>
    <w:rsid w:val="00282534"/>
    <w:rsid w:val="002826CE"/>
    <w:rsid w:val="00282CBD"/>
    <w:rsid w:val="00285076"/>
    <w:rsid w:val="00285144"/>
    <w:rsid w:val="00286137"/>
    <w:rsid w:val="00290564"/>
    <w:rsid w:val="00290AED"/>
    <w:rsid w:val="002913EC"/>
    <w:rsid w:val="00293711"/>
    <w:rsid w:val="002950A8"/>
    <w:rsid w:val="00296230"/>
    <w:rsid w:val="002A1156"/>
    <w:rsid w:val="002A28A1"/>
    <w:rsid w:val="002A33A9"/>
    <w:rsid w:val="002A63D4"/>
    <w:rsid w:val="002A67D9"/>
    <w:rsid w:val="002A75E0"/>
    <w:rsid w:val="002B02F3"/>
    <w:rsid w:val="002B102B"/>
    <w:rsid w:val="002B1993"/>
    <w:rsid w:val="002B2339"/>
    <w:rsid w:val="002B40B0"/>
    <w:rsid w:val="002B4779"/>
    <w:rsid w:val="002B480C"/>
    <w:rsid w:val="002B6204"/>
    <w:rsid w:val="002B677C"/>
    <w:rsid w:val="002C0470"/>
    <w:rsid w:val="002C0743"/>
    <w:rsid w:val="002C0E79"/>
    <w:rsid w:val="002C0FC3"/>
    <w:rsid w:val="002C20C8"/>
    <w:rsid w:val="002C227E"/>
    <w:rsid w:val="002C240A"/>
    <w:rsid w:val="002C2E92"/>
    <w:rsid w:val="002C3D55"/>
    <w:rsid w:val="002C5CD3"/>
    <w:rsid w:val="002C648C"/>
    <w:rsid w:val="002C658C"/>
    <w:rsid w:val="002C6606"/>
    <w:rsid w:val="002C67A4"/>
    <w:rsid w:val="002C6943"/>
    <w:rsid w:val="002D275B"/>
    <w:rsid w:val="002D2DAF"/>
    <w:rsid w:val="002D3207"/>
    <w:rsid w:val="002D34B2"/>
    <w:rsid w:val="002D475D"/>
    <w:rsid w:val="002D6C63"/>
    <w:rsid w:val="002E0065"/>
    <w:rsid w:val="002E04D4"/>
    <w:rsid w:val="002E0CA0"/>
    <w:rsid w:val="002E14EB"/>
    <w:rsid w:val="002E2B14"/>
    <w:rsid w:val="002E43C4"/>
    <w:rsid w:val="002E4CF1"/>
    <w:rsid w:val="002E5915"/>
    <w:rsid w:val="002E6A89"/>
    <w:rsid w:val="002E75E4"/>
    <w:rsid w:val="002E7B4D"/>
    <w:rsid w:val="002F1ED8"/>
    <w:rsid w:val="002F4A2F"/>
    <w:rsid w:val="002F58E8"/>
    <w:rsid w:val="002F634E"/>
    <w:rsid w:val="002F6D84"/>
    <w:rsid w:val="0030059E"/>
    <w:rsid w:val="00300913"/>
    <w:rsid w:val="003017A8"/>
    <w:rsid w:val="00302B70"/>
    <w:rsid w:val="003034AC"/>
    <w:rsid w:val="00303BC5"/>
    <w:rsid w:val="00303DA1"/>
    <w:rsid w:val="00304C4F"/>
    <w:rsid w:val="003052E9"/>
    <w:rsid w:val="00310582"/>
    <w:rsid w:val="00310733"/>
    <w:rsid w:val="003110D8"/>
    <w:rsid w:val="00311217"/>
    <w:rsid w:val="00311DDA"/>
    <w:rsid w:val="00312612"/>
    <w:rsid w:val="00312A29"/>
    <w:rsid w:val="00312DD7"/>
    <w:rsid w:val="003131E7"/>
    <w:rsid w:val="0031384B"/>
    <w:rsid w:val="00314B0A"/>
    <w:rsid w:val="003151D7"/>
    <w:rsid w:val="00315C48"/>
    <w:rsid w:val="00316FF8"/>
    <w:rsid w:val="0031733A"/>
    <w:rsid w:val="00317D5E"/>
    <w:rsid w:val="003202CA"/>
    <w:rsid w:val="0032177F"/>
    <w:rsid w:val="003218D2"/>
    <w:rsid w:val="00321B96"/>
    <w:rsid w:val="003221A2"/>
    <w:rsid w:val="003225EB"/>
    <w:rsid w:val="00323602"/>
    <w:rsid w:val="0032624B"/>
    <w:rsid w:val="00331286"/>
    <w:rsid w:val="00331FD8"/>
    <w:rsid w:val="00335458"/>
    <w:rsid w:val="003354CF"/>
    <w:rsid w:val="003359C5"/>
    <w:rsid w:val="00335C78"/>
    <w:rsid w:val="00335FB9"/>
    <w:rsid w:val="00336DE8"/>
    <w:rsid w:val="00337EBD"/>
    <w:rsid w:val="00340183"/>
    <w:rsid w:val="003405DB"/>
    <w:rsid w:val="00340751"/>
    <w:rsid w:val="00341529"/>
    <w:rsid w:val="003421B5"/>
    <w:rsid w:val="003427F0"/>
    <w:rsid w:val="00343615"/>
    <w:rsid w:val="00343B35"/>
    <w:rsid w:val="0034506B"/>
    <w:rsid w:val="00345402"/>
    <w:rsid w:val="00345610"/>
    <w:rsid w:val="00346C8A"/>
    <w:rsid w:val="00347295"/>
    <w:rsid w:val="00347B49"/>
    <w:rsid w:val="00347C4B"/>
    <w:rsid w:val="00350329"/>
    <w:rsid w:val="00351395"/>
    <w:rsid w:val="003532D6"/>
    <w:rsid w:val="003555CC"/>
    <w:rsid w:val="00355A51"/>
    <w:rsid w:val="00357973"/>
    <w:rsid w:val="00362E18"/>
    <w:rsid w:val="00362F3A"/>
    <w:rsid w:val="003668C6"/>
    <w:rsid w:val="0036709D"/>
    <w:rsid w:val="00367C23"/>
    <w:rsid w:val="0037283E"/>
    <w:rsid w:val="00373A74"/>
    <w:rsid w:val="00374570"/>
    <w:rsid w:val="00380264"/>
    <w:rsid w:val="0038168C"/>
    <w:rsid w:val="003819E0"/>
    <w:rsid w:val="00382626"/>
    <w:rsid w:val="00382668"/>
    <w:rsid w:val="00382D45"/>
    <w:rsid w:val="00383517"/>
    <w:rsid w:val="0038456A"/>
    <w:rsid w:val="003848DC"/>
    <w:rsid w:val="00384D2A"/>
    <w:rsid w:val="00385141"/>
    <w:rsid w:val="00385830"/>
    <w:rsid w:val="00386C72"/>
    <w:rsid w:val="00387192"/>
    <w:rsid w:val="00387904"/>
    <w:rsid w:val="00387A69"/>
    <w:rsid w:val="00387CF1"/>
    <w:rsid w:val="0039165D"/>
    <w:rsid w:val="003922F0"/>
    <w:rsid w:val="003928E2"/>
    <w:rsid w:val="00393419"/>
    <w:rsid w:val="00393984"/>
    <w:rsid w:val="00394CCD"/>
    <w:rsid w:val="00396BAF"/>
    <w:rsid w:val="0039772D"/>
    <w:rsid w:val="003A1026"/>
    <w:rsid w:val="003A1252"/>
    <w:rsid w:val="003A2917"/>
    <w:rsid w:val="003A2F99"/>
    <w:rsid w:val="003A3EA8"/>
    <w:rsid w:val="003A4755"/>
    <w:rsid w:val="003A4B71"/>
    <w:rsid w:val="003A4F57"/>
    <w:rsid w:val="003A5D5B"/>
    <w:rsid w:val="003A6335"/>
    <w:rsid w:val="003A7A5B"/>
    <w:rsid w:val="003B05D5"/>
    <w:rsid w:val="003B197A"/>
    <w:rsid w:val="003B55BD"/>
    <w:rsid w:val="003B701B"/>
    <w:rsid w:val="003C0EC1"/>
    <w:rsid w:val="003C2E79"/>
    <w:rsid w:val="003C3B2F"/>
    <w:rsid w:val="003C45F6"/>
    <w:rsid w:val="003C7126"/>
    <w:rsid w:val="003D1A9D"/>
    <w:rsid w:val="003D1FEA"/>
    <w:rsid w:val="003D2BA8"/>
    <w:rsid w:val="003D2C52"/>
    <w:rsid w:val="003D3049"/>
    <w:rsid w:val="003D3856"/>
    <w:rsid w:val="003D68FA"/>
    <w:rsid w:val="003D6C07"/>
    <w:rsid w:val="003D71D1"/>
    <w:rsid w:val="003D72C0"/>
    <w:rsid w:val="003E0372"/>
    <w:rsid w:val="003E23E6"/>
    <w:rsid w:val="003E2C91"/>
    <w:rsid w:val="003E3CAA"/>
    <w:rsid w:val="003E4BE6"/>
    <w:rsid w:val="003E5A52"/>
    <w:rsid w:val="003E5F77"/>
    <w:rsid w:val="003E6CEF"/>
    <w:rsid w:val="003E745E"/>
    <w:rsid w:val="003F0BE4"/>
    <w:rsid w:val="003F109F"/>
    <w:rsid w:val="003F1386"/>
    <w:rsid w:val="003F1CB0"/>
    <w:rsid w:val="003F2AEC"/>
    <w:rsid w:val="003F2DF5"/>
    <w:rsid w:val="003F383B"/>
    <w:rsid w:val="003F3D4C"/>
    <w:rsid w:val="003F4220"/>
    <w:rsid w:val="003F5A9A"/>
    <w:rsid w:val="003F6416"/>
    <w:rsid w:val="003F7D20"/>
    <w:rsid w:val="00400779"/>
    <w:rsid w:val="00400D51"/>
    <w:rsid w:val="0040129B"/>
    <w:rsid w:val="00401FFA"/>
    <w:rsid w:val="004030B5"/>
    <w:rsid w:val="00403C20"/>
    <w:rsid w:val="00403C25"/>
    <w:rsid w:val="00403D5F"/>
    <w:rsid w:val="004045E0"/>
    <w:rsid w:val="004050AF"/>
    <w:rsid w:val="00407641"/>
    <w:rsid w:val="004078EC"/>
    <w:rsid w:val="00410D2D"/>
    <w:rsid w:val="00411903"/>
    <w:rsid w:val="00411E9C"/>
    <w:rsid w:val="00412CEA"/>
    <w:rsid w:val="004147A8"/>
    <w:rsid w:val="00416643"/>
    <w:rsid w:val="004166FE"/>
    <w:rsid w:val="00416723"/>
    <w:rsid w:val="00417291"/>
    <w:rsid w:val="0041754B"/>
    <w:rsid w:val="0042049F"/>
    <w:rsid w:val="00420EB3"/>
    <w:rsid w:val="00421CFC"/>
    <w:rsid w:val="00422029"/>
    <w:rsid w:val="0042251A"/>
    <w:rsid w:val="00422B2E"/>
    <w:rsid w:val="00423183"/>
    <w:rsid w:val="00423FDA"/>
    <w:rsid w:val="004257BA"/>
    <w:rsid w:val="004257E2"/>
    <w:rsid w:val="0042708E"/>
    <w:rsid w:val="00427300"/>
    <w:rsid w:val="004304B4"/>
    <w:rsid w:val="004323E1"/>
    <w:rsid w:val="0043264B"/>
    <w:rsid w:val="00432BF3"/>
    <w:rsid w:val="00432EA8"/>
    <w:rsid w:val="004338AB"/>
    <w:rsid w:val="00433A5A"/>
    <w:rsid w:val="00433AD6"/>
    <w:rsid w:val="00434549"/>
    <w:rsid w:val="00435513"/>
    <w:rsid w:val="0043596E"/>
    <w:rsid w:val="004372E5"/>
    <w:rsid w:val="004378B7"/>
    <w:rsid w:val="004405FB"/>
    <w:rsid w:val="00440DED"/>
    <w:rsid w:val="0044104A"/>
    <w:rsid w:val="0044249E"/>
    <w:rsid w:val="00443235"/>
    <w:rsid w:val="004440E0"/>
    <w:rsid w:val="004441AF"/>
    <w:rsid w:val="00444307"/>
    <w:rsid w:val="004444EB"/>
    <w:rsid w:val="004458D7"/>
    <w:rsid w:val="004462F6"/>
    <w:rsid w:val="004466BF"/>
    <w:rsid w:val="004470D6"/>
    <w:rsid w:val="00447D04"/>
    <w:rsid w:val="00447F44"/>
    <w:rsid w:val="004500CA"/>
    <w:rsid w:val="004500D1"/>
    <w:rsid w:val="00450FC3"/>
    <w:rsid w:val="00452036"/>
    <w:rsid w:val="00452817"/>
    <w:rsid w:val="004536BA"/>
    <w:rsid w:val="00454ADB"/>
    <w:rsid w:val="00454DB1"/>
    <w:rsid w:val="004552B1"/>
    <w:rsid w:val="00455717"/>
    <w:rsid w:val="004569C1"/>
    <w:rsid w:val="00457074"/>
    <w:rsid w:val="00461D84"/>
    <w:rsid w:val="0046202A"/>
    <w:rsid w:val="00462B7A"/>
    <w:rsid w:val="00470040"/>
    <w:rsid w:val="004701D2"/>
    <w:rsid w:val="004701DE"/>
    <w:rsid w:val="00471180"/>
    <w:rsid w:val="004719C9"/>
    <w:rsid w:val="00472A9E"/>
    <w:rsid w:val="004750AF"/>
    <w:rsid w:val="004756C5"/>
    <w:rsid w:val="00475E2C"/>
    <w:rsid w:val="00476732"/>
    <w:rsid w:val="0048206A"/>
    <w:rsid w:val="00483065"/>
    <w:rsid w:val="00484107"/>
    <w:rsid w:val="0048420A"/>
    <w:rsid w:val="00484487"/>
    <w:rsid w:val="004844AE"/>
    <w:rsid w:val="00484CAA"/>
    <w:rsid w:val="00485B52"/>
    <w:rsid w:val="00485C48"/>
    <w:rsid w:val="00490295"/>
    <w:rsid w:val="0049056F"/>
    <w:rsid w:val="004916DA"/>
    <w:rsid w:val="0049188F"/>
    <w:rsid w:val="00491B30"/>
    <w:rsid w:val="0049243A"/>
    <w:rsid w:val="004940A0"/>
    <w:rsid w:val="00494409"/>
    <w:rsid w:val="004944D8"/>
    <w:rsid w:val="004948BF"/>
    <w:rsid w:val="00495172"/>
    <w:rsid w:val="00496131"/>
    <w:rsid w:val="00496503"/>
    <w:rsid w:val="0049738B"/>
    <w:rsid w:val="004A0245"/>
    <w:rsid w:val="004A0B7F"/>
    <w:rsid w:val="004A0EFD"/>
    <w:rsid w:val="004A1011"/>
    <w:rsid w:val="004A2C1B"/>
    <w:rsid w:val="004A3319"/>
    <w:rsid w:val="004A3922"/>
    <w:rsid w:val="004A3AD4"/>
    <w:rsid w:val="004A3BAF"/>
    <w:rsid w:val="004A43AB"/>
    <w:rsid w:val="004A5549"/>
    <w:rsid w:val="004A5D4C"/>
    <w:rsid w:val="004A5F4E"/>
    <w:rsid w:val="004A5F51"/>
    <w:rsid w:val="004A615D"/>
    <w:rsid w:val="004A7A21"/>
    <w:rsid w:val="004B3308"/>
    <w:rsid w:val="004B3B8B"/>
    <w:rsid w:val="004B45F1"/>
    <w:rsid w:val="004B5566"/>
    <w:rsid w:val="004B70CB"/>
    <w:rsid w:val="004B7441"/>
    <w:rsid w:val="004B76AB"/>
    <w:rsid w:val="004C0CCE"/>
    <w:rsid w:val="004C0EB8"/>
    <w:rsid w:val="004C1674"/>
    <w:rsid w:val="004C19E5"/>
    <w:rsid w:val="004C1D66"/>
    <w:rsid w:val="004C1DCF"/>
    <w:rsid w:val="004C2B10"/>
    <w:rsid w:val="004C3618"/>
    <w:rsid w:val="004C459E"/>
    <w:rsid w:val="004C46F6"/>
    <w:rsid w:val="004C60AB"/>
    <w:rsid w:val="004C7B92"/>
    <w:rsid w:val="004C7E90"/>
    <w:rsid w:val="004D03D9"/>
    <w:rsid w:val="004D05C0"/>
    <w:rsid w:val="004D0825"/>
    <w:rsid w:val="004D1A6C"/>
    <w:rsid w:val="004D3414"/>
    <w:rsid w:val="004D486D"/>
    <w:rsid w:val="004D490C"/>
    <w:rsid w:val="004D54B8"/>
    <w:rsid w:val="004D5778"/>
    <w:rsid w:val="004D6747"/>
    <w:rsid w:val="004E065A"/>
    <w:rsid w:val="004E0724"/>
    <w:rsid w:val="004E22F0"/>
    <w:rsid w:val="004E24CE"/>
    <w:rsid w:val="004E2EFA"/>
    <w:rsid w:val="004E36FF"/>
    <w:rsid w:val="004E46D9"/>
    <w:rsid w:val="004E6413"/>
    <w:rsid w:val="004F0C4E"/>
    <w:rsid w:val="004F1E4C"/>
    <w:rsid w:val="004F2D82"/>
    <w:rsid w:val="004F3434"/>
    <w:rsid w:val="004F3F4F"/>
    <w:rsid w:val="004F3F60"/>
    <w:rsid w:val="004F4445"/>
    <w:rsid w:val="004F4634"/>
    <w:rsid w:val="004F475B"/>
    <w:rsid w:val="004F5D6A"/>
    <w:rsid w:val="004F5EEE"/>
    <w:rsid w:val="004F5F17"/>
    <w:rsid w:val="00501521"/>
    <w:rsid w:val="00502F23"/>
    <w:rsid w:val="0050389A"/>
    <w:rsid w:val="00503E04"/>
    <w:rsid w:val="00504095"/>
    <w:rsid w:val="00504AC7"/>
    <w:rsid w:val="00505F1C"/>
    <w:rsid w:val="00507012"/>
    <w:rsid w:val="00510541"/>
    <w:rsid w:val="00510860"/>
    <w:rsid w:val="00510869"/>
    <w:rsid w:val="00510AB1"/>
    <w:rsid w:val="005119C2"/>
    <w:rsid w:val="005122F4"/>
    <w:rsid w:val="00512C4A"/>
    <w:rsid w:val="00513393"/>
    <w:rsid w:val="00513E77"/>
    <w:rsid w:val="00514B46"/>
    <w:rsid w:val="00514DDB"/>
    <w:rsid w:val="00515202"/>
    <w:rsid w:val="00515299"/>
    <w:rsid w:val="00515E5D"/>
    <w:rsid w:val="00515F46"/>
    <w:rsid w:val="005163EF"/>
    <w:rsid w:val="005206CA"/>
    <w:rsid w:val="00520B3B"/>
    <w:rsid w:val="00522AE6"/>
    <w:rsid w:val="00522C0C"/>
    <w:rsid w:val="005240D7"/>
    <w:rsid w:val="00527B90"/>
    <w:rsid w:val="005301A4"/>
    <w:rsid w:val="00531376"/>
    <w:rsid w:val="00531D7F"/>
    <w:rsid w:val="005322FD"/>
    <w:rsid w:val="005325F0"/>
    <w:rsid w:val="00532709"/>
    <w:rsid w:val="00532FDF"/>
    <w:rsid w:val="00534261"/>
    <w:rsid w:val="005363E6"/>
    <w:rsid w:val="005370F0"/>
    <w:rsid w:val="00537E0E"/>
    <w:rsid w:val="00537F53"/>
    <w:rsid w:val="00543741"/>
    <w:rsid w:val="0054422A"/>
    <w:rsid w:val="00547D2C"/>
    <w:rsid w:val="00550679"/>
    <w:rsid w:val="0055184B"/>
    <w:rsid w:val="00551EE7"/>
    <w:rsid w:val="005523DD"/>
    <w:rsid w:val="00552578"/>
    <w:rsid w:val="005527FD"/>
    <w:rsid w:val="005530BA"/>
    <w:rsid w:val="00553670"/>
    <w:rsid w:val="00553770"/>
    <w:rsid w:val="00554D65"/>
    <w:rsid w:val="0055501A"/>
    <w:rsid w:val="00556AB4"/>
    <w:rsid w:val="00557717"/>
    <w:rsid w:val="00557ED4"/>
    <w:rsid w:val="00557F5C"/>
    <w:rsid w:val="00561516"/>
    <w:rsid w:val="005625EF"/>
    <w:rsid w:val="00562CA9"/>
    <w:rsid w:val="00563933"/>
    <w:rsid w:val="005651A4"/>
    <w:rsid w:val="005658C8"/>
    <w:rsid w:val="00567066"/>
    <w:rsid w:val="00567506"/>
    <w:rsid w:val="0056771C"/>
    <w:rsid w:val="00567A1A"/>
    <w:rsid w:val="0057141B"/>
    <w:rsid w:val="00572035"/>
    <w:rsid w:val="00573D02"/>
    <w:rsid w:val="00574655"/>
    <w:rsid w:val="00574E3A"/>
    <w:rsid w:val="00575515"/>
    <w:rsid w:val="00575A97"/>
    <w:rsid w:val="00576E4E"/>
    <w:rsid w:val="00577B67"/>
    <w:rsid w:val="00577F5F"/>
    <w:rsid w:val="005803F3"/>
    <w:rsid w:val="00580440"/>
    <w:rsid w:val="00580AE4"/>
    <w:rsid w:val="00580B22"/>
    <w:rsid w:val="00580EE9"/>
    <w:rsid w:val="00581D1D"/>
    <w:rsid w:val="00582778"/>
    <w:rsid w:val="0058321B"/>
    <w:rsid w:val="00583A38"/>
    <w:rsid w:val="005840B6"/>
    <w:rsid w:val="0058443F"/>
    <w:rsid w:val="0058512E"/>
    <w:rsid w:val="0058659A"/>
    <w:rsid w:val="00590B8D"/>
    <w:rsid w:val="0059205B"/>
    <w:rsid w:val="005940F0"/>
    <w:rsid w:val="005948F0"/>
    <w:rsid w:val="00594E5E"/>
    <w:rsid w:val="0059546D"/>
    <w:rsid w:val="005957BA"/>
    <w:rsid w:val="00596C4D"/>
    <w:rsid w:val="005A0749"/>
    <w:rsid w:val="005A2E45"/>
    <w:rsid w:val="005A42CA"/>
    <w:rsid w:val="005A4928"/>
    <w:rsid w:val="005A4BF0"/>
    <w:rsid w:val="005A5A83"/>
    <w:rsid w:val="005A5D50"/>
    <w:rsid w:val="005A651F"/>
    <w:rsid w:val="005B0B18"/>
    <w:rsid w:val="005B0F10"/>
    <w:rsid w:val="005B214D"/>
    <w:rsid w:val="005B2DB1"/>
    <w:rsid w:val="005B2E4F"/>
    <w:rsid w:val="005B32CB"/>
    <w:rsid w:val="005B4500"/>
    <w:rsid w:val="005B5D2A"/>
    <w:rsid w:val="005C06E0"/>
    <w:rsid w:val="005C10A2"/>
    <w:rsid w:val="005C10C7"/>
    <w:rsid w:val="005C1221"/>
    <w:rsid w:val="005C1B9C"/>
    <w:rsid w:val="005C255A"/>
    <w:rsid w:val="005C2BCA"/>
    <w:rsid w:val="005C5FC5"/>
    <w:rsid w:val="005C6133"/>
    <w:rsid w:val="005C69C4"/>
    <w:rsid w:val="005D055A"/>
    <w:rsid w:val="005D08D3"/>
    <w:rsid w:val="005D1515"/>
    <w:rsid w:val="005D1997"/>
    <w:rsid w:val="005D2117"/>
    <w:rsid w:val="005D454A"/>
    <w:rsid w:val="005D46E4"/>
    <w:rsid w:val="005E06E4"/>
    <w:rsid w:val="005E0817"/>
    <w:rsid w:val="005E082A"/>
    <w:rsid w:val="005E0CE4"/>
    <w:rsid w:val="005E23A4"/>
    <w:rsid w:val="005E2B84"/>
    <w:rsid w:val="005E3ADC"/>
    <w:rsid w:val="005E4738"/>
    <w:rsid w:val="005E5D7F"/>
    <w:rsid w:val="005E5F4B"/>
    <w:rsid w:val="005E64AB"/>
    <w:rsid w:val="005E6B9F"/>
    <w:rsid w:val="005E745E"/>
    <w:rsid w:val="005F14FF"/>
    <w:rsid w:val="005F158A"/>
    <w:rsid w:val="005F1939"/>
    <w:rsid w:val="005F328A"/>
    <w:rsid w:val="005F32B6"/>
    <w:rsid w:val="005F3866"/>
    <w:rsid w:val="005F3AAA"/>
    <w:rsid w:val="005F5C43"/>
    <w:rsid w:val="005F5F62"/>
    <w:rsid w:val="005F6B0F"/>
    <w:rsid w:val="00600103"/>
    <w:rsid w:val="00601824"/>
    <w:rsid w:val="00602089"/>
    <w:rsid w:val="0060225E"/>
    <w:rsid w:val="0060299B"/>
    <w:rsid w:val="00602AD6"/>
    <w:rsid w:val="006038D5"/>
    <w:rsid w:val="00603D07"/>
    <w:rsid w:val="0060511D"/>
    <w:rsid w:val="006052EF"/>
    <w:rsid w:val="00607D0A"/>
    <w:rsid w:val="0061076A"/>
    <w:rsid w:val="0061208A"/>
    <w:rsid w:val="00612BD2"/>
    <w:rsid w:val="00614264"/>
    <w:rsid w:val="00614C2F"/>
    <w:rsid w:val="00615574"/>
    <w:rsid w:val="00615F28"/>
    <w:rsid w:val="006216DF"/>
    <w:rsid w:val="00621C1B"/>
    <w:rsid w:val="00621E42"/>
    <w:rsid w:val="00623FB0"/>
    <w:rsid w:val="0062419D"/>
    <w:rsid w:val="006242DB"/>
    <w:rsid w:val="0062450A"/>
    <w:rsid w:val="00624998"/>
    <w:rsid w:val="00624D0C"/>
    <w:rsid w:val="0062537C"/>
    <w:rsid w:val="00625441"/>
    <w:rsid w:val="00625B1A"/>
    <w:rsid w:val="00626163"/>
    <w:rsid w:val="0062636C"/>
    <w:rsid w:val="0062737B"/>
    <w:rsid w:val="0063097B"/>
    <w:rsid w:val="00630DBA"/>
    <w:rsid w:val="006315F6"/>
    <w:rsid w:val="00632CF6"/>
    <w:rsid w:val="00632D86"/>
    <w:rsid w:val="0063382E"/>
    <w:rsid w:val="006344C4"/>
    <w:rsid w:val="0063550C"/>
    <w:rsid w:val="00636767"/>
    <w:rsid w:val="00636B2A"/>
    <w:rsid w:val="0063729D"/>
    <w:rsid w:val="00637FDC"/>
    <w:rsid w:val="00640654"/>
    <w:rsid w:val="00640955"/>
    <w:rsid w:val="00640A41"/>
    <w:rsid w:val="00640F37"/>
    <w:rsid w:val="00642442"/>
    <w:rsid w:val="006428DA"/>
    <w:rsid w:val="00642C68"/>
    <w:rsid w:val="006430E3"/>
    <w:rsid w:val="00643464"/>
    <w:rsid w:val="00643550"/>
    <w:rsid w:val="0064358E"/>
    <w:rsid w:val="006455F5"/>
    <w:rsid w:val="006462CC"/>
    <w:rsid w:val="0064645B"/>
    <w:rsid w:val="00647662"/>
    <w:rsid w:val="00647747"/>
    <w:rsid w:val="00647D42"/>
    <w:rsid w:val="00650265"/>
    <w:rsid w:val="0065595F"/>
    <w:rsid w:val="0065644D"/>
    <w:rsid w:val="00660D33"/>
    <w:rsid w:val="00661FDB"/>
    <w:rsid w:val="00663781"/>
    <w:rsid w:val="006639D4"/>
    <w:rsid w:val="00664825"/>
    <w:rsid w:val="00664B50"/>
    <w:rsid w:val="00666755"/>
    <w:rsid w:val="00667C0C"/>
    <w:rsid w:val="006703B9"/>
    <w:rsid w:val="00672BC2"/>
    <w:rsid w:val="006733CB"/>
    <w:rsid w:val="00673920"/>
    <w:rsid w:val="006739F6"/>
    <w:rsid w:val="00673BA9"/>
    <w:rsid w:val="00673C15"/>
    <w:rsid w:val="0067410B"/>
    <w:rsid w:val="0067490B"/>
    <w:rsid w:val="00674A4F"/>
    <w:rsid w:val="0067544E"/>
    <w:rsid w:val="00675F06"/>
    <w:rsid w:val="00676995"/>
    <w:rsid w:val="00676F29"/>
    <w:rsid w:val="00680119"/>
    <w:rsid w:val="006811E1"/>
    <w:rsid w:val="00682F2F"/>
    <w:rsid w:val="00683A00"/>
    <w:rsid w:val="00683B38"/>
    <w:rsid w:val="00683FA2"/>
    <w:rsid w:val="00685370"/>
    <w:rsid w:val="00685BE6"/>
    <w:rsid w:val="006868A5"/>
    <w:rsid w:val="006869A1"/>
    <w:rsid w:val="00686CAB"/>
    <w:rsid w:val="00686DFF"/>
    <w:rsid w:val="00686F84"/>
    <w:rsid w:val="006874F3"/>
    <w:rsid w:val="00687E37"/>
    <w:rsid w:val="006914F5"/>
    <w:rsid w:val="0069157C"/>
    <w:rsid w:val="00691646"/>
    <w:rsid w:val="00691ECB"/>
    <w:rsid w:val="006921D7"/>
    <w:rsid w:val="00692355"/>
    <w:rsid w:val="00693103"/>
    <w:rsid w:val="00693A38"/>
    <w:rsid w:val="006948C3"/>
    <w:rsid w:val="00694B1D"/>
    <w:rsid w:val="006950C1"/>
    <w:rsid w:val="00695493"/>
    <w:rsid w:val="00695B19"/>
    <w:rsid w:val="00696DEF"/>
    <w:rsid w:val="006A12D4"/>
    <w:rsid w:val="006A148C"/>
    <w:rsid w:val="006A1D30"/>
    <w:rsid w:val="006A279B"/>
    <w:rsid w:val="006A3231"/>
    <w:rsid w:val="006A362A"/>
    <w:rsid w:val="006A414A"/>
    <w:rsid w:val="006A4688"/>
    <w:rsid w:val="006A4765"/>
    <w:rsid w:val="006A5354"/>
    <w:rsid w:val="006A5398"/>
    <w:rsid w:val="006A6CC5"/>
    <w:rsid w:val="006B03F9"/>
    <w:rsid w:val="006B0BB5"/>
    <w:rsid w:val="006B2D7A"/>
    <w:rsid w:val="006B4538"/>
    <w:rsid w:val="006B45E9"/>
    <w:rsid w:val="006B4E62"/>
    <w:rsid w:val="006B56B3"/>
    <w:rsid w:val="006B6474"/>
    <w:rsid w:val="006B658A"/>
    <w:rsid w:val="006B7A5A"/>
    <w:rsid w:val="006B7F70"/>
    <w:rsid w:val="006C0217"/>
    <w:rsid w:val="006C2708"/>
    <w:rsid w:val="006C3275"/>
    <w:rsid w:val="006C32ED"/>
    <w:rsid w:val="006C3BB9"/>
    <w:rsid w:val="006C4240"/>
    <w:rsid w:val="006C427E"/>
    <w:rsid w:val="006C73FD"/>
    <w:rsid w:val="006C7D6A"/>
    <w:rsid w:val="006D09A2"/>
    <w:rsid w:val="006D2208"/>
    <w:rsid w:val="006D27D1"/>
    <w:rsid w:val="006D39C4"/>
    <w:rsid w:val="006D46F2"/>
    <w:rsid w:val="006D4A7F"/>
    <w:rsid w:val="006D6A92"/>
    <w:rsid w:val="006D6BEE"/>
    <w:rsid w:val="006D7837"/>
    <w:rsid w:val="006D7CCA"/>
    <w:rsid w:val="006E0DC8"/>
    <w:rsid w:val="006E1043"/>
    <w:rsid w:val="006E19F7"/>
    <w:rsid w:val="006E21E6"/>
    <w:rsid w:val="006E258C"/>
    <w:rsid w:val="006E2B85"/>
    <w:rsid w:val="006E2F7C"/>
    <w:rsid w:val="006E308F"/>
    <w:rsid w:val="006E3D34"/>
    <w:rsid w:val="006E3F96"/>
    <w:rsid w:val="006E4C36"/>
    <w:rsid w:val="006E5BB9"/>
    <w:rsid w:val="006E7F79"/>
    <w:rsid w:val="006E7FA5"/>
    <w:rsid w:val="006F00C3"/>
    <w:rsid w:val="006F1764"/>
    <w:rsid w:val="006F1BE1"/>
    <w:rsid w:val="006F1E05"/>
    <w:rsid w:val="006F2959"/>
    <w:rsid w:val="006F2FFD"/>
    <w:rsid w:val="006F3A0B"/>
    <w:rsid w:val="006F3E6E"/>
    <w:rsid w:val="006F496F"/>
    <w:rsid w:val="006F49B0"/>
    <w:rsid w:val="006F57E2"/>
    <w:rsid w:val="006F6C73"/>
    <w:rsid w:val="006F743E"/>
    <w:rsid w:val="00700129"/>
    <w:rsid w:val="00702EA4"/>
    <w:rsid w:val="00703B3A"/>
    <w:rsid w:val="00705F2F"/>
    <w:rsid w:val="00706245"/>
    <w:rsid w:val="007065B2"/>
    <w:rsid w:val="0070695D"/>
    <w:rsid w:val="00706ACB"/>
    <w:rsid w:val="00711216"/>
    <w:rsid w:val="00711B45"/>
    <w:rsid w:val="007121CF"/>
    <w:rsid w:val="0071225A"/>
    <w:rsid w:val="00713C16"/>
    <w:rsid w:val="0071746F"/>
    <w:rsid w:val="00717889"/>
    <w:rsid w:val="007178F1"/>
    <w:rsid w:val="00717AA5"/>
    <w:rsid w:val="00717EEB"/>
    <w:rsid w:val="007213F7"/>
    <w:rsid w:val="00722BF6"/>
    <w:rsid w:val="00723D9B"/>
    <w:rsid w:val="007245F8"/>
    <w:rsid w:val="0072521E"/>
    <w:rsid w:val="00725EB0"/>
    <w:rsid w:val="007275EA"/>
    <w:rsid w:val="0073151E"/>
    <w:rsid w:val="00732176"/>
    <w:rsid w:val="00732CEB"/>
    <w:rsid w:val="00732DCF"/>
    <w:rsid w:val="00733727"/>
    <w:rsid w:val="00735AB2"/>
    <w:rsid w:val="00736187"/>
    <w:rsid w:val="00736382"/>
    <w:rsid w:val="00736878"/>
    <w:rsid w:val="00736997"/>
    <w:rsid w:val="00736B5D"/>
    <w:rsid w:val="00736E5D"/>
    <w:rsid w:val="00737EDC"/>
    <w:rsid w:val="00740197"/>
    <w:rsid w:val="007412E6"/>
    <w:rsid w:val="00741D53"/>
    <w:rsid w:val="00744649"/>
    <w:rsid w:val="007464C4"/>
    <w:rsid w:val="00747793"/>
    <w:rsid w:val="00751D66"/>
    <w:rsid w:val="00754228"/>
    <w:rsid w:val="00755777"/>
    <w:rsid w:val="0075586F"/>
    <w:rsid w:val="00755B1D"/>
    <w:rsid w:val="00757B05"/>
    <w:rsid w:val="007604F5"/>
    <w:rsid w:val="007614FE"/>
    <w:rsid w:val="00761AD3"/>
    <w:rsid w:val="007628B3"/>
    <w:rsid w:val="0076299A"/>
    <w:rsid w:val="00763ACF"/>
    <w:rsid w:val="00764332"/>
    <w:rsid w:val="00765908"/>
    <w:rsid w:val="00767043"/>
    <w:rsid w:val="0076767D"/>
    <w:rsid w:val="00770175"/>
    <w:rsid w:val="00770B20"/>
    <w:rsid w:val="00772519"/>
    <w:rsid w:val="00773286"/>
    <w:rsid w:val="00773A69"/>
    <w:rsid w:val="00773B8E"/>
    <w:rsid w:val="00774003"/>
    <w:rsid w:val="007742AF"/>
    <w:rsid w:val="00776CFC"/>
    <w:rsid w:val="00780E00"/>
    <w:rsid w:val="0078172D"/>
    <w:rsid w:val="00781AF3"/>
    <w:rsid w:val="00782E44"/>
    <w:rsid w:val="00784E9B"/>
    <w:rsid w:val="007874B9"/>
    <w:rsid w:val="007876C2"/>
    <w:rsid w:val="007905E4"/>
    <w:rsid w:val="007911CB"/>
    <w:rsid w:val="00791FBB"/>
    <w:rsid w:val="0079356A"/>
    <w:rsid w:val="00793927"/>
    <w:rsid w:val="00793F33"/>
    <w:rsid w:val="0079410D"/>
    <w:rsid w:val="0079568C"/>
    <w:rsid w:val="00795D2F"/>
    <w:rsid w:val="00795DA9"/>
    <w:rsid w:val="00796609"/>
    <w:rsid w:val="007A01F8"/>
    <w:rsid w:val="007A0E70"/>
    <w:rsid w:val="007A1E66"/>
    <w:rsid w:val="007A2551"/>
    <w:rsid w:val="007A29BF"/>
    <w:rsid w:val="007A3DDF"/>
    <w:rsid w:val="007A467D"/>
    <w:rsid w:val="007A4FA4"/>
    <w:rsid w:val="007A5419"/>
    <w:rsid w:val="007A6DDD"/>
    <w:rsid w:val="007A7724"/>
    <w:rsid w:val="007B09C6"/>
    <w:rsid w:val="007B1260"/>
    <w:rsid w:val="007B1668"/>
    <w:rsid w:val="007B1AD2"/>
    <w:rsid w:val="007B1BF5"/>
    <w:rsid w:val="007B1C44"/>
    <w:rsid w:val="007B20D3"/>
    <w:rsid w:val="007B2508"/>
    <w:rsid w:val="007B370C"/>
    <w:rsid w:val="007B3DE3"/>
    <w:rsid w:val="007B5071"/>
    <w:rsid w:val="007B5910"/>
    <w:rsid w:val="007B6524"/>
    <w:rsid w:val="007B7B77"/>
    <w:rsid w:val="007C12BF"/>
    <w:rsid w:val="007C31B2"/>
    <w:rsid w:val="007C454D"/>
    <w:rsid w:val="007C4E9D"/>
    <w:rsid w:val="007C5770"/>
    <w:rsid w:val="007C5F6F"/>
    <w:rsid w:val="007C61C6"/>
    <w:rsid w:val="007C6254"/>
    <w:rsid w:val="007C6DFB"/>
    <w:rsid w:val="007C71BF"/>
    <w:rsid w:val="007C7D8E"/>
    <w:rsid w:val="007D0A8B"/>
    <w:rsid w:val="007D2247"/>
    <w:rsid w:val="007D323D"/>
    <w:rsid w:val="007D32C6"/>
    <w:rsid w:val="007D3AFB"/>
    <w:rsid w:val="007D4FDF"/>
    <w:rsid w:val="007D5C2B"/>
    <w:rsid w:val="007D7951"/>
    <w:rsid w:val="007D7BC0"/>
    <w:rsid w:val="007D7F83"/>
    <w:rsid w:val="007E07A2"/>
    <w:rsid w:val="007E0F36"/>
    <w:rsid w:val="007E460B"/>
    <w:rsid w:val="007E6235"/>
    <w:rsid w:val="007E6934"/>
    <w:rsid w:val="007E712C"/>
    <w:rsid w:val="007E72CB"/>
    <w:rsid w:val="007E7ED1"/>
    <w:rsid w:val="007F12A3"/>
    <w:rsid w:val="007F24CF"/>
    <w:rsid w:val="007F261A"/>
    <w:rsid w:val="007F3A43"/>
    <w:rsid w:val="007F4E53"/>
    <w:rsid w:val="007F5979"/>
    <w:rsid w:val="007F740E"/>
    <w:rsid w:val="00800E5E"/>
    <w:rsid w:val="0080118E"/>
    <w:rsid w:val="00801FBB"/>
    <w:rsid w:val="008022F2"/>
    <w:rsid w:val="00803010"/>
    <w:rsid w:val="0080441E"/>
    <w:rsid w:val="00804B9E"/>
    <w:rsid w:val="00804C37"/>
    <w:rsid w:val="00804D5A"/>
    <w:rsid w:val="0080517F"/>
    <w:rsid w:val="00805F5E"/>
    <w:rsid w:val="0080737E"/>
    <w:rsid w:val="008073A0"/>
    <w:rsid w:val="008076E9"/>
    <w:rsid w:val="008076EA"/>
    <w:rsid w:val="00807E20"/>
    <w:rsid w:val="00807EBC"/>
    <w:rsid w:val="00810A07"/>
    <w:rsid w:val="00811142"/>
    <w:rsid w:val="0081145D"/>
    <w:rsid w:val="00813019"/>
    <w:rsid w:val="008137D3"/>
    <w:rsid w:val="00813CA6"/>
    <w:rsid w:val="00814546"/>
    <w:rsid w:val="0081596C"/>
    <w:rsid w:val="008164AE"/>
    <w:rsid w:val="00816E40"/>
    <w:rsid w:val="008202F2"/>
    <w:rsid w:val="0082236F"/>
    <w:rsid w:val="00822374"/>
    <w:rsid w:val="008228FD"/>
    <w:rsid w:val="008238E0"/>
    <w:rsid w:val="00823ADF"/>
    <w:rsid w:val="00823C1B"/>
    <w:rsid w:val="00823D9D"/>
    <w:rsid w:val="00823E5A"/>
    <w:rsid w:val="00826BAA"/>
    <w:rsid w:val="00826BB1"/>
    <w:rsid w:val="0082773D"/>
    <w:rsid w:val="00827ED7"/>
    <w:rsid w:val="0083062D"/>
    <w:rsid w:val="008310D3"/>
    <w:rsid w:val="008313C5"/>
    <w:rsid w:val="00831AAE"/>
    <w:rsid w:val="008326BC"/>
    <w:rsid w:val="008331D0"/>
    <w:rsid w:val="00833CA3"/>
    <w:rsid w:val="008343FF"/>
    <w:rsid w:val="00834C8F"/>
    <w:rsid w:val="00834FA8"/>
    <w:rsid w:val="008351CC"/>
    <w:rsid w:val="008364F8"/>
    <w:rsid w:val="00840030"/>
    <w:rsid w:val="00840273"/>
    <w:rsid w:val="00840CDB"/>
    <w:rsid w:val="00840D84"/>
    <w:rsid w:val="00841411"/>
    <w:rsid w:val="00841CA6"/>
    <w:rsid w:val="00842585"/>
    <w:rsid w:val="00842947"/>
    <w:rsid w:val="00842B53"/>
    <w:rsid w:val="00842D10"/>
    <w:rsid w:val="0084314F"/>
    <w:rsid w:val="00843A15"/>
    <w:rsid w:val="0084434F"/>
    <w:rsid w:val="008453DF"/>
    <w:rsid w:val="008478E5"/>
    <w:rsid w:val="008505DF"/>
    <w:rsid w:val="00851CBC"/>
    <w:rsid w:val="00852472"/>
    <w:rsid w:val="008528B3"/>
    <w:rsid w:val="00853932"/>
    <w:rsid w:val="008546C9"/>
    <w:rsid w:val="0085585F"/>
    <w:rsid w:val="00856B20"/>
    <w:rsid w:val="00857229"/>
    <w:rsid w:val="008575F0"/>
    <w:rsid w:val="00857C22"/>
    <w:rsid w:val="00860511"/>
    <w:rsid w:val="00863442"/>
    <w:rsid w:val="00865BDB"/>
    <w:rsid w:val="00865C96"/>
    <w:rsid w:val="008673BB"/>
    <w:rsid w:val="00870CA2"/>
    <w:rsid w:val="008711F3"/>
    <w:rsid w:val="00872EAB"/>
    <w:rsid w:val="00873DE0"/>
    <w:rsid w:val="00874512"/>
    <w:rsid w:val="0087477B"/>
    <w:rsid w:val="00875D77"/>
    <w:rsid w:val="00876155"/>
    <w:rsid w:val="00877438"/>
    <w:rsid w:val="00877583"/>
    <w:rsid w:val="00877621"/>
    <w:rsid w:val="008805B2"/>
    <w:rsid w:val="00880915"/>
    <w:rsid w:val="008812CD"/>
    <w:rsid w:val="0088180E"/>
    <w:rsid w:val="00881FB6"/>
    <w:rsid w:val="00882883"/>
    <w:rsid w:val="00885FB1"/>
    <w:rsid w:val="00886B09"/>
    <w:rsid w:val="00886B58"/>
    <w:rsid w:val="00886ED6"/>
    <w:rsid w:val="00887E5C"/>
    <w:rsid w:val="00890DDD"/>
    <w:rsid w:val="00891694"/>
    <w:rsid w:val="00891967"/>
    <w:rsid w:val="00892628"/>
    <w:rsid w:val="00892D43"/>
    <w:rsid w:val="00893FF4"/>
    <w:rsid w:val="008941EC"/>
    <w:rsid w:val="008947F0"/>
    <w:rsid w:val="00894E6B"/>
    <w:rsid w:val="008954A1"/>
    <w:rsid w:val="008957B1"/>
    <w:rsid w:val="008957C5"/>
    <w:rsid w:val="008958C7"/>
    <w:rsid w:val="00896B56"/>
    <w:rsid w:val="008A02F7"/>
    <w:rsid w:val="008A0BAD"/>
    <w:rsid w:val="008A0EA6"/>
    <w:rsid w:val="008A0EEE"/>
    <w:rsid w:val="008A146A"/>
    <w:rsid w:val="008A17AC"/>
    <w:rsid w:val="008A17BE"/>
    <w:rsid w:val="008A2E1E"/>
    <w:rsid w:val="008A2F92"/>
    <w:rsid w:val="008A3916"/>
    <w:rsid w:val="008A455B"/>
    <w:rsid w:val="008A4564"/>
    <w:rsid w:val="008A4ECB"/>
    <w:rsid w:val="008A4FC7"/>
    <w:rsid w:val="008A52CE"/>
    <w:rsid w:val="008A5CA5"/>
    <w:rsid w:val="008A7A6B"/>
    <w:rsid w:val="008A7C1F"/>
    <w:rsid w:val="008B0208"/>
    <w:rsid w:val="008B0A58"/>
    <w:rsid w:val="008B1329"/>
    <w:rsid w:val="008B2675"/>
    <w:rsid w:val="008B3175"/>
    <w:rsid w:val="008B355F"/>
    <w:rsid w:val="008B3C9E"/>
    <w:rsid w:val="008B4DB3"/>
    <w:rsid w:val="008B54F6"/>
    <w:rsid w:val="008B55EB"/>
    <w:rsid w:val="008B5919"/>
    <w:rsid w:val="008B5E19"/>
    <w:rsid w:val="008B625E"/>
    <w:rsid w:val="008B635F"/>
    <w:rsid w:val="008B6830"/>
    <w:rsid w:val="008B6EED"/>
    <w:rsid w:val="008B7A9D"/>
    <w:rsid w:val="008B7CDD"/>
    <w:rsid w:val="008C0091"/>
    <w:rsid w:val="008C0E8A"/>
    <w:rsid w:val="008C2D06"/>
    <w:rsid w:val="008C5E56"/>
    <w:rsid w:val="008C6C6F"/>
    <w:rsid w:val="008C7188"/>
    <w:rsid w:val="008C7700"/>
    <w:rsid w:val="008D02EB"/>
    <w:rsid w:val="008D0844"/>
    <w:rsid w:val="008D1D27"/>
    <w:rsid w:val="008D3694"/>
    <w:rsid w:val="008D4E95"/>
    <w:rsid w:val="008D51F8"/>
    <w:rsid w:val="008D6312"/>
    <w:rsid w:val="008D6715"/>
    <w:rsid w:val="008D6C1C"/>
    <w:rsid w:val="008D7819"/>
    <w:rsid w:val="008E124A"/>
    <w:rsid w:val="008E27A7"/>
    <w:rsid w:val="008E4DDE"/>
    <w:rsid w:val="008E5323"/>
    <w:rsid w:val="008E56CA"/>
    <w:rsid w:val="008E5A89"/>
    <w:rsid w:val="008F2115"/>
    <w:rsid w:val="008F2AF7"/>
    <w:rsid w:val="008F2FBE"/>
    <w:rsid w:val="008F4562"/>
    <w:rsid w:val="008F5635"/>
    <w:rsid w:val="008F5EE3"/>
    <w:rsid w:val="008F6EF7"/>
    <w:rsid w:val="009004DD"/>
    <w:rsid w:val="0090090A"/>
    <w:rsid w:val="009030B2"/>
    <w:rsid w:val="00903AC8"/>
    <w:rsid w:val="00903EDC"/>
    <w:rsid w:val="009040E5"/>
    <w:rsid w:val="009045F2"/>
    <w:rsid w:val="009046A2"/>
    <w:rsid w:val="009052E5"/>
    <w:rsid w:val="00907275"/>
    <w:rsid w:val="009106B4"/>
    <w:rsid w:val="0091089A"/>
    <w:rsid w:val="00911A1E"/>
    <w:rsid w:val="00913231"/>
    <w:rsid w:val="00913382"/>
    <w:rsid w:val="00914470"/>
    <w:rsid w:val="009151F7"/>
    <w:rsid w:val="009157F4"/>
    <w:rsid w:val="009172CE"/>
    <w:rsid w:val="00917A1E"/>
    <w:rsid w:val="00917BCE"/>
    <w:rsid w:val="00920926"/>
    <w:rsid w:val="00921854"/>
    <w:rsid w:val="00921A79"/>
    <w:rsid w:val="009227C8"/>
    <w:rsid w:val="00923A16"/>
    <w:rsid w:val="009248BC"/>
    <w:rsid w:val="009255D8"/>
    <w:rsid w:val="00925B91"/>
    <w:rsid w:val="009265DD"/>
    <w:rsid w:val="00926755"/>
    <w:rsid w:val="009277A8"/>
    <w:rsid w:val="00927C59"/>
    <w:rsid w:val="00931DA3"/>
    <w:rsid w:val="0093245C"/>
    <w:rsid w:val="00932523"/>
    <w:rsid w:val="0093314F"/>
    <w:rsid w:val="00933F1E"/>
    <w:rsid w:val="009341B1"/>
    <w:rsid w:val="00934BD8"/>
    <w:rsid w:val="00935D4B"/>
    <w:rsid w:val="00936B3E"/>
    <w:rsid w:val="00936F4B"/>
    <w:rsid w:val="00940958"/>
    <w:rsid w:val="00940E6E"/>
    <w:rsid w:val="009427CA"/>
    <w:rsid w:val="00944275"/>
    <w:rsid w:val="00944983"/>
    <w:rsid w:val="0094567C"/>
    <w:rsid w:val="00945F3A"/>
    <w:rsid w:val="00946801"/>
    <w:rsid w:val="00946961"/>
    <w:rsid w:val="00946E84"/>
    <w:rsid w:val="00947AFC"/>
    <w:rsid w:val="00947AFF"/>
    <w:rsid w:val="009501DE"/>
    <w:rsid w:val="00951175"/>
    <w:rsid w:val="0095196F"/>
    <w:rsid w:val="00951F23"/>
    <w:rsid w:val="00953DEA"/>
    <w:rsid w:val="00955715"/>
    <w:rsid w:val="00955FBD"/>
    <w:rsid w:val="009561F9"/>
    <w:rsid w:val="00956797"/>
    <w:rsid w:val="009569D2"/>
    <w:rsid w:val="00957128"/>
    <w:rsid w:val="0096128F"/>
    <w:rsid w:val="00961308"/>
    <w:rsid w:val="00961E7F"/>
    <w:rsid w:val="00961FF2"/>
    <w:rsid w:val="0096213F"/>
    <w:rsid w:val="009628AF"/>
    <w:rsid w:val="0096320E"/>
    <w:rsid w:val="009641C1"/>
    <w:rsid w:val="00964578"/>
    <w:rsid w:val="00964FC4"/>
    <w:rsid w:val="00965358"/>
    <w:rsid w:val="0096554E"/>
    <w:rsid w:val="00970FDB"/>
    <w:rsid w:val="00971944"/>
    <w:rsid w:val="00971C38"/>
    <w:rsid w:val="009729E0"/>
    <w:rsid w:val="00973106"/>
    <w:rsid w:val="0097332F"/>
    <w:rsid w:val="009734E2"/>
    <w:rsid w:val="00973ED2"/>
    <w:rsid w:val="00974009"/>
    <w:rsid w:val="00974178"/>
    <w:rsid w:val="009754AC"/>
    <w:rsid w:val="00976762"/>
    <w:rsid w:val="00977A86"/>
    <w:rsid w:val="00982967"/>
    <w:rsid w:val="0098303C"/>
    <w:rsid w:val="00983CCC"/>
    <w:rsid w:val="0098455D"/>
    <w:rsid w:val="00984CFB"/>
    <w:rsid w:val="0098628A"/>
    <w:rsid w:val="00986EB4"/>
    <w:rsid w:val="00987316"/>
    <w:rsid w:val="00992B59"/>
    <w:rsid w:val="00993BA8"/>
    <w:rsid w:val="00993EB6"/>
    <w:rsid w:val="00994538"/>
    <w:rsid w:val="009957A0"/>
    <w:rsid w:val="00995EE4"/>
    <w:rsid w:val="009A05CA"/>
    <w:rsid w:val="009A0E12"/>
    <w:rsid w:val="009A174F"/>
    <w:rsid w:val="009A1EC1"/>
    <w:rsid w:val="009A1F9B"/>
    <w:rsid w:val="009A2055"/>
    <w:rsid w:val="009A274F"/>
    <w:rsid w:val="009A2BCF"/>
    <w:rsid w:val="009A2BD5"/>
    <w:rsid w:val="009A2F10"/>
    <w:rsid w:val="009A4560"/>
    <w:rsid w:val="009A5131"/>
    <w:rsid w:val="009A5229"/>
    <w:rsid w:val="009A64F4"/>
    <w:rsid w:val="009A7720"/>
    <w:rsid w:val="009B1FFB"/>
    <w:rsid w:val="009B2800"/>
    <w:rsid w:val="009B3957"/>
    <w:rsid w:val="009B4843"/>
    <w:rsid w:val="009B5043"/>
    <w:rsid w:val="009B5D09"/>
    <w:rsid w:val="009B6825"/>
    <w:rsid w:val="009B757B"/>
    <w:rsid w:val="009B7657"/>
    <w:rsid w:val="009C000E"/>
    <w:rsid w:val="009C0EB3"/>
    <w:rsid w:val="009C0ECA"/>
    <w:rsid w:val="009C1043"/>
    <w:rsid w:val="009C1696"/>
    <w:rsid w:val="009C1B9C"/>
    <w:rsid w:val="009C1C47"/>
    <w:rsid w:val="009C2A3B"/>
    <w:rsid w:val="009C2B92"/>
    <w:rsid w:val="009C507E"/>
    <w:rsid w:val="009C5261"/>
    <w:rsid w:val="009C54CE"/>
    <w:rsid w:val="009C5736"/>
    <w:rsid w:val="009C5835"/>
    <w:rsid w:val="009C60E2"/>
    <w:rsid w:val="009C7332"/>
    <w:rsid w:val="009D0034"/>
    <w:rsid w:val="009D0D00"/>
    <w:rsid w:val="009D181F"/>
    <w:rsid w:val="009D2FDE"/>
    <w:rsid w:val="009D316A"/>
    <w:rsid w:val="009D4D4F"/>
    <w:rsid w:val="009D5021"/>
    <w:rsid w:val="009D716E"/>
    <w:rsid w:val="009E01DA"/>
    <w:rsid w:val="009E0A8B"/>
    <w:rsid w:val="009E1CBD"/>
    <w:rsid w:val="009E1DAA"/>
    <w:rsid w:val="009E1FE7"/>
    <w:rsid w:val="009E264F"/>
    <w:rsid w:val="009E2843"/>
    <w:rsid w:val="009E377D"/>
    <w:rsid w:val="009E3DB5"/>
    <w:rsid w:val="009E431F"/>
    <w:rsid w:val="009E6FA5"/>
    <w:rsid w:val="009E7D7B"/>
    <w:rsid w:val="009F0132"/>
    <w:rsid w:val="009F1170"/>
    <w:rsid w:val="009F2D0A"/>
    <w:rsid w:val="009F374C"/>
    <w:rsid w:val="009F382A"/>
    <w:rsid w:val="009F3C66"/>
    <w:rsid w:val="009F5735"/>
    <w:rsid w:val="009F6138"/>
    <w:rsid w:val="009F75D4"/>
    <w:rsid w:val="00A003E2"/>
    <w:rsid w:val="00A0288F"/>
    <w:rsid w:val="00A03457"/>
    <w:rsid w:val="00A03D8D"/>
    <w:rsid w:val="00A040AE"/>
    <w:rsid w:val="00A056CA"/>
    <w:rsid w:val="00A05C8F"/>
    <w:rsid w:val="00A06540"/>
    <w:rsid w:val="00A0698A"/>
    <w:rsid w:val="00A06AA2"/>
    <w:rsid w:val="00A1584C"/>
    <w:rsid w:val="00A15B9A"/>
    <w:rsid w:val="00A15C06"/>
    <w:rsid w:val="00A15FAE"/>
    <w:rsid w:val="00A16DB5"/>
    <w:rsid w:val="00A20BE8"/>
    <w:rsid w:val="00A21FF3"/>
    <w:rsid w:val="00A227FD"/>
    <w:rsid w:val="00A22D77"/>
    <w:rsid w:val="00A2329A"/>
    <w:rsid w:val="00A23939"/>
    <w:rsid w:val="00A23CA3"/>
    <w:rsid w:val="00A24B69"/>
    <w:rsid w:val="00A2574A"/>
    <w:rsid w:val="00A26009"/>
    <w:rsid w:val="00A27104"/>
    <w:rsid w:val="00A278A9"/>
    <w:rsid w:val="00A27994"/>
    <w:rsid w:val="00A27A5F"/>
    <w:rsid w:val="00A3018C"/>
    <w:rsid w:val="00A31F7F"/>
    <w:rsid w:val="00A32A99"/>
    <w:rsid w:val="00A335D3"/>
    <w:rsid w:val="00A342C1"/>
    <w:rsid w:val="00A34862"/>
    <w:rsid w:val="00A355B5"/>
    <w:rsid w:val="00A35907"/>
    <w:rsid w:val="00A36FD7"/>
    <w:rsid w:val="00A37043"/>
    <w:rsid w:val="00A37A62"/>
    <w:rsid w:val="00A37AC0"/>
    <w:rsid w:val="00A40772"/>
    <w:rsid w:val="00A4190C"/>
    <w:rsid w:val="00A41B1D"/>
    <w:rsid w:val="00A42A99"/>
    <w:rsid w:val="00A42DDC"/>
    <w:rsid w:val="00A43C80"/>
    <w:rsid w:val="00A4469A"/>
    <w:rsid w:val="00A44991"/>
    <w:rsid w:val="00A451F8"/>
    <w:rsid w:val="00A46F06"/>
    <w:rsid w:val="00A501B6"/>
    <w:rsid w:val="00A503E4"/>
    <w:rsid w:val="00A51418"/>
    <w:rsid w:val="00A53513"/>
    <w:rsid w:val="00A53C01"/>
    <w:rsid w:val="00A54E53"/>
    <w:rsid w:val="00A555FF"/>
    <w:rsid w:val="00A5638A"/>
    <w:rsid w:val="00A63032"/>
    <w:rsid w:val="00A6389C"/>
    <w:rsid w:val="00A63E78"/>
    <w:rsid w:val="00A65E74"/>
    <w:rsid w:val="00A66E85"/>
    <w:rsid w:val="00A6702D"/>
    <w:rsid w:val="00A67084"/>
    <w:rsid w:val="00A71059"/>
    <w:rsid w:val="00A72491"/>
    <w:rsid w:val="00A7385E"/>
    <w:rsid w:val="00A75A6A"/>
    <w:rsid w:val="00A75B69"/>
    <w:rsid w:val="00A76CCE"/>
    <w:rsid w:val="00A776E6"/>
    <w:rsid w:val="00A80A64"/>
    <w:rsid w:val="00A81A66"/>
    <w:rsid w:val="00A82E86"/>
    <w:rsid w:val="00A85789"/>
    <w:rsid w:val="00A902CF"/>
    <w:rsid w:val="00A90F90"/>
    <w:rsid w:val="00A911E2"/>
    <w:rsid w:val="00A92425"/>
    <w:rsid w:val="00A9264B"/>
    <w:rsid w:val="00A92FFB"/>
    <w:rsid w:val="00A94B1C"/>
    <w:rsid w:val="00A94E29"/>
    <w:rsid w:val="00A9531B"/>
    <w:rsid w:val="00A965D9"/>
    <w:rsid w:val="00AA15C9"/>
    <w:rsid w:val="00AA17A2"/>
    <w:rsid w:val="00AA2E78"/>
    <w:rsid w:val="00AA3209"/>
    <w:rsid w:val="00AA42DA"/>
    <w:rsid w:val="00AA4356"/>
    <w:rsid w:val="00AA4D36"/>
    <w:rsid w:val="00AA4E56"/>
    <w:rsid w:val="00AA528B"/>
    <w:rsid w:val="00AA65A6"/>
    <w:rsid w:val="00AA6836"/>
    <w:rsid w:val="00AA6969"/>
    <w:rsid w:val="00AA74B2"/>
    <w:rsid w:val="00AB0487"/>
    <w:rsid w:val="00AB126F"/>
    <w:rsid w:val="00AB2D3E"/>
    <w:rsid w:val="00AB2E46"/>
    <w:rsid w:val="00AB399A"/>
    <w:rsid w:val="00AB39EE"/>
    <w:rsid w:val="00AB49FD"/>
    <w:rsid w:val="00AB5350"/>
    <w:rsid w:val="00AB736D"/>
    <w:rsid w:val="00AC0743"/>
    <w:rsid w:val="00AC097B"/>
    <w:rsid w:val="00AC185F"/>
    <w:rsid w:val="00AC4366"/>
    <w:rsid w:val="00AC4E75"/>
    <w:rsid w:val="00AC501B"/>
    <w:rsid w:val="00AC54E5"/>
    <w:rsid w:val="00AC7E77"/>
    <w:rsid w:val="00AD025A"/>
    <w:rsid w:val="00AD0BF9"/>
    <w:rsid w:val="00AD0EB6"/>
    <w:rsid w:val="00AD2179"/>
    <w:rsid w:val="00AD27C7"/>
    <w:rsid w:val="00AD352A"/>
    <w:rsid w:val="00AD404F"/>
    <w:rsid w:val="00AE08BB"/>
    <w:rsid w:val="00AE0C1E"/>
    <w:rsid w:val="00AE36CB"/>
    <w:rsid w:val="00AE3757"/>
    <w:rsid w:val="00AE4665"/>
    <w:rsid w:val="00AE5019"/>
    <w:rsid w:val="00AE5E49"/>
    <w:rsid w:val="00AE5F7A"/>
    <w:rsid w:val="00AE6E35"/>
    <w:rsid w:val="00AE7F12"/>
    <w:rsid w:val="00AF04A0"/>
    <w:rsid w:val="00AF057D"/>
    <w:rsid w:val="00AF0638"/>
    <w:rsid w:val="00AF135B"/>
    <w:rsid w:val="00AF28D2"/>
    <w:rsid w:val="00AF4612"/>
    <w:rsid w:val="00AF46DF"/>
    <w:rsid w:val="00AF4AC0"/>
    <w:rsid w:val="00AF5477"/>
    <w:rsid w:val="00AF59BE"/>
    <w:rsid w:val="00AF5BBE"/>
    <w:rsid w:val="00AF6830"/>
    <w:rsid w:val="00AF7AF5"/>
    <w:rsid w:val="00AF7B16"/>
    <w:rsid w:val="00B00CDD"/>
    <w:rsid w:val="00B00DEF"/>
    <w:rsid w:val="00B00F0B"/>
    <w:rsid w:val="00B014CB"/>
    <w:rsid w:val="00B02316"/>
    <w:rsid w:val="00B04668"/>
    <w:rsid w:val="00B04FA3"/>
    <w:rsid w:val="00B05499"/>
    <w:rsid w:val="00B0745A"/>
    <w:rsid w:val="00B12A0D"/>
    <w:rsid w:val="00B1434F"/>
    <w:rsid w:val="00B153E3"/>
    <w:rsid w:val="00B1562F"/>
    <w:rsid w:val="00B163AA"/>
    <w:rsid w:val="00B1640F"/>
    <w:rsid w:val="00B164E7"/>
    <w:rsid w:val="00B16FF6"/>
    <w:rsid w:val="00B17047"/>
    <w:rsid w:val="00B17C4B"/>
    <w:rsid w:val="00B200C0"/>
    <w:rsid w:val="00B200C3"/>
    <w:rsid w:val="00B21D44"/>
    <w:rsid w:val="00B2202C"/>
    <w:rsid w:val="00B248C8"/>
    <w:rsid w:val="00B24DE2"/>
    <w:rsid w:val="00B25947"/>
    <w:rsid w:val="00B25A0B"/>
    <w:rsid w:val="00B25F7E"/>
    <w:rsid w:val="00B268D2"/>
    <w:rsid w:val="00B26B9C"/>
    <w:rsid w:val="00B27885"/>
    <w:rsid w:val="00B27E28"/>
    <w:rsid w:val="00B3174F"/>
    <w:rsid w:val="00B347B0"/>
    <w:rsid w:val="00B3519F"/>
    <w:rsid w:val="00B358C1"/>
    <w:rsid w:val="00B3669B"/>
    <w:rsid w:val="00B36C24"/>
    <w:rsid w:val="00B36DA7"/>
    <w:rsid w:val="00B36E26"/>
    <w:rsid w:val="00B372B7"/>
    <w:rsid w:val="00B378B0"/>
    <w:rsid w:val="00B37B58"/>
    <w:rsid w:val="00B40BD9"/>
    <w:rsid w:val="00B40C1E"/>
    <w:rsid w:val="00B4136D"/>
    <w:rsid w:val="00B41E97"/>
    <w:rsid w:val="00B42E97"/>
    <w:rsid w:val="00B43069"/>
    <w:rsid w:val="00B43EE3"/>
    <w:rsid w:val="00B45A70"/>
    <w:rsid w:val="00B46AE5"/>
    <w:rsid w:val="00B47F0B"/>
    <w:rsid w:val="00B50D04"/>
    <w:rsid w:val="00B51972"/>
    <w:rsid w:val="00B52265"/>
    <w:rsid w:val="00B52420"/>
    <w:rsid w:val="00B527C0"/>
    <w:rsid w:val="00B53F40"/>
    <w:rsid w:val="00B54366"/>
    <w:rsid w:val="00B54673"/>
    <w:rsid w:val="00B554F9"/>
    <w:rsid w:val="00B55A0C"/>
    <w:rsid w:val="00B55ACD"/>
    <w:rsid w:val="00B55E4B"/>
    <w:rsid w:val="00B61E88"/>
    <w:rsid w:val="00B631F5"/>
    <w:rsid w:val="00B6354D"/>
    <w:rsid w:val="00B64687"/>
    <w:rsid w:val="00B64958"/>
    <w:rsid w:val="00B64AF5"/>
    <w:rsid w:val="00B64DDF"/>
    <w:rsid w:val="00B65E8C"/>
    <w:rsid w:val="00B66EB5"/>
    <w:rsid w:val="00B67111"/>
    <w:rsid w:val="00B671AF"/>
    <w:rsid w:val="00B6726F"/>
    <w:rsid w:val="00B70276"/>
    <w:rsid w:val="00B71D10"/>
    <w:rsid w:val="00B73549"/>
    <w:rsid w:val="00B749F7"/>
    <w:rsid w:val="00B74B03"/>
    <w:rsid w:val="00B74F18"/>
    <w:rsid w:val="00B75FC6"/>
    <w:rsid w:val="00B76A08"/>
    <w:rsid w:val="00B76C97"/>
    <w:rsid w:val="00B773EE"/>
    <w:rsid w:val="00B775EF"/>
    <w:rsid w:val="00B81F86"/>
    <w:rsid w:val="00B83146"/>
    <w:rsid w:val="00B842B9"/>
    <w:rsid w:val="00B861EE"/>
    <w:rsid w:val="00B903B3"/>
    <w:rsid w:val="00B91C83"/>
    <w:rsid w:val="00B92F1E"/>
    <w:rsid w:val="00B93234"/>
    <w:rsid w:val="00B968E9"/>
    <w:rsid w:val="00B971B2"/>
    <w:rsid w:val="00B97522"/>
    <w:rsid w:val="00B97920"/>
    <w:rsid w:val="00B97FA9"/>
    <w:rsid w:val="00BA1882"/>
    <w:rsid w:val="00BA29B6"/>
    <w:rsid w:val="00BA403D"/>
    <w:rsid w:val="00BA40B0"/>
    <w:rsid w:val="00BA72DE"/>
    <w:rsid w:val="00BA7501"/>
    <w:rsid w:val="00BB02B8"/>
    <w:rsid w:val="00BB17B9"/>
    <w:rsid w:val="00BB2399"/>
    <w:rsid w:val="00BB3B0F"/>
    <w:rsid w:val="00BB44B0"/>
    <w:rsid w:val="00BB4EC1"/>
    <w:rsid w:val="00BB5167"/>
    <w:rsid w:val="00BB52D8"/>
    <w:rsid w:val="00BB5CC6"/>
    <w:rsid w:val="00BB6628"/>
    <w:rsid w:val="00BB7888"/>
    <w:rsid w:val="00BC2A19"/>
    <w:rsid w:val="00BC2C7A"/>
    <w:rsid w:val="00BC3BEF"/>
    <w:rsid w:val="00BC4682"/>
    <w:rsid w:val="00BC47A2"/>
    <w:rsid w:val="00BC4D5C"/>
    <w:rsid w:val="00BC5F30"/>
    <w:rsid w:val="00BC68BD"/>
    <w:rsid w:val="00BC776F"/>
    <w:rsid w:val="00BC79C6"/>
    <w:rsid w:val="00BD01C4"/>
    <w:rsid w:val="00BD0674"/>
    <w:rsid w:val="00BD080C"/>
    <w:rsid w:val="00BD0F53"/>
    <w:rsid w:val="00BD2D57"/>
    <w:rsid w:val="00BD3900"/>
    <w:rsid w:val="00BD3BE3"/>
    <w:rsid w:val="00BD411A"/>
    <w:rsid w:val="00BD4545"/>
    <w:rsid w:val="00BD4E9B"/>
    <w:rsid w:val="00BD5EF4"/>
    <w:rsid w:val="00BD7DAD"/>
    <w:rsid w:val="00BD7DF2"/>
    <w:rsid w:val="00BE0D0E"/>
    <w:rsid w:val="00BE0EC4"/>
    <w:rsid w:val="00BE1DB6"/>
    <w:rsid w:val="00BE23A1"/>
    <w:rsid w:val="00BE31C1"/>
    <w:rsid w:val="00BE365B"/>
    <w:rsid w:val="00BE4BD0"/>
    <w:rsid w:val="00BE504F"/>
    <w:rsid w:val="00BE5259"/>
    <w:rsid w:val="00BE584A"/>
    <w:rsid w:val="00BF1480"/>
    <w:rsid w:val="00BF34D6"/>
    <w:rsid w:val="00BF37E0"/>
    <w:rsid w:val="00BF60A3"/>
    <w:rsid w:val="00BF617C"/>
    <w:rsid w:val="00BF6A88"/>
    <w:rsid w:val="00BF6B86"/>
    <w:rsid w:val="00BF745F"/>
    <w:rsid w:val="00C01DEC"/>
    <w:rsid w:val="00C021B5"/>
    <w:rsid w:val="00C02D45"/>
    <w:rsid w:val="00C02D6D"/>
    <w:rsid w:val="00C0477B"/>
    <w:rsid w:val="00C053F9"/>
    <w:rsid w:val="00C06564"/>
    <w:rsid w:val="00C068A1"/>
    <w:rsid w:val="00C06906"/>
    <w:rsid w:val="00C07329"/>
    <w:rsid w:val="00C0784B"/>
    <w:rsid w:val="00C1016D"/>
    <w:rsid w:val="00C11456"/>
    <w:rsid w:val="00C13313"/>
    <w:rsid w:val="00C1386A"/>
    <w:rsid w:val="00C146CA"/>
    <w:rsid w:val="00C14B5D"/>
    <w:rsid w:val="00C17B6D"/>
    <w:rsid w:val="00C2041B"/>
    <w:rsid w:val="00C21710"/>
    <w:rsid w:val="00C2173F"/>
    <w:rsid w:val="00C21DDD"/>
    <w:rsid w:val="00C227C0"/>
    <w:rsid w:val="00C240CC"/>
    <w:rsid w:val="00C252B0"/>
    <w:rsid w:val="00C25E03"/>
    <w:rsid w:val="00C25EA9"/>
    <w:rsid w:val="00C26B95"/>
    <w:rsid w:val="00C27192"/>
    <w:rsid w:val="00C27559"/>
    <w:rsid w:val="00C278CF"/>
    <w:rsid w:val="00C27FE7"/>
    <w:rsid w:val="00C3003A"/>
    <w:rsid w:val="00C31292"/>
    <w:rsid w:val="00C323CC"/>
    <w:rsid w:val="00C331FE"/>
    <w:rsid w:val="00C339D1"/>
    <w:rsid w:val="00C34535"/>
    <w:rsid w:val="00C34D7D"/>
    <w:rsid w:val="00C34DFB"/>
    <w:rsid w:val="00C351B8"/>
    <w:rsid w:val="00C3562C"/>
    <w:rsid w:val="00C360DE"/>
    <w:rsid w:val="00C36516"/>
    <w:rsid w:val="00C3653D"/>
    <w:rsid w:val="00C365D3"/>
    <w:rsid w:val="00C402F4"/>
    <w:rsid w:val="00C40506"/>
    <w:rsid w:val="00C4091D"/>
    <w:rsid w:val="00C40F8C"/>
    <w:rsid w:val="00C414D6"/>
    <w:rsid w:val="00C419A0"/>
    <w:rsid w:val="00C41CEB"/>
    <w:rsid w:val="00C42472"/>
    <w:rsid w:val="00C434B7"/>
    <w:rsid w:val="00C43AEE"/>
    <w:rsid w:val="00C44136"/>
    <w:rsid w:val="00C44C3A"/>
    <w:rsid w:val="00C44EB8"/>
    <w:rsid w:val="00C45400"/>
    <w:rsid w:val="00C45945"/>
    <w:rsid w:val="00C4633F"/>
    <w:rsid w:val="00C476B7"/>
    <w:rsid w:val="00C52ADD"/>
    <w:rsid w:val="00C53060"/>
    <w:rsid w:val="00C54D1F"/>
    <w:rsid w:val="00C555A6"/>
    <w:rsid w:val="00C56642"/>
    <w:rsid w:val="00C57F94"/>
    <w:rsid w:val="00C60876"/>
    <w:rsid w:val="00C60C46"/>
    <w:rsid w:val="00C60DDA"/>
    <w:rsid w:val="00C60DF1"/>
    <w:rsid w:val="00C62338"/>
    <w:rsid w:val="00C62FE1"/>
    <w:rsid w:val="00C63003"/>
    <w:rsid w:val="00C63BE9"/>
    <w:rsid w:val="00C640A2"/>
    <w:rsid w:val="00C64243"/>
    <w:rsid w:val="00C64EC1"/>
    <w:rsid w:val="00C6770E"/>
    <w:rsid w:val="00C679B0"/>
    <w:rsid w:val="00C67DF6"/>
    <w:rsid w:val="00C708D9"/>
    <w:rsid w:val="00C7101E"/>
    <w:rsid w:val="00C71200"/>
    <w:rsid w:val="00C71FC3"/>
    <w:rsid w:val="00C7315B"/>
    <w:rsid w:val="00C74838"/>
    <w:rsid w:val="00C74E51"/>
    <w:rsid w:val="00C75936"/>
    <w:rsid w:val="00C770E6"/>
    <w:rsid w:val="00C807B4"/>
    <w:rsid w:val="00C81583"/>
    <w:rsid w:val="00C83099"/>
    <w:rsid w:val="00C833E1"/>
    <w:rsid w:val="00C83DB0"/>
    <w:rsid w:val="00C83FA8"/>
    <w:rsid w:val="00C847F9"/>
    <w:rsid w:val="00C8550F"/>
    <w:rsid w:val="00C85786"/>
    <w:rsid w:val="00C86BDC"/>
    <w:rsid w:val="00C9003B"/>
    <w:rsid w:val="00C90355"/>
    <w:rsid w:val="00C917B8"/>
    <w:rsid w:val="00C92160"/>
    <w:rsid w:val="00C9386E"/>
    <w:rsid w:val="00C939D5"/>
    <w:rsid w:val="00C95071"/>
    <w:rsid w:val="00C95295"/>
    <w:rsid w:val="00C956C8"/>
    <w:rsid w:val="00C966D3"/>
    <w:rsid w:val="00C976C6"/>
    <w:rsid w:val="00CA0549"/>
    <w:rsid w:val="00CA19D9"/>
    <w:rsid w:val="00CA1B5F"/>
    <w:rsid w:val="00CA35CC"/>
    <w:rsid w:val="00CA3E95"/>
    <w:rsid w:val="00CA5461"/>
    <w:rsid w:val="00CA5C90"/>
    <w:rsid w:val="00CA5D0C"/>
    <w:rsid w:val="00CB07C0"/>
    <w:rsid w:val="00CB1EF8"/>
    <w:rsid w:val="00CB564F"/>
    <w:rsid w:val="00CB693D"/>
    <w:rsid w:val="00CC209B"/>
    <w:rsid w:val="00CC2C3C"/>
    <w:rsid w:val="00CC3209"/>
    <w:rsid w:val="00CC397E"/>
    <w:rsid w:val="00CC3A83"/>
    <w:rsid w:val="00CC63C3"/>
    <w:rsid w:val="00CC6CA3"/>
    <w:rsid w:val="00CC7094"/>
    <w:rsid w:val="00CC754B"/>
    <w:rsid w:val="00CC7D28"/>
    <w:rsid w:val="00CC7FCC"/>
    <w:rsid w:val="00CD1416"/>
    <w:rsid w:val="00CD1BE3"/>
    <w:rsid w:val="00CD2FD8"/>
    <w:rsid w:val="00CD3013"/>
    <w:rsid w:val="00CD3167"/>
    <w:rsid w:val="00CD6497"/>
    <w:rsid w:val="00CD6DC8"/>
    <w:rsid w:val="00CD6ED6"/>
    <w:rsid w:val="00CD70DC"/>
    <w:rsid w:val="00CD7DED"/>
    <w:rsid w:val="00CD7E64"/>
    <w:rsid w:val="00CE0748"/>
    <w:rsid w:val="00CE19F7"/>
    <w:rsid w:val="00CE2A99"/>
    <w:rsid w:val="00CE338C"/>
    <w:rsid w:val="00CE3CEF"/>
    <w:rsid w:val="00CE4BEE"/>
    <w:rsid w:val="00CE4CD7"/>
    <w:rsid w:val="00CE4FCE"/>
    <w:rsid w:val="00CE64F4"/>
    <w:rsid w:val="00CE68FF"/>
    <w:rsid w:val="00CE6A04"/>
    <w:rsid w:val="00CF01D4"/>
    <w:rsid w:val="00CF2924"/>
    <w:rsid w:val="00CF3A1C"/>
    <w:rsid w:val="00CF5A89"/>
    <w:rsid w:val="00CF6E25"/>
    <w:rsid w:val="00CF6F7E"/>
    <w:rsid w:val="00CF6FC8"/>
    <w:rsid w:val="00CF7A50"/>
    <w:rsid w:val="00D00E3F"/>
    <w:rsid w:val="00D0159A"/>
    <w:rsid w:val="00D01D5F"/>
    <w:rsid w:val="00D01F28"/>
    <w:rsid w:val="00D02111"/>
    <w:rsid w:val="00D02287"/>
    <w:rsid w:val="00D0288B"/>
    <w:rsid w:val="00D029D5"/>
    <w:rsid w:val="00D04301"/>
    <w:rsid w:val="00D05E8B"/>
    <w:rsid w:val="00D0669C"/>
    <w:rsid w:val="00D06EEF"/>
    <w:rsid w:val="00D07536"/>
    <w:rsid w:val="00D125BF"/>
    <w:rsid w:val="00D131D7"/>
    <w:rsid w:val="00D14008"/>
    <w:rsid w:val="00D14018"/>
    <w:rsid w:val="00D15047"/>
    <w:rsid w:val="00D15BE0"/>
    <w:rsid w:val="00D16368"/>
    <w:rsid w:val="00D167C9"/>
    <w:rsid w:val="00D1688C"/>
    <w:rsid w:val="00D16C85"/>
    <w:rsid w:val="00D16FA3"/>
    <w:rsid w:val="00D173A4"/>
    <w:rsid w:val="00D17930"/>
    <w:rsid w:val="00D20411"/>
    <w:rsid w:val="00D204E7"/>
    <w:rsid w:val="00D20A98"/>
    <w:rsid w:val="00D20B34"/>
    <w:rsid w:val="00D20C7D"/>
    <w:rsid w:val="00D21823"/>
    <w:rsid w:val="00D2212D"/>
    <w:rsid w:val="00D22C53"/>
    <w:rsid w:val="00D22FAA"/>
    <w:rsid w:val="00D231E6"/>
    <w:rsid w:val="00D25EF9"/>
    <w:rsid w:val="00D30260"/>
    <w:rsid w:val="00D302C3"/>
    <w:rsid w:val="00D30783"/>
    <w:rsid w:val="00D31B26"/>
    <w:rsid w:val="00D3205F"/>
    <w:rsid w:val="00D3321C"/>
    <w:rsid w:val="00D338DC"/>
    <w:rsid w:val="00D34324"/>
    <w:rsid w:val="00D35C20"/>
    <w:rsid w:val="00D37BD9"/>
    <w:rsid w:val="00D37FDA"/>
    <w:rsid w:val="00D400DE"/>
    <w:rsid w:val="00D41BC7"/>
    <w:rsid w:val="00D4274B"/>
    <w:rsid w:val="00D427F6"/>
    <w:rsid w:val="00D43414"/>
    <w:rsid w:val="00D443D4"/>
    <w:rsid w:val="00D4502A"/>
    <w:rsid w:val="00D4651B"/>
    <w:rsid w:val="00D478B3"/>
    <w:rsid w:val="00D5029D"/>
    <w:rsid w:val="00D50FF0"/>
    <w:rsid w:val="00D51632"/>
    <w:rsid w:val="00D51D35"/>
    <w:rsid w:val="00D527D2"/>
    <w:rsid w:val="00D52A38"/>
    <w:rsid w:val="00D5342C"/>
    <w:rsid w:val="00D534EC"/>
    <w:rsid w:val="00D5581B"/>
    <w:rsid w:val="00D562E4"/>
    <w:rsid w:val="00D56A29"/>
    <w:rsid w:val="00D56E19"/>
    <w:rsid w:val="00D5706A"/>
    <w:rsid w:val="00D5732C"/>
    <w:rsid w:val="00D57A29"/>
    <w:rsid w:val="00D57E4A"/>
    <w:rsid w:val="00D57FD0"/>
    <w:rsid w:val="00D603AF"/>
    <w:rsid w:val="00D627AE"/>
    <w:rsid w:val="00D62CD2"/>
    <w:rsid w:val="00D6490F"/>
    <w:rsid w:val="00D6508E"/>
    <w:rsid w:val="00D65A69"/>
    <w:rsid w:val="00D66488"/>
    <w:rsid w:val="00D66BF6"/>
    <w:rsid w:val="00D67353"/>
    <w:rsid w:val="00D70DE6"/>
    <w:rsid w:val="00D71123"/>
    <w:rsid w:val="00D714EC"/>
    <w:rsid w:val="00D71533"/>
    <w:rsid w:val="00D722EA"/>
    <w:rsid w:val="00D7239D"/>
    <w:rsid w:val="00D72B27"/>
    <w:rsid w:val="00D734CB"/>
    <w:rsid w:val="00D73CDF"/>
    <w:rsid w:val="00D73E62"/>
    <w:rsid w:val="00D741D4"/>
    <w:rsid w:val="00D74ADD"/>
    <w:rsid w:val="00D750C9"/>
    <w:rsid w:val="00D802BF"/>
    <w:rsid w:val="00D804F3"/>
    <w:rsid w:val="00D81258"/>
    <w:rsid w:val="00D816B9"/>
    <w:rsid w:val="00D81B06"/>
    <w:rsid w:val="00D8304C"/>
    <w:rsid w:val="00D833A7"/>
    <w:rsid w:val="00D8405F"/>
    <w:rsid w:val="00D843E5"/>
    <w:rsid w:val="00D8490A"/>
    <w:rsid w:val="00D8492F"/>
    <w:rsid w:val="00D858A7"/>
    <w:rsid w:val="00D875E0"/>
    <w:rsid w:val="00D87DBE"/>
    <w:rsid w:val="00D900A7"/>
    <w:rsid w:val="00D903D0"/>
    <w:rsid w:val="00D911C6"/>
    <w:rsid w:val="00D9140D"/>
    <w:rsid w:val="00D91954"/>
    <w:rsid w:val="00D919A3"/>
    <w:rsid w:val="00D92A8D"/>
    <w:rsid w:val="00D94AE3"/>
    <w:rsid w:val="00D94FA9"/>
    <w:rsid w:val="00D961D1"/>
    <w:rsid w:val="00D9646E"/>
    <w:rsid w:val="00D97613"/>
    <w:rsid w:val="00D979F8"/>
    <w:rsid w:val="00DA010B"/>
    <w:rsid w:val="00DA023D"/>
    <w:rsid w:val="00DA0829"/>
    <w:rsid w:val="00DA14EA"/>
    <w:rsid w:val="00DA2070"/>
    <w:rsid w:val="00DA2809"/>
    <w:rsid w:val="00DA48FF"/>
    <w:rsid w:val="00DA611E"/>
    <w:rsid w:val="00DA7385"/>
    <w:rsid w:val="00DA74B0"/>
    <w:rsid w:val="00DB2324"/>
    <w:rsid w:val="00DB2817"/>
    <w:rsid w:val="00DB2BA7"/>
    <w:rsid w:val="00DB3257"/>
    <w:rsid w:val="00DB35E2"/>
    <w:rsid w:val="00DB3E3E"/>
    <w:rsid w:val="00DB41E7"/>
    <w:rsid w:val="00DB4372"/>
    <w:rsid w:val="00DB4C03"/>
    <w:rsid w:val="00DB584D"/>
    <w:rsid w:val="00DB5E0B"/>
    <w:rsid w:val="00DB5E5A"/>
    <w:rsid w:val="00DB733E"/>
    <w:rsid w:val="00DB7FAC"/>
    <w:rsid w:val="00DC04BD"/>
    <w:rsid w:val="00DC12C5"/>
    <w:rsid w:val="00DC14F3"/>
    <w:rsid w:val="00DC22C8"/>
    <w:rsid w:val="00DC22DD"/>
    <w:rsid w:val="00DC270D"/>
    <w:rsid w:val="00DC2EF6"/>
    <w:rsid w:val="00DC3E8B"/>
    <w:rsid w:val="00DC4579"/>
    <w:rsid w:val="00DC47F5"/>
    <w:rsid w:val="00DC6130"/>
    <w:rsid w:val="00DC6F3A"/>
    <w:rsid w:val="00DC7199"/>
    <w:rsid w:val="00DC7819"/>
    <w:rsid w:val="00DC7C6A"/>
    <w:rsid w:val="00DC7CD3"/>
    <w:rsid w:val="00DD034B"/>
    <w:rsid w:val="00DD0714"/>
    <w:rsid w:val="00DD109D"/>
    <w:rsid w:val="00DD2680"/>
    <w:rsid w:val="00DD3862"/>
    <w:rsid w:val="00DD3E0E"/>
    <w:rsid w:val="00DD4138"/>
    <w:rsid w:val="00DD5610"/>
    <w:rsid w:val="00DD5C30"/>
    <w:rsid w:val="00DD5CEB"/>
    <w:rsid w:val="00DD5D59"/>
    <w:rsid w:val="00DD7D8F"/>
    <w:rsid w:val="00DE17F3"/>
    <w:rsid w:val="00DE2ADF"/>
    <w:rsid w:val="00DE2B05"/>
    <w:rsid w:val="00DE3EED"/>
    <w:rsid w:val="00DE3F8E"/>
    <w:rsid w:val="00DE5050"/>
    <w:rsid w:val="00DE771E"/>
    <w:rsid w:val="00DF0880"/>
    <w:rsid w:val="00DF0E41"/>
    <w:rsid w:val="00DF1E3B"/>
    <w:rsid w:val="00DF2192"/>
    <w:rsid w:val="00DF3194"/>
    <w:rsid w:val="00DF3593"/>
    <w:rsid w:val="00DF3E2D"/>
    <w:rsid w:val="00DF4E63"/>
    <w:rsid w:val="00DF5550"/>
    <w:rsid w:val="00DF6697"/>
    <w:rsid w:val="00E00297"/>
    <w:rsid w:val="00E00BFD"/>
    <w:rsid w:val="00E011FC"/>
    <w:rsid w:val="00E01AA8"/>
    <w:rsid w:val="00E02412"/>
    <w:rsid w:val="00E0550B"/>
    <w:rsid w:val="00E056B8"/>
    <w:rsid w:val="00E06A48"/>
    <w:rsid w:val="00E06EA7"/>
    <w:rsid w:val="00E07D1F"/>
    <w:rsid w:val="00E07EC9"/>
    <w:rsid w:val="00E1115F"/>
    <w:rsid w:val="00E11495"/>
    <w:rsid w:val="00E11577"/>
    <w:rsid w:val="00E1246A"/>
    <w:rsid w:val="00E126C0"/>
    <w:rsid w:val="00E13014"/>
    <w:rsid w:val="00E142E2"/>
    <w:rsid w:val="00E144E0"/>
    <w:rsid w:val="00E147DA"/>
    <w:rsid w:val="00E14976"/>
    <w:rsid w:val="00E1670E"/>
    <w:rsid w:val="00E16A00"/>
    <w:rsid w:val="00E16B6E"/>
    <w:rsid w:val="00E1714F"/>
    <w:rsid w:val="00E1750E"/>
    <w:rsid w:val="00E20DB4"/>
    <w:rsid w:val="00E211D1"/>
    <w:rsid w:val="00E2162F"/>
    <w:rsid w:val="00E21E76"/>
    <w:rsid w:val="00E21F9C"/>
    <w:rsid w:val="00E227CA"/>
    <w:rsid w:val="00E22987"/>
    <w:rsid w:val="00E22C40"/>
    <w:rsid w:val="00E23020"/>
    <w:rsid w:val="00E231A3"/>
    <w:rsid w:val="00E243AD"/>
    <w:rsid w:val="00E24CD8"/>
    <w:rsid w:val="00E26AC5"/>
    <w:rsid w:val="00E26B36"/>
    <w:rsid w:val="00E27561"/>
    <w:rsid w:val="00E31015"/>
    <w:rsid w:val="00E31A81"/>
    <w:rsid w:val="00E3239C"/>
    <w:rsid w:val="00E326B9"/>
    <w:rsid w:val="00E32CAD"/>
    <w:rsid w:val="00E32CF1"/>
    <w:rsid w:val="00E339EF"/>
    <w:rsid w:val="00E36BC3"/>
    <w:rsid w:val="00E37D2C"/>
    <w:rsid w:val="00E4045B"/>
    <w:rsid w:val="00E4069B"/>
    <w:rsid w:val="00E4313F"/>
    <w:rsid w:val="00E43DF2"/>
    <w:rsid w:val="00E43F9E"/>
    <w:rsid w:val="00E4461E"/>
    <w:rsid w:val="00E44A52"/>
    <w:rsid w:val="00E44C7D"/>
    <w:rsid w:val="00E46B52"/>
    <w:rsid w:val="00E50157"/>
    <w:rsid w:val="00E50642"/>
    <w:rsid w:val="00E50701"/>
    <w:rsid w:val="00E51447"/>
    <w:rsid w:val="00E51AE1"/>
    <w:rsid w:val="00E527EA"/>
    <w:rsid w:val="00E53401"/>
    <w:rsid w:val="00E536AE"/>
    <w:rsid w:val="00E5386D"/>
    <w:rsid w:val="00E550F3"/>
    <w:rsid w:val="00E55699"/>
    <w:rsid w:val="00E557E8"/>
    <w:rsid w:val="00E5644D"/>
    <w:rsid w:val="00E56BC4"/>
    <w:rsid w:val="00E57344"/>
    <w:rsid w:val="00E5786E"/>
    <w:rsid w:val="00E57DE4"/>
    <w:rsid w:val="00E60535"/>
    <w:rsid w:val="00E61839"/>
    <w:rsid w:val="00E62FB0"/>
    <w:rsid w:val="00E6311E"/>
    <w:rsid w:val="00E633AE"/>
    <w:rsid w:val="00E63DB1"/>
    <w:rsid w:val="00E64C14"/>
    <w:rsid w:val="00E6686E"/>
    <w:rsid w:val="00E67AFF"/>
    <w:rsid w:val="00E67FC6"/>
    <w:rsid w:val="00E7017E"/>
    <w:rsid w:val="00E70B2C"/>
    <w:rsid w:val="00E70F04"/>
    <w:rsid w:val="00E71161"/>
    <w:rsid w:val="00E73656"/>
    <w:rsid w:val="00E744EE"/>
    <w:rsid w:val="00E7617C"/>
    <w:rsid w:val="00E76C27"/>
    <w:rsid w:val="00E800FB"/>
    <w:rsid w:val="00E81063"/>
    <w:rsid w:val="00E81C3E"/>
    <w:rsid w:val="00E822E1"/>
    <w:rsid w:val="00E83386"/>
    <w:rsid w:val="00E83933"/>
    <w:rsid w:val="00E846D9"/>
    <w:rsid w:val="00E8586E"/>
    <w:rsid w:val="00E85D04"/>
    <w:rsid w:val="00E86338"/>
    <w:rsid w:val="00E87602"/>
    <w:rsid w:val="00E87C78"/>
    <w:rsid w:val="00E90164"/>
    <w:rsid w:val="00E91367"/>
    <w:rsid w:val="00E920F2"/>
    <w:rsid w:val="00E9266B"/>
    <w:rsid w:val="00E95625"/>
    <w:rsid w:val="00E95A3C"/>
    <w:rsid w:val="00E97965"/>
    <w:rsid w:val="00EA0371"/>
    <w:rsid w:val="00EA0717"/>
    <w:rsid w:val="00EA0A05"/>
    <w:rsid w:val="00EA2DAC"/>
    <w:rsid w:val="00EA3919"/>
    <w:rsid w:val="00EA39A7"/>
    <w:rsid w:val="00EA4758"/>
    <w:rsid w:val="00EA6FD4"/>
    <w:rsid w:val="00EA7767"/>
    <w:rsid w:val="00EA7DF7"/>
    <w:rsid w:val="00EB0C37"/>
    <w:rsid w:val="00EB0D10"/>
    <w:rsid w:val="00EB1328"/>
    <w:rsid w:val="00EB13FF"/>
    <w:rsid w:val="00EB38F3"/>
    <w:rsid w:val="00EB3F6E"/>
    <w:rsid w:val="00EB473F"/>
    <w:rsid w:val="00EB4EDE"/>
    <w:rsid w:val="00EB69E9"/>
    <w:rsid w:val="00EB6B52"/>
    <w:rsid w:val="00EB6C78"/>
    <w:rsid w:val="00EB748B"/>
    <w:rsid w:val="00EC0160"/>
    <w:rsid w:val="00EC0A3C"/>
    <w:rsid w:val="00EC0FB2"/>
    <w:rsid w:val="00EC128D"/>
    <w:rsid w:val="00EC1C18"/>
    <w:rsid w:val="00EC2286"/>
    <w:rsid w:val="00EC25D5"/>
    <w:rsid w:val="00EC31E9"/>
    <w:rsid w:val="00EC7642"/>
    <w:rsid w:val="00EC7CB7"/>
    <w:rsid w:val="00ED0BE0"/>
    <w:rsid w:val="00ED0D75"/>
    <w:rsid w:val="00ED11E9"/>
    <w:rsid w:val="00ED2394"/>
    <w:rsid w:val="00ED37D1"/>
    <w:rsid w:val="00ED3ABD"/>
    <w:rsid w:val="00ED3B68"/>
    <w:rsid w:val="00ED3B69"/>
    <w:rsid w:val="00ED3EF1"/>
    <w:rsid w:val="00ED45E1"/>
    <w:rsid w:val="00ED4619"/>
    <w:rsid w:val="00ED6168"/>
    <w:rsid w:val="00ED7ACD"/>
    <w:rsid w:val="00ED7F4A"/>
    <w:rsid w:val="00EE1909"/>
    <w:rsid w:val="00EE3532"/>
    <w:rsid w:val="00EE3BC8"/>
    <w:rsid w:val="00EE5CD0"/>
    <w:rsid w:val="00EE5F0C"/>
    <w:rsid w:val="00EE6396"/>
    <w:rsid w:val="00EE696C"/>
    <w:rsid w:val="00EE7523"/>
    <w:rsid w:val="00EE7C69"/>
    <w:rsid w:val="00EF150A"/>
    <w:rsid w:val="00EF1D57"/>
    <w:rsid w:val="00EF2D70"/>
    <w:rsid w:val="00EF476F"/>
    <w:rsid w:val="00EF738D"/>
    <w:rsid w:val="00F006F6"/>
    <w:rsid w:val="00F017AE"/>
    <w:rsid w:val="00F01BC8"/>
    <w:rsid w:val="00F01CDB"/>
    <w:rsid w:val="00F01D2E"/>
    <w:rsid w:val="00F05089"/>
    <w:rsid w:val="00F05E51"/>
    <w:rsid w:val="00F05F3D"/>
    <w:rsid w:val="00F06760"/>
    <w:rsid w:val="00F0740D"/>
    <w:rsid w:val="00F07CB5"/>
    <w:rsid w:val="00F1152A"/>
    <w:rsid w:val="00F12B29"/>
    <w:rsid w:val="00F13255"/>
    <w:rsid w:val="00F134F2"/>
    <w:rsid w:val="00F140A4"/>
    <w:rsid w:val="00F1501A"/>
    <w:rsid w:val="00F159A0"/>
    <w:rsid w:val="00F16C37"/>
    <w:rsid w:val="00F17283"/>
    <w:rsid w:val="00F176E7"/>
    <w:rsid w:val="00F17C75"/>
    <w:rsid w:val="00F20501"/>
    <w:rsid w:val="00F20822"/>
    <w:rsid w:val="00F22032"/>
    <w:rsid w:val="00F2297F"/>
    <w:rsid w:val="00F22EA7"/>
    <w:rsid w:val="00F22EFB"/>
    <w:rsid w:val="00F233C6"/>
    <w:rsid w:val="00F24661"/>
    <w:rsid w:val="00F26F0A"/>
    <w:rsid w:val="00F2738C"/>
    <w:rsid w:val="00F3031F"/>
    <w:rsid w:val="00F32035"/>
    <w:rsid w:val="00F32D6E"/>
    <w:rsid w:val="00F33130"/>
    <w:rsid w:val="00F347FB"/>
    <w:rsid w:val="00F35A91"/>
    <w:rsid w:val="00F36D92"/>
    <w:rsid w:val="00F3732F"/>
    <w:rsid w:val="00F4030E"/>
    <w:rsid w:val="00F41EF0"/>
    <w:rsid w:val="00F42449"/>
    <w:rsid w:val="00F44BE3"/>
    <w:rsid w:val="00F45BF4"/>
    <w:rsid w:val="00F468DE"/>
    <w:rsid w:val="00F46BEB"/>
    <w:rsid w:val="00F47F20"/>
    <w:rsid w:val="00F50BA8"/>
    <w:rsid w:val="00F51333"/>
    <w:rsid w:val="00F51656"/>
    <w:rsid w:val="00F52293"/>
    <w:rsid w:val="00F52508"/>
    <w:rsid w:val="00F52831"/>
    <w:rsid w:val="00F52F9B"/>
    <w:rsid w:val="00F533FF"/>
    <w:rsid w:val="00F539B7"/>
    <w:rsid w:val="00F53D10"/>
    <w:rsid w:val="00F54B25"/>
    <w:rsid w:val="00F54D13"/>
    <w:rsid w:val="00F5575F"/>
    <w:rsid w:val="00F57DA4"/>
    <w:rsid w:val="00F57DF7"/>
    <w:rsid w:val="00F606D7"/>
    <w:rsid w:val="00F607CA"/>
    <w:rsid w:val="00F62F52"/>
    <w:rsid w:val="00F63949"/>
    <w:rsid w:val="00F63DF5"/>
    <w:rsid w:val="00F64F9F"/>
    <w:rsid w:val="00F64FAA"/>
    <w:rsid w:val="00F65278"/>
    <w:rsid w:val="00F652BE"/>
    <w:rsid w:val="00F6736F"/>
    <w:rsid w:val="00F6738C"/>
    <w:rsid w:val="00F675D6"/>
    <w:rsid w:val="00F67BAF"/>
    <w:rsid w:val="00F70206"/>
    <w:rsid w:val="00F70D4B"/>
    <w:rsid w:val="00F71C62"/>
    <w:rsid w:val="00F71C9F"/>
    <w:rsid w:val="00F7308E"/>
    <w:rsid w:val="00F73146"/>
    <w:rsid w:val="00F750FB"/>
    <w:rsid w:val="00F75760"/>
    <w:rsid w:val="00F75D49"/>
    <w:rsid w:val="00F7704D"/>
    <w:rsid w:val="00F773B2"/>
    <w:rsid w:val="00F77A0F"/>
    <w:rsid w:val="00F77CBC"/>
    <w:rsid w:val="00F801F2"/>
    <w:rsid w:val="00F80BC2"/>
    <w:rsid w:val="00F81FB3"/>
    <w:rsid w:val="00F81FE4"/>
    <w:rsid w:val="00F826EE"/>
    <w:rsid w:val="00F82C6B"/>
    <w:rsid w:val="00F832BC"/>
    <w:rsid w:val="00F83C19"/>
    <w:rsid w:val="00F84115"/>
    <w:rsid w:val="00F85081"/>
    <w:rsid w:val="00F91639"/>
    <w:rsid w:val="00F925B1"/>
    <w:rsid w:val="00F92879"/>
    <w:rsid w:val="00F92B1D"/>
    <w:rsid w:val="00F9359A"/>
    <w:rsid w:val="00F938BC"/>
    <w:rsid w:val="00F93AB3"/>
    <w:rsid w:val="00F94184"/>
    <w:rsid w:val="00F94818"/>
    <w:rsid w:val="00F95443"/>
    <w:rsid w:val="00F95BF7"/>
    <w:rsid w:val="00F96480"/>
    <w:rsid w:val="00FA2929"/>
    <w:rsid w:val="00FA3A70"/>
    <w:rsid w:val="00FA5190"/>
    <w:rsid w:val="00FA521E"/>
    <w:rsid w:val="00FA53BF"/>
    <w:rsid w:val="00FA6E0D"/>
    <w:rsid w:val="00FA6ED5"/>
    <w:rsid w:val="00FB0A53"/>
    <w:rsid w:val="00FB0B17"/>
    <w:rsid w:val="00FB142C"/>
    <w:rsid w:val="00FB164F"/>
    <w:rsid w:val="00FB21C5"/>
    <w:rsid w:val="00FB32DA"/>
    <w:rsid w:val="00FB378D"/>
    <w:rsid w:val="00FB4009"/>
    <w:rsid w:val="00FB4F29"/>
    <w:rsid w:val="00FB63BE"/>
    <w:rsid w:val="00FB77F0"/>
    <w:rsid w:val="00FB7EF5"/>
    <w:rsid w:val="00FC1294"/>
    <w:rsid w:val="00FC2CDA"/>
    <w:rsid w:val="00FC494B"/>
    <w:rsid w:val="00FC610D"/>
    <w:rsid w:val="00FC697D"/>
    <w:rsid w:val="00FC7463"/>
    <w:rsid w:val="00FD0B05"/>
    <w:rsid w:val="00FD0DB2"/>
    <w:rsid w:val="00FD103B"/>
    <w:rsid w:val="00FD1EBE"/>
    <w:rsid w:val="00FD2C54"/>
    <w:rsid w:val="00FD4727"/>
    <w:rsid w:val="00FD5365"/>
    <w:rsid w:val="00FD56E1"/>
    <w:rsid w:val="00FD65EB"/>
    <w:rsid w:val="00FE01F2"/>
    <w:rsid w:val="00FE045E"/>
    <w:rsid w:val="00FE0E23"/>
    <w:rsid w:val="00FE0FD0"/>
    <w:rsid w:val="00FE2211"/>
    <w:rsid w:val="00FE27CE"/>
    <w:rsid w:val="00FE2A2D"/>
    <w:rsid w:val="00FE2E3F"/>
    <w:rsid w:val="00FE315C"/>
    <w:rsid w:val="00FE464E"/>
    <w:rsid w:val="00FE4789"/>
    <w:rsid w:val="00FE4820"/>
    <w:rsid w:val="00FE567A"/>
    <w:rsid w:val="00FE6BCA"/>
    <w:rsid w:val="00FE6FE3"/>
    <w:rsid w:val="00FE74C4"/>
    <w:rsid w:val="00FE7952"/>
    <w:rsid w:val="00FE7C23"/>
    <w:rsid w:val="00FF03B9"/>
    <w:rsid w:val="00FF222E"/>
    <w:rsid w:val="00FF28AA"/>
    <w:rsid w:val="00FF2B88"/>
    <w:rsid w:val="00FF2DE7"/>
    <w:rsid w:val="00FF3230"/>
    <w:rsid w:val="00FF442E"/>
    <w:rsid w:val="00FF4A46"/>
    <w:rsid w:val="00FF5378"/>
    <w:rsid w:val="00FF5446"/>
    <w:rsid w:val="00FF6114"/>
    <w:rsid w:val="00FF6DC1"/>
    <w:rsid w:val="00FF72A6"/>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CFBCB8"/>
  <w15:docId w15:val="{DE9921A0-7023-4F77-B79F-B37477618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Univers for BP Light" w:eastAsia="Times New Roman" w:hAnsi="Univers for BP Light" w:cs="Times New Roman"/>
        <w:sz w:val="22"/>
        <w:szCs w:val="22"/>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Bullet" w:uiPriority="4"/>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E1CBD"/>
    <w:rPr>
      <w:lang w:val="fr-FR"/>
    </w:rPr>
  </w:style>
  <w:style w:type="paragraph" w:styleId="Titre1">
    <w:name w:val="heading 1"/>
    <w:aliases w:val="Title 1,Number 1,.,TITLE 1,Titre modif,Modulo,Part,§1.,X.,headmain,Heading 1 D Basis,HEADING 1"/>
    <w:next w:val="TextSection"/>
    <w:qFormat/>
    <w:rsid w:val="006F1BE1"/>
    <w:pPr>
      <w:keepNext/>
      <w:keepLines/>
      <w:numPr>
        <w:numId w:val="1"/>
      </w:numPr>
      <w:suppressAutoHyphens/>
      <w:spacing w:before="360" w:after="240"/>
      <w:outlineLvl w:val="0"/>
    </w:pPr>
    <w:rPr>
      <w:rFonts w:ascii="Univers for BP" w:hAnsi="Univers for BP" w:cs="Arial"/>
      <w:b/>
      <w:bCs/>
      <w:sz w:val="24"/>
      <w:szCs w:val="32"/>
      <w:lang w:val="en-GB"/>
    </w:rPr>
  </w:style>
  <w:style w:type="paragraph" w:styleId="Titre2">
    <w:name w:val="heading 2"/>
    <w:aliases w:val="Title 2,Number 2,.1,TITLE 2,Sub-heading,Titolo 2 Carattere Carattere Carattere Carattere,.1 Carattere Carattere Carattere Carattere,§1.1.,X.X,Heading1,Heading2DBM,Heading2DBM1,§1.1,Reset numbering,h2,2,Heading 2subnumbered,2 headline,21,A.B.C."/>
    <w:basedOn w:val="Titre1"/>
    <w:next w:val="TextBody"/>
    <w:link w:val="Titre2Car"/>
    <w:qFormat/>
    <w:rsid w:val="00A1584C"/>
    <w:pPr>
      <w:numPr>
        <w:ilvl w:val="1"/>
      </w:numPr>
      <w:spacing w:before="240" w:after="120"/>
      <w:outlineLvl w:val="1"/>
    </w:pPr>
    <w:rPr>
      <w:iCs/>
      <w:sz w:val="22"/>
      <w:szCs w:val="28"/>
    </w:rPr>
  </w:style>
  <w:style w:type="paragraph" w:styleId="Titre3">
    <w:name w:val="heading 3"/>
    <w:basedOn w:val="Titre2"/>
    <w:next w:val="TextBody"/>
    <w:qFormat/>
    <w:rsid w:val="00A1584C"/>
    <w:pPr>
      <w:numPr>
        <w:ilvl w:val="2"/>
      </w:numPr>
      <w:outlineLvl w:val="2"/>
    </w:pPr>
    <w:rPr>
      <w:bCs w:val="0"/>
      <w:iCs w:val="0"/>
      <w:szCs w:val="26"/>
    </w:rPr>
  </w:style>
  <w:style w:type="paragraph" w:styleId="Titre4">
    <w:name w:val="heading 4"/>
    <w:aliases w:val="Title 4,Number 4,§1.1.1.1,§1.1.1.1.,.1.1.1,Heading 4DBM,Titolo 4 via"/>
    <w:basedOn w:val="Titre3"/>
    <w:next w:val="TextBody"/>
    <w:qFormat/>
    <w:rsid w:val="00A1584C"/>
    <w:pPr>
      <w:numPr>
        <w:ilvl w:val="3"/>
      </w:numPr>
      <w:outlineLvl w:val="3"/>
    </w:pPr>
    <w:rPr>
      <w:iCs/>
      <w:szCs w:val="28"/>
    </w:rPr>
  </w:style>
  <w:style w:type="paragraph" w:styleId="Titre5">
    <w:name w:val="heading 5"/>
    <w:aliases w:val="Title 5,Block Label,.4.3.2.1"/>
    <w:qFormat/>
    <w:rsid w:val="005E4738"/>
    <w:pPr>
      <w:numPr>
        <w:ilvl w:val="4"/>
        <w:numId w:val="1"/>
      </w:numPr>
      <w:spacing w:before="120" w:after="120"/>
      <w:outlineLvl w:val="4"/>
    </w:pPr>
    <w:rPr>
      <w:lang w:val="en-GB"/>
    </w:rPr>
  </w:style>
  <w:style w:type="paragraph" w:styleId="Titre6">
    <w:name w:val="heading 6"/>
    <w:basedOn w:val="Titre5"/>
    <w:qFormat/>
    <w:rsid w:val="004B7441"/>
    <w:pPr>
      <w:numPr>
        <w:ilvl w:val="5"/>
      </w:numPr>
      <w:ind w:left="2042" w:hanging="454"/>
      <w:outlineLvl w:val="5"/>
    </w:pPr>
  </w:style>
  <w:style w:type="paragraph" w:styleId="Titre7">
    <w:name w:val="heading 7"/>
    <w:basedOn w:val="Titre6"/>
    <w:link w:val="Titre7Car"/>
    <w:qFormat/>
    <w:rsid w:val="004B7441"/>
    <w:pPr>
      <w:numPr>
        <w:ilvl w:val="6"/>
      </w:numPr>
      <w:outlineLvl w:val="6"/>
    </w:pPr>
  </w:style>
  <w:style w:type="paragraph" w:styleId="Titre8">
    <w:name w:val="heading 8"/>
    <w:basedOn w:val="Titre7"/>
    <w:qFormat/>
    <w:rsid w:val="008D02EB"/>
    <w:pPr>
      <w:numPr>
        <w:ilvl w:val="7"/>
      </w:numPr>
      <w:tabs>
        <w:tab w:val="clear" w:pos="453"/>
      </w:tabs>
      <w:ind w:left="2949" w:hanging="454"/>
      <w:outlineLvl w:val="7"/>
    </w:pPr>
    <w:rPr>
      <w:iCs/>
    </w:rPr>
  </w:style>
  <w:style w:type="paragraph" w:styleId="Titre9">
    <w:name w:val="heading 9"/>
    <w:basedOn w:val="Titre8"/>
    <w:qFormat/>
    <w:rsid w:val="009F3C66"/>
    <w:pPr>
      <w:numPr>
        <w:ilvl w:val="0"/>
        <w:numId w:val="2"/>
      </w:numPr>
      <w:tabs>
        <w:tab w:val="clear" w:pos="2495"/>
        <w:tab w:val="left" w:pos="3402"/>
      </w:tabs>
      <w:spacing w:before="60" w:after="60"/>
      <w:outlineLvl w:val="8"/>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extSection">
    <w:name w:val="Text Section"/>
    <w:basedOn w:val="Normal"/>
    <w:link w:val="TextSectionCharChar"/>
    <w:qFormat/>
    <w:rsid w:val="00860511"/>
    <w:pPr>
      <w:spacing w:before="60" w:after="240"/>
      <w:ind w:left="567"/>
    </w:pPr>
  </w:style>
  <w:style w:type="paragraph" w:styleId="Sous-titre">
    <w:name w:val="Subtitle"/>
    <w:basedOn w:val="Normal"/>
    <w:next w:val="Normal"/>
    <w:link w:val="Sous-titreCar"/>
    <w:rsid w:val="00CC6CA3"/>
    <w:pPr>
      <w:spacing w:before="240" w:after="120"/>
      <w:jc w:val="center"/>
    </w:pPr>
    <w:rPr>
      <w:b/>
      <w:bCs/>
      <w:noProof/>
      <w:kern w:val="28"/>
      <w:sz w:val="28"/>
      <w:szCs w:val="24"/>
      <w:lang w:val="en-GB" w:eastAsia="en-GB"/>
    </w:rPr>
  </w:style>
  <w:style w:type="character" w:customStyle="1" w:styleId="TextSectionCharChar">
    <w:name w:val="Text Section Char Char"/>
    <w:link w:val="TextSection"/>
    <w:rsid w:val="00860511"/>
    <w:rPr>
      <w:lang w:val="fr-FR"/>
    </w:rPr>
  </w:style>
  <w:style w:type="paragraph" w:customStyle="1" w:styleId="TextBody">
    <w:name w:val="Text Body"/>
    <w:basedOn w:val="Normal"/>
    <w:qFormat/>
    <w:rsid w:val="00B3174F"/>
    <w:pPr>
      <w:spacing w:before="60" w:after="120"/>
      <w:ind w:left="1134"/>
    </w:pPr>
    <w:rPr>
      <w:lang w:val="en-GB"/>
    </w:rPr>
  </w:style>
  <w:style w:type="paragraph" w:customStyle="1" w:styleId="RefDoc">
    <w:name w:val="RefDoc"/>
    <w:basedOn w:val="Normal"/>
    <w:rsid w:val="00290AED"/>
    <w:pPr>
      <w:tabs>
        <w:tab w:val="left" w:pos="3119"/>
      </w:tabs>
      <w:spacing w:before="60" w:after="60"/>
    </w:pPr>
    <w:rPr>
      <w:bCs/>
      <w:lang w:val="en-GB"/>
    </w:rPr>
  </w:style>
  <w:style w:type="paragraph" w:customStyle="1" w:styleId="Textcomment">
    <w:name w:val="Text comment"/>
    <w:qFormat/>
    <w:rsid w:val="001461A8"/>
    <w:pPr>
      <w:spacing w:before="60" w:after="120"/>
      <w:ind w:left="1588"/>
    </w:pPr>
    <w:rPr>
      <w:i/>
      <w:color w:val="0000FF"/>
      <w:lang w:val="en-GB"/>
    </w:rPr>
  </w:style>
  <w:style w:type="paragraph" w:styleId="TM1">
    <w:name w:val="toc 1"/>
    <w:basedOn w:val="Normal"/>
    <w:next w:val="Sous-titre"/>
    <w:autoRedefine/>
    <w:uiPriority w:val="39"/>
    <w:unhideWhenUsed/>
    <w:rsid w:val="002C0FC3"/>
    <w:pPr>
      <w:tabs>
        <w:tab w:val="right" w:leader="dot" w:pos="9639"/>
      </w:tabs>
      <w:spacing w:before="120" w:after="60"/>
      <w:ind w:left="567" w:hanging="567"/>
    </w:pPr>
    <w:rPr>
      <w:noProof/>
      <w:szCs w:val="28"/>
      <w:lang w:val="en-GB"/>
    </w:rPr>
  </w:style>
  <w:style w:type="paragraph" w:customStyle="1" w:styleId="Textcommenttable">
    <w:name w:val="Text comment table"/>
    <w:basedOn w:val="Tabletext"/>
    <w:qFormat/>
    <w:rsid w:val="00C966D3"/>
    <w:rPr>
      <w:rFonts w:cs="Arial"/>
      <w:i/>
      <w:color w:val="0000FF"/>
      <w:szCs w:val="18"/>
    </w:rPr>
  </w:style>
  <w:style w:type="paragraph" w:styleId="TM3">
    <w:name w:val="toc 3"/>
    <w:basedOn w:val="TM2"/>
    <w:next w:val="Normal"/>
    <w:autoRedefine/>
    <w:uiPriority w:val="39"/>
    <w:unhideWhenUsed/>
    <w:rsid w:val="006B7F70"/>
    <w:pPr>
      <w:tabs>
        <w:tab w:val="left" w:pos="1702"/>
      </w:tabs>
      <w:ind w:left="1702" w:hanging="851"/>
    </w:pPr>
  </w:style>
  <w:style w:type="paragraph" w:styleId="TM2">
    <w:name w:val="toc 2"/>
    <w:basedOn w:val="TM1"/>
    <w:next w:val="Normal"/>
    <w:autoRedefine/>
    <w:uiPriority w:val="39"/>
    <w:unhideWhenUsed/>
    <w:rsid w:val="002C0FC3"/>
    <w:pPr>
      <w:spacing w:before="60"/>
      <w:ind w:left="1247" w:hanging="680"/>
    </w:pPr>
    <w:rPr>
      <w:szCs w:val="22"/>
    </w:rPr>
  </w:style>
  <w:style w:type="paragraph" w:styleId="TM4">
    <w:name w:val="toc 4"/>
    <w:basedOn w:val="Normal"/>
    <w:next w:val="Normal"/>
    <w:autoRedefine/>
    <w:semiHidden/>
    <w:rsid w:val="00801FBB"/>
    <w:pPr>
      <w:ind w:left="660"/>
    </w:pPr>
  </w:style>
  <w:style w:type="paragraph" w:styleId="TM5">
    <w:name w:val="toc 5"/>
    <w:basedOn w:val="Normal"/>
    <w:next w:val="Normal"/>
    <w:autoRedefine/>
    <w:semiHidden/>
    <w:rsid w:val="00801FBB"/>
    <w:pPr>
      <w:ind w:left="880"/>
    </w:pPr>
  </w:style>
  <w:style w:type="paragraph" w:styleId="TM6">
    <w:name w:val="toc 6"/>
    <w:basedOn w:val="Normal"/>
    <w:next w:val="Normal"/>
    <w:autoRedefine/>
    <w:semiHidden/>
    <w:rsid w:val="00801FBB"/>
    <w:pPr>
      <w:ind w:left="1100"/>
    </w:pPr>
  </w:style>
  <w:style w:type="paragraph" w:styleId="TM7">
    <w:name w:val="toc 7"/>
    <w:basedOn w:val="Normal"/>
    <w:next w:val="Normal"/>
    <w:autoRedefine/>
    <w:semiHidden/>
    <w:rsid w:val="00801FBB"/>
    <w:pPr>
      <w:ind w:left="1320"/>
    </w:pPr>
  </w:style>
  <w:style w:type="paragraph" w:styleId="TM8">
    <w:name w:val="toc 8"/>
    <w:basedOn w:val="Normal"/>
    <w:next w:val="RefDoc"/>
    <w:autoRedefine/>
    <w:semiHidden/>
    <w:rsid w:val="0098455D"/>
    <w:pPr>
      <w:ind w:left="1540"/>
    </w:pPr>
  </w:style>
  <w:style w:type="paragraph" w:styleId="TM9">
    <w:name w:val="toc 9"/>
    <w:basedOn w:val="Normal"/>
    <w:next w:val="RefDoc"/>
    <w:autoRedefine/>
    <w:semiHidden/>
    <w:rsid w:val="0098455D"/>
    <w:pPr>
      <w:ind w:left="1760"/>
    </w:pPr>
  </w:style>
  <w:style w:type="character" w:styleId="Lienhypertexte">
    <w:name w:val="Hyperlink"/>
    <w:uiPriority w:val="99"/>
    <w:rsid w:val="003D71D1"/>
    <w:rPr>
      <w:rFonts w:ascii="Univers for BP Light" w:hAnsi="Univers for BP Light"/>
      <w:color w:val="0000FF"/>
      <w:sz w:val="22"/>
      <w:u w:val="single"/>
    </w:rPr>
  </w:style>
  <w:style w:type="paragraph" w:customStyle="1" w:styleId="TOCTitle">
    <w:name w:val="TOC Title"/>
    <w:basedOn w:val="Contents"/>
    <w:rsid w:val="008228FD"/>
    <w:pPr>
      <w:pageBreakBefore w:val="0"/>
      <w:suppressAutoHyphens/>
      <w:spacing w:before="360"/>
    </w:pPr>
    <w:rPr>
      <w:sz w:val="24"/>
    </w:rPr>
  </w:style>
  <w:style w:type="paragraph" w:customStyle="1" w:styleId="Contents">
    <w:name w:val="Contents"/>
    <w:next w:val="TextBody"/>
    <w:rsid w:val="00EB4EDE"/>
    <w:pPr>
      <w:keepNext/>
      <w:keepLines/>
      <w:pageBreakBefore/>
      <w:spacing w:before="840" w:after="240"/>
    </w:pPr>
    <w:rPr>
      <w:rFonts w:ascii="Univers for BP" w:hAnsi="Univers for BP"/>
      <w:b/>
      <w:sz w:val="28"/>
      <w:lang w:val="en-GB"/>
    </w:rPr>
  </w:style>
  <w:style w:type="paragraph" w:customStyle="1" w:styleId="Tabletextlast">
    <w:name w:val="Table text last"/>
    <w:basedOn w:val="Tabletext"/>
    <w:rsid w:val="007C6254"/>
    <w:pPr>
      <w:keepNext w:val="0"/>
    </w:pPr>
  </w:style>
  <w:style w:type="paragraph" w:customStyle="1" w:styleId="Tabletext">
    <w:name w:val="Table text"/>
    <w:qFormat/>
    <w:rsid w:val="00BB3B0F"/>
    <w:pPr>
      <w:keepNext/>
      <w:keepLines/>
      <w:spacing w:before="60"/>
    </w:pPr>
    <w:rPr>
      <w:sz w:val="18"/>
      <w:lang w:val="en-GB"/>
    </w:rPr>
  </w:style>
  <w:style w:type="paragraph" w:customStyle="1" w:styleId="Tabletextlastcentre">
    <w:name w:val="Table text last centre"/>
    <w:basedOn w:val="Tabletextlast"/>
    <w:rsid w:val="00443235"/>
    <w:pPr>
      <w:jc w:val="center"/>
    </w:pPr>
  </w:style>
  <w:style w:type="paragraph" w:customStyle="1" w:styleId="Tabletitle">
    <w:name w:val="Table title"/>
    <w:next w:val="TextBody"/>
    <w:qFormat/>
    <w:rsid w:val="00EB4EDE"/>
    <w:pPr>
      <w:keepNext/>
      <w:keepLines/>
      <w:suppressAutoHyphens/>
      <w:spacing w:before="240" w:after="240"/>
      <w:jc w:val="center"/>
    </w:pPr>
    <w:rPr>
      <w:rFonts w:ascii="Univers for BP" w:hAnsi="Univers for BP"/>
      <w:b/>
      <w:lang w:val="en-GB"/>
    </w:rPr>
  </w:style>
  <w:style w:type="paragraph" w:customStyle="1" w:styleId="Tabletextcentre">
    <w:name w:val="Table text centre"/>
    <w:basedOn w:val="Tabletext"/>
    <w:qFormat/>
    <w:rsid w:val="00443235"/>
    <w:pPr>
      <w:jc w:val="center"/>
    </w:pPr>
  </w:style>
  <w:style w:type="paragraph" w:customStyle="1" w:styleId="Figuretitle">
    <w:name w:val="Figure title"/>
    <w:next w:val="TextBody"/>
    <w:qFormat/>
    <w:rsid w:val="008228FD"/>
    <w:pPr>
      <w:suppressAutoHyphens/>
      <w:spacing w:before="240" w:after="240"/>
      <w:jc w:val="center"/>
    </w:pPr>
    <w:rPr>
      <w:rFonts w:ascii="Univers for BP" w:hAnsi="Univers for BP"/>
      <w:b/>
      <w:lang w:val="en-GB"/>
    </w:rPr>
  </w:style>
  <w:style w:type="paragraph" w:customStyle="1" w:styleId="Section">
    <w:name w:val="Section"/>
    <w:next w:val="TextSection"/>
    <w:qFormat/>
    <w:rsid w:val="00673BA9"/>
    <w:pPr>
      <w:keepNext/>
      <w:keepLines/>
      <w:suppressAutoHyphens/>
      <w:spacing w:before="840" w:after="480"/>
      <w:outlineLvl w:val="0"/>
    </w:pPr>
    <w:rPr>
      <w:rFonts w:ascii="Univers for BP" w:hAnsi="Univers for BP"/>
      <w:b/>
      <w:sz w:val="28"/>
      <w:lang w:val="en-GB"/>
    </w:rPr>
  </w:style>
  <w:style w:type="character" w:customStyle="1" w:styleId="Sous-titreCar">
    <w:name w:val="Sous-titre Car"/>
    <w:link w:val="Sous-titre"/>
    <w:rsid w:val="00CC6CA3"/>
    <w:rPr>
      <w:b/>
      <w:bCs/>
      <w:noProof/>
      <w:kern w:val="28"/>
      <w:sz w:val="28"/>
      <w:szCs w:val="24"/>
      <w:lang w:val="en-GB" w:eastAsia="en-GB"/>
    </w:rPr>
  </w:style>
  <w:style w:type="paragraph" w:customStyle="1" w:styleId="AnnexHeading2">
    <w:name w:val="Annex Heading 2"/>
    <w:basedOn w:val="Titre2"/>
    <w:next w:val="TextBody"/>
    <w:qFormat/>
    <w:rsid w:val="00177AF0"/>
    <w:pPr>
      <w:numPr>
        <w:numId w:val="9"/>
      </w:numPr>
    </w:pPr>
    <w:rPr>
      <w:sz w:val="24"/>
    </w:rPr>
  </w:style>
  <w:style w:type="paragraph" w:customStyle="1" w:styleId="AnnexHeading3">
    <w:name w:val="Annex Heading 3"/>
    <w:basedOn w:val="Titre3"/>
    <w:next w:val="TextBody"/>
    <w:qFormat/>
    <w:rsid w:val="00177AF0"/>
    <w:pPr>
      <w:numPr>
        <w:numId w:val="9"/>
      </w:numPr>
    </w:pPr>
    <w:rPr>
      <w:bCs/>
      <w:iCs/>
      <w:szCs w:val="28"/>
    </w:rPr>
  </w:style>
  <w:style w:type="paragraph" w:customStyle="1" w:styleId="AnnexHeading4">
    <w:name w:val="Annex Heading 4"/>
    <w:basedOn w:val="AnnexHeading3"/>
    <w:next w:val="TextBody"/>
    <w:link w:val="AnnexHeading4Char"/>
    <w:qFormat/>
    <w:rsid w:val="00177AF0"/>
    <w:pPr>
      <w:numPr>
        <w:ilvl w:val="3"/>
      </w:numPr>
      <w:outlineLvl w:val="3"/>
    </w:pPr>
  </w:style>
  <w:style w:type="character" w:customStyle="1" w:styleId="AnnexHeading4Char">
    <w:name w:val="Annex Heading 4 Char"/>
    <w:basedOn w:val="Policepardfaut"/>
    <w:link w:val="AnnexHeading4"/>
    <w:rsid w:val="00177AF0"/>
    <w:rPr>
      <w:rFonts w:ascii="Univers for BP" w:hAnsi="Univers for BP" w:cs="Arial"/>
      <w:b/>
      <w:bCs/>
      <w:iCs/>
      <w:szCs w:val="28"/>
      <w:lang w:val="en-GB"/>
    </w:rPr>
  </w:style>
  <w:style w:type="paragraph" w:customStyle="1" w:styleId="AnnexTitleHeading1">
    <w:name w:val="Annex Title Heading 1"/>
    <w:basedOn w:val="Titre1"/>
    <w:next w:val="TextBody"/>
    <w:qFormat/>
    <w:rsid w:val="00177AF0"/>
    <w:pPr>
      <w:numPr>
        <w:numId w:val="9"/>
      </w:numPr>
    </w:pPr>
    <w:rPr>
      <w:sz w:val="28"/>
    </w:rPr>
  </w:style>
  <w:style w:type="paragraph" w:customStyle="1" w:styleId="Formula">
    <w:name w:val="Formula"/>
    <w:semiHidden/>
    <w:rsid w:val="00921854"/>
    <w:pPr>
      <w:spacing w:before="360" w:after="120"/>
      <w:ind w:left="1134"/>
    </w:pPr>
    <w:rPr>
      <w:lang w:val="en-GB"/>
    </w:rPr>
  </w:style>
  <w:style w:type="paragraph" w:customStyle="1" w:styleId="DefTerms">
    <w:name w:val="DefTerms"/>
    <w:basedOn w:val="Normal"/>
    <w:next w:val="TextSection"/>
    <w:rsid w:val="00B3174F"/>
    <w:pPr>
      <w:keepNext/>
      <w:keepLines/>
      <w:spacing w:before="240" w:after="60"/>
      <w:ind w:left="567"/>
    </w:pPr>
    <w:rPr>
      <w:b/>
      <w:lang w:val="en-GB"/>
    </w:rPr>
  </w:style>
  <w:style w:type="character" w:styleId="Marquedecommentaire">
    <w:name w:val="annotation reference"/>
    <w:semiHidden/>
    <w:rsid w:val="00552578"/>
    <w:rPr>
      <w:sz w:val="16"/>
      <w:szCs w:val="16"/>
    </w:rPr>
  </w:style>
  <w:style w:type="paragraph" w:customStyle="1" w:styleId="DocumentRefText">
    <w:name w:val="Document Ref Text"/>
    <w:link w:val="DocumentRefTextChar"/>
    <w:rsid w:val="00CC63C3"/>
    <w:pPr>
      <w:spacing w:before="60" w:after="120"/>
    </w:pPr>
    <w:rPr>
      <w:iCs/>
      <w:sz w:val="18"/>
      <w:lang w:val="en-GB"/>
    </w:rPr>
  </w:style>
  <w:style w:type="character" w:customStyle="1" w:styleId="DocumentRefTextChar">
    <w:name w:val="Document Ref Text Char"/>
    <w:link w:val="DocumentRefText"/>
    <w:rsid w:val="00CC63C3"/>
    <w:rPr>
      <w:iCs/>
      <w:sz w:val="18"/>
      <w:lang w:val="en-GB"/>
    </w:rPr>
  </w:style>
  <w:style w:type="paragraph" w:customStyle="1" w:styleId="TOCPage">
    <w:name w:val="TOC Page"/>
    <w:basedOn w:val="TM1"/>
    <w:next w:val="TM1"/>
    <w:rsid w:val="00131BCE"/>
    <w:pPr>
      <w:tabs>
        <w:tab w:val="right" w:pos="9639"/>
      </w:tabs>
      <w:ind w:left="0" w:firstLine="0"/>
    </w:pPr>
  </w:style>
  <w:style w:type="paragraph" w:customStyle="1" w:styleId="Tableheadercentre">
    <w:name w:val="Table header centre"/>
    <w:basedOn w:val="Tableheader"/>
    <w:rsid w:val="00801FBB"/>
    <w:pPr>
      <w:jc w:val="center"/>
    </w:pPr>
  </w:style>
  <w:style w:type="paragraph" w:customStyle="1" w:styleId="Tableheader">
    <w:name w:val="Table header"/>
    <w:qFormat/>
    <w:rsid w:val="00673BA9"/>
    <w:pPr>
      <w:keepNext/>
      <w:keepLines/>
      <w:spacing w:before="60"/>
    </w:pPr>
    <w:rPr>
      <w:rFonts w:ascii="Univers for BP" w:hAnsi="Univers for BP"/>
      <w:b/>
      <w:sz w:val="18"/>
      <w:lang w:val="en-GB"/>
    </w:rPr>
  </w:style>
  <w:style w:type="paragraph" w:customStyle="1" w:styleId="TableNotelast">
    <w:name w:val="Table Note last"/>
    <w:basedOn w:val="TableNote"/>
    <w:next w:val="TextBody"/>
    <w:rsid w:val="007C6254"/>
    <w:pPr>
      <w:keepNext w:val="0"/>
    </w:pPr>
  </w:style>
  <w:style w:type="paragraph" w:customStyle="1" w:styleId="TableNote">
    <w:name w:val="Table Note"/>
    <w:qFormat/>
    <w:rsid w:val="00BB3B0F"/>
    <w:pPr>
      <w:keepNext/>
      <w:keepLines/>
      <w:spacing w:before="60" w:after="60"/>
      <w:ind w:left="284" w:hanging="284"/>
    </w:pPr>
    <w:rPr>
      <w:sz w:val="18"/>
      <w:lang w:val="en-GB"/>
    </w:rPr>
  </w:style>
  <w:style w:type="paragraph" w:styleId="Commentaire">
    <w:name w:val="annotation text"/>
    <w:basedOn w:val="Normal"/>
    <w:link w:val="CommentaireCar"/>
    <w:semiHidden/>
    <w:rsid w:val="00552578"/>
  </w:style>
  <w:style w:type="paragraph" w:styleId="Bibliographie">
    <w:name w:val="Bibliography"/>
    <w:basedOn w:val="Normal"/>
    <w:qFormat/>
    <w:rsid w:val="00B3174F"/>
    <w:pPr>
      <w:numPr>
        <w:numId w:val="3"/>
      </w:numPr>
      <w:tabs>
        <w:tab w:val="clear" w:pos="720"/>
        <w:tab w:val="left" w:pos="680"/>
      </w:tabs>
      <w:spacing w:before="60" w:after="240"/>
      <w:ind w:left="680" w:hanging="680"/>
    </w:pPr>
    <w:rPr>
      <w:rFonts w:cs="Arial"/>
      <w:lang w:val="en-GB"/>
    </w:rPr>
  </w:style>
  <w:style w:type="paragraph" w:customStyle="1" w:styleId="X-Hdng-Nmbrd-Text">
    <w:name w:val="X-Hdng-Nmbrd-Text"/>
    <w:semiHidden/>
    <w:rsid w:val="00BB3B0F"/>
    <w:pPr>
      <w:tabs>
        <w:tab w:val="left" w:pos="1134"/>
      </w:tabs>
      <w:spacing w:before="120" w:after="120"/>
      <w:ind w:left="1134" w:hanging="1134"/>
    </w:pPr>
    <w:rPr>
      <w:lang w:val="en-GB"/>
    </w:rPr>
  </w:style>
  <w:style w:type="paragraph" w:styleId="Textedebulles">
    <w:name w:val="Balloon Text"/>
    <w:basedOn w:val="Normal"/>
    <w:semiHidden/>
    <w:rsid w:val="00316FF8"/>
    <w:rPr>
      <w:rFonts w:ascii="Tahoma" w:hAnsi="Tahoma" w:cs="Tahoma"/>
      <w:sz w:val="16"/>
      <w:szCs w:val="16"/>
    </w:rPr>
  </w:style>
  <w:style w:type="paragraph" w:customStyle="1" w:styleId="X-AddNew">
    <w:name w:val="X-Add New"/>
    <w:semiHidden/>
    <w:rsid w:val="00BB3B0F"/>
    <w:pPr>
      <w:keepNext/>
      <w:tabs>
        <w:tab w:val="left" w:pos="1134"/>
      </w:tabs>
      <w:spacing w:before="240"/>
    </w:pPr>
    <w:rPr>
      <w:iCs/>
      <w:u w:val="single"/>
      <w:lang w:val="en-GB"/>
    </w:rPr>
  </w:style>
  <w:style w:type="paragraph" w:styleId="Objetducommentaire">
    <w:name w:val="annotation subject"/>
    <w:basedOn w:val="Commentaire"/>
    <w:next w:val="Commentaire"/>
    <w:semiHidden/>
    <w:rsid w:val="00552578"/>
    <w:rPr>
      <w:b/>
      <w:bCs/>
    </w:rPr>
  </w:style>
  <w:style w:type="character" w:customStyle="1" w:styleId="Titre7Car">
    <w:name w:val="Titre 7 Car"/>
    <w:basedOn w:val="Policepardfaut"/>
    <w:link w:val="Titre7"/>
    <w:rsid w:val="00C44C3A"/>
    <w:rPr>
      <w:lang w:val="en-GB"/>
    </w:rPr>
  </w:style>
  <w:style w:type="character" w:styleId="Lienhypertextesuivivisit">
    <w:name w:val="FollowedHyperlink"/>
    <w:rsid w:val="003D71D1"/>
    <w:rPr>
      <w:rFonts w:ascii="Univers for BP Light" w:hAnsi="Univers for BP Light"/>
      <w:color w:val="800080"/>
      <w:sz w:val="22"/>
      <w:u w:val="single"/>
    </w:rPr>
  </w:style>
  <w:style w:type="table" w:styleId="Grilledutableau">
    <w:name w:val="Table Grid"/>
    <w:basedOn w:val="TableauNormal"/>
    <w:rsid w:val="006D39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commentbullet1">
    <w:name w:val="Text comment bullet 1"/>
    <w:qFormat/>
    <w:rsid w:val="001461A8"/>
    <w:pPr>
      <w:numPr>
        <w:numId w:val="6"/>
      </w:numPr>
      <w:spacing w:after="120"/>
    </w:pPr>
    <w:rPr>
      <w:i/>
      <w:color w:val="0000FF"/>
      <w:lang w:val="en-GB"/>
    </w:rPr>
  </w:style>
  <w:style w:type="table" w:customStyle="1" w:styleId="Tableborderless">
    <w:name w:val="Table borderless"/>
    <w:basedOn w:val="TableauNormal"/>
    <w:rsid w:val="000D4032"/>
    <w:rPr>
      <w:sz w:val="24"/>
      <w:szCs w:val="24"/>
      <w:lang w:val="en-GB" w:eastAsia="en-GB"/>
    </w:rPr>
    <w:tblPr/>
  </w:style>
  <w:style w:type="paragraph" w:styleId="En-tte">
    <w:name w:val="header"/>
    <w:basedOn w:val="Normal"/>
    <w:link w:val="En-tteCar"/>
    <w:rsid w:val="00F94818"/>
    <w:pPr>
      <w:tabs>
        <w:tab w:val="center" w:pos="4680"/>
        <w:tab w:val="right" w:pos="9360"/>
      </w:tabs>
    </w:pPr>
    <w:rPr>
      <w:sz w:val="18"/>
    </w:rPr>
  </w:style>
  <w:style w:type="character" w:customStyle="1" w:styleId="En-tteCar">
    <w:name w:val="En-tête Car"/>
    <w:basedOn w:val="Policepardfaut"/>
    <w:link w:val="En-tte"/>
    <w:rsid w:val="00F94818"/>
    <w:rPr>
      <w:rFonts w:ascii="Univers 45 Light" w:hAnsi="Univers 45 Light"/>
      <w:sz w:val="18"/>
    </w:rPr>
  </w:style>
  <w:style w:type="paragraph" w:styleId="Pieddepage">
    <w:name w:val="footer"/>
    <w:basedOn w:val="Normal"/>
    <w:link w:val="PieddepageCar"/>
    <w:rsid w:val="00F94818"/>
    <w:pPr>
      <w:tabs>
        <w:tab w:val="center" w:pos="4680"/>
        <w:tab w:val="right" w:pos="9360"/>
      </w:tabs>
    </w:pPr>
    <w:rPr>
      <w:sz w:val="18"/>
    </w:rPr>
  </w:style>
  <w:style w:type="character" w:customStyle="1" w:styleId="PieddepageCar">
    <w:name w:val="Pied de page Car"/>
    <w:basedOn w:val="Policepardfaut"/>
    <w:link w:val="Pieddepage"/>
    <w:rsid w:val="00F94818"/>
    <w:rPr>
      <w:rFonts w:ascii="Univers 45 Light" w:hAnsi="Univers 45 Light"/>
      <w:sz w:val="18"/>
    </w:rPr>
  </w:style>
  <w:style w:type="paragraph" w:styleId="Rvision">
    <w:name w:val="Revision"/>
    <w:hidden/>
    <w:uiPriority w:val="99"/>
    <w:semiHidden/>
    <w:rsid w:val="00D302C3"/>
  </w:style>
  <w:style w:type="paragraph" w:customStyle="1" w:styleId="DocumentReferences">
    <w:name w:val="Document References"/>
    <w:basedOn w:val="Contents"/>
    <w:next w:val="Normal"/>
    <w:qFormat/>
    <w:rsid w:val="00F57DA4"/>
    <w:pPr>
      <w:keepLines w:val="0"/>
      <w:pageBreakBefore w:val="0"/>
      <w:suppressAutoHyphens/>
      <w:spacing w:before="360"/>
    </w:pPr>
    <w:rPr>
      <w:rFonts w:cs="Arial"/>
      <w:bCs/>
      <w:kern w:val="28"/>
      <w:sz w:val="24"/>
      <w:szCs w:val="27"/>
      <w:lang w:eastAsia="en-GB"/>
    </w:rPr>
  </w:style>
  <w:style w:type="paragraph" w:customStyle="1" w:styleId="ListBullet1">
    <w:name w:val="List Bullet 1"/>
    <w:basedOn w:val="Normal"/>
    <w:link w:val="ListBullet1Char"/>
    <w:qFormat/>
    <w:rsid w:val="000A7347"/>
    <w:pPr>
      <w:numPr>
        <w:numId w:val="4"/>
      </w:numPr>
      <w:spacing w:after="120"/>
    </w:pPr>
    <w:rPr>
      <w:lang w:val="en-GB" w:eastAsia="en-GB"/>
    </w:rPr>
  </w:style>
  <w:style w:type="paragraph" w:customStyle="1" w:styleId="LegalDisclaimer">
    <w:name w:val="Legal Disclaimer"/>
    <w:basedOn w:val="Normal"/>
    <w:next w:val="Normal"/>
    <w:rsid w:val="00296230"/>
    <w:pPr>
      <w:spacing w:after="60"/>
      <w:ind w:left="567" w:right="567"/>
      <w:jc w:val="both"/>
    </w:pPr>
    <w:rPr>
      <w:iCs/>
      <w:sz w:val="16"/>
      <w:szCs w:val="16"/>
      <w:lang w:val="en-GB"/>
    </w:rPr>
  </w:style>
  <w:style w:type="paragraph" w:customStyle="1" w:styleId="RDCoverInfo">
    <w:name w:val="RD Cover Info"/>
    <w:basedOn w:val="Normal"/>
    <w:semiHidden/>
    <w:qFormat/>
    <w:rsid w:val="00EF476F"/>
    <w:rPr>
      <w:sz w:val="24"/>
      <w:lang w:val="en-GB" w:eastAsia="en-GB"/>
    </w:rPr>
  </w:style>
  <w:style w:type="paragraph" w:customStyle="1" w:styleId="RDCoverDocType">
    <w:name w:val="RD Cover Doc Type"/>
    <w:basedOn w:val="Normal"/>
    <w:semiHidden/>
    <w:qFormat/>
    <w:rsid w:val="000E65E3"/>
    <w:pPr>
      <w:spacing w:before="60" w:after="60"/>
    </w:pPr>
    <w:rPr>
      <w:rFonts w:ascii="Univers 55" w:hAnsi="Univers 55"/>
      <w:color w:val="009900"/>
      <w:sz w:val="40"/>
      <w:lang w:val="en-GB" w:eastAsia="en-GB"/>
    </w:rPr>
  </w:style>
  <w:style w:type="paragraph" w:customStyle="1" w:styleId="RDCoverTitle">
    <w:name w:val="RD Cover Title"/>
    <w:basedOn w:val="Normal"/>
    <w:semiHidden/>
    <w:qFormat/>
    <w:rsid w:val="000E65E3"/>
    <w:pPr>
      <w:spacing w:before="60" w:after="60"/>
    </w:pPr>
    <w:rPr>
      <w:rFonts w:ascii="Univers 55" w:hAnsi="Univers 55"/>
      <w:color w:val="009900"/>
      <w:sz w:val="40"/>
      <w:lang w:val="en-GB" w:eastAsia="en-GB"/>
    </w:rPr>
  </w:style>
  <w:style w:type="paragraph" w:styleId="Titre">
    <w:name w:val="Title"/>
    <w:basedOn w:val="Normal"/>
    <w:link w:val="TitreCar"/>
    <w:autoRedefine/>
    <w:rsid w:val="00470040"/>
    <w:pPr>
      <w:spacing w:before="100" w:beforeAutospacing="1" w:after="100" w:afterAutospacing="1"/>
      <w:jc w:val="center"/>
    </w:pPr>
    <w:rPr>
      <w:rFonts w:cs="Arial"/>
      <w:b/>
      <w:bCs/>
      <w:noProof/>
      <w:kern w:val="28"/>
      <w:lang w:val="en-GB" w:eastAsia="fr-FR"/>
    </w:rPr>
  </w:style>
  <w:style w:type="character" w:customStyle="1" w:styleId="TitreCar">
    <w:name w:val="Titre Car"/>
    <w:basedOn w:val="Policepardfaut"/>
    <w:link w:val="Titre"/>
    <w:rsid w:val="00470040"/>
    <w:rPr>
      <w:rFonts w:cs="Arial"/>
      <w:b/>
      <w:bCs/>
      <w:noProof/>
      <w:kern w:val="28"/>
      <w:lang w:val="en-GB" w:eastAsia="fr-FR"/>
    </w:rPr>
  </w:style>
  <w:style w:type="character" w:customStyle="1" w:styleId="ListBullet1Char">
    <w:name w:val="List Bullet 1 Char"/>
    <w:link w:val="ListBullet1"/>
    <w:rsid w:val="000A7347"/>
    <w:rPr>
      <w:lang w:val="en-GB" w:eastAsia="en-GB"/>
    </w:rPr>
  </w:style>
  <w:style w:type="paragraph" w:styleId="Listepuces2">
    <w:name w:val="List Bullet 2"/>
    <w:basedOn w:val="Normal"/>
    <w:qFormat/>
    <w:rsid w:val="000A7347"/>
    <w:pPr>
      <w:numPr>
        <w:ilvl w:val="1"/>
        <w:numId w:val="4"/>
      </w:numPr>
      <w:spacing w:after="60"/>
    </w:pPr>
    <w:rPr>
      <w:lang w:val="en-GB" w:eastAsia="en-GB"/>
    </w:rPr>
  </w:style>
  <w:style w:type="paragraph" w:styleId="Listepuces3">
    <w:name w:val="List Bullet 3"/>
    <w:basedOn w:val="Normal"/>
    <w:qFormat/>
    <w:rsid w:val="000A7347"/>
    <w:pPr>
      <w:numPr>
        <w:ilvl w:val="2"/>
        <w:numId w:val="4"/>
      </w:numPr>
      <w:spacing w:after="60"/>
      <w:contextualSpacing/>
    </w:pPr>
    <w:rPr>
      <w:lang w:val="en-GB" w:eastAsia="en-GB"/>
    </w:rPr>
  </w:style>
  <w:style w:type="paragraph" w:customStyle="1" w:styleId="GPOCoverPageNormal">
    <w:name w:val="GPO Cover Page Normal"/>
    <w:basedOn w:val="Normal"/>
    <w:semiHidden/>
    <w:rsid w:val="000663B8"/>
    <w:pPr>
      <w:spacing w:after="120"/>
    </w:pPr>
  </w:style>
  <w:style w:type="paragraph" w:styleId="Lgende">
    <w:name w:val="caption"/>
    <w:basedOn w:val="Normal"/>
    <w:next w:val="Normal"/>
    <w:semiHidden/>
    <w:qFormat/>
    <w:rsid w:val="001601E3"/>
    <w:pPr>
      <w:keepNext/>
      <w:keepLines/>
      <w:suppressAutoHyphens/>
      <w:spacing w:before="240" w:after="240" w:line="360" w:lineRule="auto"/>
    </w:pPr>
    <w:rPr>
      <w:rFonts w:ascii="Univers 55" w:hAnsi="Univers 55"/>
      <w:b/>
      <w:bCs/>
      <w:szCs w:val="18"/>
    </w:rPr>
  </w:style>
  <w:style w:type="paragraph" w:customStyle="1" w:styleId="ListBulletTextBody1">
    <w:name w:val="List Bullet Text Body 1"/>
    <w:basedOn w:val="ListBullet1"/>
    <w:qFormat/>
    <w:rsid w:val="00BF6A88"/>
    <w:pPr>
      <w:tabs>
        <w:tab w:val="clear" w:pos="924"/>
        <w:tab w:val="left" w:pos="1491"/>
      </w:tabs>
      <w:ind w:left="1491"/>
    </w:pPr>
  </w:style>
  <w:style w:type="paragraph" w:customStyle="1" w:styleId="ListBulletTextBody2">
    <w:name w:val="List Bullet Text Body 2"/>
    <w:basedOn w:val="Listepuces2"/>
    <w:qFormat/>
    <w:rsid w:val="007B5071"/>
    <w:pPr>
      <w:tabs>
        <w:tab w:val="clear" w:pos="1281"/>
        <w:tab w:val="left" w:pos="1848"/>
      </w:tabs>
      <w:ind w:left="1848"/>
    </w:pPr>
  </w:style>
  <w:style w:type="paragraph" w:customStyle="1" w:styleId="ListBulletTextBody3">
    <w:name w:val="List Bullet Text Body 3"/>
    <w:basedOn w:val="Listepuces3"/>
    <w:qFormat/>
    <w:rsid w:val="00357973"/>
    <w:pPr>
      <w:tabs>
        <w:tab w:val="clear" w:pos="1605"/>
        <w:tab w:val="left" w:pos="2172"/>
      </w:tabs>
      <w:ind w:left="2171" w:hanging="323"/>
    </w:pPr>
  </w:style>
  <w:style w:type="paragraph" w:customStyle="1" w:styleId="ListBulletHead6Indent">
    <w:name w:val="List Bullet Head 6 Indent"/>
    <w:basedOn w:val="Normal"/>
    <w:qFormat/>
    <w:rsid w:val="00C976C6"/>
    <w:pPr>
      <w:numPr>
        <w:numId w:val="5"/>
      </w:numPr>
      <w:tabs>
        <w:tab w:val="left" w:pos="2041"/>
      </w:tabs>
      <w:spacing w:before="120" w:after="120"/>
      <w:ind w:left="2042" w:hanging="454"/>
    </w:pPr>
  </w:style>
  <w:style w:type="paragraph" w:customStyle="1" w:styleId="ListBulletHead7Indent">
    <w:name w:val="List Bullet Head 7 Indent"/>
    <w:basedOn w:val="Normal"/>
    <w:qFormat/>
    <w:rsid w:val="00C976C6"/>
    <w:pPr>
      <w:tabs>
        <w:tab w:val="left" w:pos="2495"/>
      </w:tabs>
      <w:spacing w:before="120" w:after="120"/>
    </w:pPr>
  </w:style>
  <w:style w:type="paragraph" w:customStyle="1" w:styleId="Textcommentbullet2">
    <w:name w:val="Text comment bullet 2"/>
    <w:basedOn w:val="Textcomment"/>
    <w:qFormat/>
    <w:rsid w:val="001461A8"/>
    <w:pPr>
      <w:numPr>
        <w:ilvl w:val="1"/>
        <w:numId w:val="7"/>
      </w:numPr>
      <w:spacing w:before="0" w:after="60"/>
    </w:pPr>
    <w:rPr>
      <w:iCs/>
    </w:rPr>
  </w:style>
  <w:style w:type="paragraph" w:customStyle="1" w:styleId="Textcommentbullet3">
    <w:name w:val="Text comment bullet 3"/>
    <w:basedOn w:val="Textcommentbullet2"/>
    <w:qFormat/>
    <w:rsid w:val="00E57DE4"/>
    <w:pPr>
      <w:numPr>
        <w:ilvl w:val="0"/>
        <w:numId w:val="8"/>
      </w:numPr>
      <w:tabs>
        <w:tab w:val="left" w:pos="2608"/>
      </w:tabs>
      <w:ind w:left="2608" w:hanging="340"/>
    </w:pPr>
  </w:style>
  <w:style w:type="paragraph" w:customStyle="1" w:styleId="Textcomment-SectionText">
    <w:name w:val="Text comment - Section Text"/>
    <w:basedOn w:val="Textcomment"/>
    <w:rsid w:val="00A20BE8"/>
    <w:pPr>
      <w:ind w:left="567"/>
    </w:pPr>
    <w:rPr>
      <w:iCs/>
      <w:szCs w:val="20"/>
    </w:rPr>
  </w:style>
  <w:style w:type="paragraph" w:customStyle="1" w:styleId="Textcomment-BodyText">
    <w:name w:val="Text comment - Body Text"/>
    <w:basedOn w:val="Textcomment"/>
    <w:rsid w:val="00A20BE8"/>
    <w:pPr>
      <w:ind w:left="1134"/>
    </w:pPr>
    <w:rPr>
      <w:iCs/>
      <w:szCs w:val="20"/>
    </w:rPr>
  </w:style>
  <w:style w:type="character" w:customStyle="1" w:styleId="Placeholder">
    <w:name w:val="Placeholder"/>
    <w:uiPriority w:val="1"/>
    <w:qFormat/>
    <w:rsid w:val="00DC2EF6"/>
    <w:rPr>
      <w:rFonts w:ascii="Univers for BP Light" w:hAnsi="Univers for BP Light"/>
      <w:i/>
      <w:color w:val="0000FF"/>
    </w:rPr>
  </w:style>
  <w:style w:type="paragraph" w:customStyle="1" w:styleId="ExampleTextPlacholder">
    <w:name w:val="Example Text Placholder"/>
    <w:basedOn w:val="Normal"/>
    <w:rsid w:val="00472A9E"/>
    <w:pPr>
      <w:spacing w:before="60" w:after="180"/>
      <w:ind w:left="567"/>
    </w:pPr>
    <w:rPr>
      <w:i/>
      <w:iCs/>
      <w:color w:val="0000FF"/>
      <w:szCs w:val="20"/>
    </w:rPr>
  </w:style>
  <w:style w:type="character" w:customStyle="1" w:styleId="CommentaireCar">
    <w:name w:val="Commentaire Car"/>
    <w:basedOn w:val="Policepardfaut"/>
    <w:link w:val="Commentaire"/>
    <w:semiHidden/>
    <w:rsid w:val="006739F6"/>
  </w:style>
  <w:style w:type="paragraph" w:customStyle="1" w:styleId="TableTextLeft9pt">
    <w:name w:val="Table Text Left 9 pt"/>
    <w:basedOn w:val="Normal"/>
    <w:qFormat/>
    <w:rsid w:val="0004672A"/>
    <w:pPr>
      <w:spacing w:before="60" w:after="60"/>
    </w:pPr>
    <w:rPr>
      <w:snapToGrid w:val="0"/>
      <w:color w:val="000000"/>
      <w:sz w:val="18"/>
      <w:szCs w:val="18"/>
      <w:lang w:eastAsia="en-GB"/>
    </w:rPr>
  </w:style>
  <w:style w:type="paragraph" w:customStyle="1" w:styleId="SectionSubHeading">
    <w:name w:val="Section Sub Heading"/>
    <w:basedOn w:val="Normal"/>
    <w:next w:val="TextSection"/>
    <w:qFormat/>
    <w:rsid w:val="00857C22"/>
    <w:pPr>
      <w:keepNext/>
      <w:keepLines/>
      <w:suppressAutoHyphens/>
      <w:spacing w:before="240" w:after="120"/>
      <w:ind w:left="567"/>
      <w:outlineLvl w:val="0"/>
    </w:pPr>
    <w:rPr>
      <w:b/>
      <w:bCs/>
      <w:szCs w:val="20"/>
      <w:lang w:val="en-GB"/>
    </w:rPr>
  </w:style>
  <w:style w:type="paragraph" w:customStyle="1" w:styleId="TextSectionBoldBefore12ptAfter6pt">
    <w:name w:val="Text Section + Bold Before:  12 pt After:  6 pt"/>
    <w:basedOn w:val="TextSection"/>
    <w:next w:val="TextSection"/>
    <w:rsid w:val="00A27994"/>
    <w:pPr>
      <w:keepNext/>
      <w:spacing w:before="240" w:after="120"/>
    </w:pPr>
    <w:rPr>
      <w:b/>
      <w:bCs/>
      <w:szCs w:val="20"/>
    </w:rPr>
  </w:style>
  <w:style w:type="paragraph" w:customStyle="1" w:styleId="StyleSectionBefore12ptAfter12pt">
    <w:name w:val="Style Section + Before:  12 pt After:  12 pt"/>
    <w:basedOn w:val="Section"/>
    <w:rsid w:val="00FB378D"/>
    <w:pPr>
      <w:spacing w:before="240" w:after="240"/>
    </w:pPr>
    <w:rPr>
      <w:bCs/>
      <w:szCs w:val="20"/>
    </w:rPr>
  </w:style>
  <w:style w:type="paragraph" w:styleId="Paragraphedeliste">
    <w:name w:val="List Paragraph"/>
    <w:basedOn w:val="Normal"/>
    <w:uiPriority w:val="34"/>
    <w:qFormat/>
    <w:rsid w:val="004A1011"/>
    <w:pPr>
      <w:ind w:left="720"/>
      <w:contextualSpacing/>
    </w:pPr>
  </w:style>
  <w:style w:type="character" w:styleId="Textedelespacerserv">
    <w:name w:val="Placeholder Text"/>
    <w:basedOn w:val="Policepardfaut"/>
    <w:uiPriority w:val="99"/>
    <w:semiHidden/>
    <w:rsid w:val="00246EFD"/>
    <w:rPr>
      <w:color w:val="808080"/>
    </w:rPr>
  </w:style>
  <w:style w:type="paragraph" w:styleId="Tabledesillustrations">
    <w:name w:val="table of figures"/>
    <w:basedOn w:val="Normal"/>
    <w:next w:val="Normal"/>
    <w:uiPriority w:val="99"/>
    <w:unhideWhenUsed/>
    <w:rsid w:val="001566E0"/>
  </w:style>
  <w:style w:type="paragraph" w:styleId="Corpsdetexte">
    <w:name w:val="Body Text"/>
    <w:basedOn w:val="Normal"/>
    <w:link w:val="CorpsdetexteCar"/>
    <w:uiPriority w:val="1"/>
    <w:qFormat/>
    <w:rsid w:val="00C42472"/>
    <w:pPr>
      <w:widowControl w:val="0"/>
      <w:spacing w:before="175"/>
      <w:ind w:left="1160"/>
    </w:pPr>
    <w:rPr>
      <w:rFonts w:ascii="Arial" w:eastAsia="Arial" w:hAnsi="Arial" w:cstheme="minorBidi"/>
      <w:sz w:val="20"/>
      <w:szCs w:val="20"/>
    </w:rPr>
  </w:style>
  <w:style w:type="character" w:customStyle="1" w:styleId="CorpsdetexteCar">
    <w:name w:val="Corps de texte Car"/>
    <w:basedOn w:val="Policepardfaut"/>
    <w:link w:val="Corpsdetexte"/>
    <w:uiPriority w:val="1"/>
    <w:rsid w:val="00C42472"/>
    <w:rPr>
      <w:rFonts w:ascii="Arial" w:eastAsia="Arial" w:hAnsi="Arial" w:cstheme="minorBidi"/>
      <w:sz w:val="20"/>
      <w:szCs w:val="20"/>
    </w:rPr>
  </w:style>
  <w:style w:type="paragraph" w:customStyle="1" w:styleId="Indent1">
    <w:name w:val="Indent1"/>
    <w:basedOn w:val="Normal"/>
    <w:link w:val="Indent1Char"/>
    <w:rsid w:val="0076299A"/>
    <w:pPr>
      <w:spacing w:before="120"/>
      <w:ind w:left="1134" w:right="284"/>
      <w:jc w:val="both"/>
    </w:pPr>
    <w:rPr>
      <w:rFonts w:ascii="Times New Roman" w:hAnsi="Times New Roman"/>
      <w:color w:val="000000"/>
      <w:szCs w:val="20"/>
      <w:lang w:val="en-GB"/>
    </w:rPr>
  </w:style>
  <w:style w:type="character" w:customStyle="1" w:styleId="Indent1Char">
    <w:name w:val="Indent1 Char"/>
    <w:basedOn w:val="Policepardfaut"/>
    <w:link w:val="Indent1"/>
    <w:rsid w:val="0076299A"/>
    <w:rPr>
      <w:rFonts w:ascii="Times New Roman" w:hAnsi="Times New Roman"/>
      <w:color w:val="000000"/>
      <w:szCs w:val="20"/>
      <w:lang w:val="en-GB"/>
    </w:rPr>
  </w:style>
  <w:style w:type="paragraph" w:customStyle="1" w:styleId="Titolo3-">
    <w:name w:val="Titolo 3-"/>
    <w:basedOn w:val="Titre3"/>
    <w:next w:val="Titre4"/>
    <w:rsid w:val="00D1688C"/>
    <w:pPr>
      <w:keepLines w:val="0"/>
      <w:numPr>
        <w:ilvl w:val="0"/>
        <w:numId w:val="0"/>
      </w:numPr>
      <w:tabs>
        <w:tab w:val="num" w:pos="1448"/>
      </w:tabs>
      <w:suppressAutoHyphens w:val="0"/>
      <w:spacing w:before="300" w:after="200"/>
      <w:ind w:left="1448" w:right="170" w:hanging="720"/>
      <w:jc w:val="both"/>
    </w:pPr>
    <w:rPr>
      <w:rFonts w:ascii="Verdana" w:hAnsi="Verdana"/>
      <w:b w:val="0"/>
      <w:sz w:val="20"/>
      <w:u w:val="single"/>
      <w:lang w:val="en-US"/>
    </w:rPr>
  </w:style>
  <w:style w:type="character" w:customStyle="1" w:styleId="Titre2Car">
    <w:name w:val="Titre 2 Car"/>
    <w:aliases w:val="Title 2 Car,Number 2 Car,.1 Car,TITLE 2 Car,Sub-heading Car,Titolo 2 Carattere Carattere Carattere Carattere Car,.1 Carattere Carattere Carattere Carattere Car,§1.1. Car,X.X Car,Heading1 Car,Heading2DBM Car,Heading2DBM1 Car,§1.1 Car,h2 Car"/>
    <w:basedOn w:val="Policepardfaut"/>
    <w:link w:val="Titre2"/>
    <w:rsid w:val="00557717"/>
    <w:rPr>
      <w:rFonts w:ascii="Univers for BP" w:hAnsi="Univers for BP" w:cs="Arial"/>
      <w:b/>
      <w:bCs/>
      <w:iCs/>
      <w:szCs w:val="28"/>
      <w:lang w:val="en-GB"/>
    </w:rPr>
  </w:style>
  <w:style w:type="paragraph" w:customStyle="1" w:styleId="Paragraphedeliste1">
    <w:name w:val="Paragraphe de liste1"/>
    <w:basedOn w:val="Normal"/>
    <w:link w:val="Paragraphedeliste1Car"/>
    <w:qFormat/>
    <w:rsid w:val="00462B7A"/>
    <w:pPr>
      <w:suppressAutoHyphens/>
      <w:spacing w:after="200" w:line="360" w:lineRule="auto"/>
      <w:ind w:firstLine="357"/>
      <w:jc w:val="both"/>
    </w:pPr>
    <w:rPr>
      <w:rFonts w:ascii="Calibri" w:hAnsi="Calibri"/>
      <w:sz w:val="24"/>
      <w:szCs w:val="24"/>
    </w:rPr>
  </w:style>
  <w:style w:type="paragraph" w:customStyle="1" w:styleId="Style2">
    <w:name w:val="Style2"/>
    <w:basedOn w:val="Titre"/>
    <w:qFormat/>
    <w:rsid w:val="00462B7A"/>
    <w:pPr>
      <w:spacing w:before="240" w:beforeAutospacing="0" w:after="60" w:afterAutospacing="0" w:line="360" w:lineRule="auto"/>
      <w:ind w:left="709"/>
      <w:outlineLvl w:val="0"/>
    </w:pPr>
    <w:rPr>
      <w:rFonts w:ascii="Calibri" w:hAnsi="Calibri" w:cs="Times New Roman"/>
      <w:noProof w:val="0"/>
      <w:color w:val="2E74B5"/>
      <w:kern w:val="0"/>
      <w:sz w:val="44"/>
      <w:szCs w:val="44"/>
      <w:lang w:val="fr-FR" w:eastAsia="en-US"/>
    </w:rPr>
  </w:style>
  <w:style w:type="character" w:customStyle="1" w:styleId="Paragraphedeliste1Car">
    <w:name w:val="Paragraphe de liste1 Car"/>
    <w:link w:val="Paragraphedeliste1"/>
    <w:rsid w:val="00462B7A"/>
    <w:rPr>
      <w:rFonts w:ascii="Calibri" w:hAnsi="Calibri"/>
      <w:sz w:val="24"/>
      <w:szCs w:val="24"/>
      <w:lang w:val="fr-FR"/>
    </w:rPr>
  </w:style>
  <w:style w:type="character" w:customStyle="1" w:styleId="grkhzd">
    <w:name w:val="grkhzd"/>
    <w:basedOn w:val="Policepardfaut"/>
    <w:rsid w:val="00E126C0"/>
  </w:style>
  <w:style w:type="character" w:customStyle="1" w:styleId="lrzxr">
    <w:name w:val="lrzxr"/>
    <w:basedOn w:val="Policepardfaut"/>
    <w:rsid w:val="00E126C0"/>
  </w:style>
  <w:style w:type="character" w:customStyle="1" w:styleId="hpaddresssubtitlejs-hpaddresssubtitlejqtooltip">
    <w:name w:val="hp_address_subtitle&#10;js-hp_address_subtitle&#10;jq_tooltip"/>
    <w:basedOn w:val="Policepardfaut"/>
    <w:rsid w:val="00886ED6"/>
  </w:style>
  <w:style w:type="paragraph" w:customStyle="1" w:styleId="1-2-3">
    <w:name w:val="§1-2-3"/>
    <w:basedOn w:val="Normal"/>
    <w:rsid w:val="00DD5D59"/>
    <w:pPr>
      <w:numPr>
        <w:numId w:val="12"/>
      </w:numPr>
      <w:spacing w:before="60"/>
      <w:ind w:left="1702" w:right="284" w:hanging="284"/>
      <w:jc w:val="both"/>
    </w:pPr>
    <w:rPr>
      <w:rFonts w:ascii="Times New Roman" w:hAnsi="Times New Roman"/>
      <w:color w:val="000000"/>
      <w:szCs w:val="20"/>
      <w:lang w:val="en-GB"/>
    </w:rPr>
  </w:style>
  <w:style w:type="paragraph" w:styleId="PrformatHTML">
    <w:name w:val="HTML Preformatted"/>
    <w:basedOn w:val="Normal"/>
    <w:link w:val="PrformatHTMLCar"/>
    <w:uiPriority w:val="99"/>
    <w:semiHidden/>
    <w:unhideWhenUsed/>
    <w:rsid w:val="0093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fr-FR"/>
    </w:rPr>
  </w:style>
  <w:style w:type="character" w:customStyle="1" w:styleId="PrformatHTMLCar">
    <w:name w:val="Préformaté HTML Car"/>
    <w:basedOn w:val="Policepardfaut"/>
    <w:link w:val="PrformatHTML"/>
    <w:uiPriority w:val="99"/>
    <w:semiHidden/>
    <w:rsid w:val="00932523"/>
    <w:rPr>
      <w:rFonts w:ascii="Courier New" w:hAnsi="Courier New" w:cs="Courier New"/>
      <w:sz w:val="20"/>
      <w:szCs w:val="20"/>
      <w:lang w:val="fr-FR" w:eastAsia="fr-FR"/>
    </w:rPr>
  </w:style>
  <w:style w:type="character" w:customStyle="1" w:styleId="y2iqfc">
    <w:name w:val="y2iqfc"/>
    <w:basedOn w:val="Policepardfaut"/>
    <w:rsid w:val="00932523"/>
  </w:style>
  <w:style w:type="paragraph" w:styleId="NormalWeb">
    <w:name w:val="Normal (Web)"/>
    <w:basedOn w:val="Normal"/>
    <w:uiPriority w:val="99"/>
    <w:unhideWhenUsed/>
    <w:rsid w:val="003A4B71"/>
    <w:pPr>
      <w:spacing w:before="100" w:beforeAutospacing="1" w:after="100" w:afterAutospacing="1"/>
    </w:pPr>
    <w:rPr>
      <w:rFonts w:ascii="Times New Roman" w:hAnsi="Times New Roman"/>
      <w:sz w:val="24"/>
      <w:szCs w:val="24"/>
      <w:lang w:eastAsia="fr-FR"/>
    </w:rPr>
  </w:style>
  <w:style w:type="character" w:styleId="lev">
    <w:name w:val="Strong"/>
    <w:basedOn w:val="Policepardfaut"/>
    <w:uiPriority w:val="22"/>
    <w:qFormat/>
    <w:rsid w:val="003A4B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32964">
      <w:bodyDiv w:val="1"/>
      <w:marLeft w:val="0"/>
      <w:marRight w:val="0"/>
      <w:marTop w:val="0"/>
      <w:marBottom w:val="0"/>
      <w:divBdr>
        <w:top w:val="none" w:sz="0" w:space="0" w:color="auto"/>
        <w:left w:val="none" w:sz="0" w:space="0" w:color="auto"/>
        <w:bottom w:val="none" w:sz="0" w:space="0" w:color="auto"/>
        <w:right w:val="none" w:sz="0" w:space="0" w:color="auto"/>
      </w:divBdr>
      <w:divsChild>
        <w:div w:id="2142114013">
          <w:marLeft w:val="0"/>
          <w:marRight w:val="0"/>
          <w:marTop w:val="0"/>
          <w:marBottom w:val="0"/>
          <w:divBdr>
            <w:top w:val="none" w:sz="0" w:space="0" w:color="auto"/>
            <w:left w:val="none" w:sz="0" w:space="0" w:color="auto"/>
            <w:bottom w:val="none" w:sz="0" w:space="0" w:color="auto"/>
            <w:right w:val="none" w:sz="0" w:space="0" w:color="auto"/>
          </w:divBdr>
        </w:div>
        <w:div w:id="2058385360">
          <w:marLeft w:val="0"/>
          <w:marRight w:val="0"/>
          <w:marTop w:val="0"/>
          <w:marBottom w:val="0"/>
          <w:divBdr>
            <w:top w:val="none" w:sz="0" w:space="0" w:color="auto"/>
            <w:left w:val="none" w:sz="0" w:space="0" w:color="auto"/>
            <w:bottom w:val="none" w:sz="0" w:space="0" w:color="auto"/>
            <w:right w:val="none" w:sz="0" w:space="0" w:color="auto"/>
          </w:divBdr>
        </w:div>
        <w:div w:id="1558249488">
          <w:marLeft w:val="0"/>
          <w:marRight w:val="0"/>
          <w:marTop w:val="0"/>
          <w:marBottom w:val="0"/>
          <w:divBdr>
            <w:top w:val="none" w:sz="0" w:space="0" w:color="auto"/>
            <w:left w:val="none" w:sz="0" w:space="0" w:color="auto"/>
            <w:bottom w:val="none" w:sz="0" w:space="0" w:color="auto"/>
            <w:right w:val="none" w:sz="0" w:space="0" w:color="auto"/>
          </w:divBdr>
        </w:div>
        <w:div w:id="1912301512">
          <w:marLeft w:val="0"/>
          <w:marRight w:val="0"/>
          <w:marTop w:val="0"/>
          <w:marBottom w:val="0"/>
          <w:divBdr>
            <w:top w:val="none" w:sz="0" w:space="0" w:color="auto"/>
            <w:left w:val="none" w:sz="0" w:space="0" w:color="auto"/>
            <w:bottom w:val="none" w:sz="0" w:space="0" w:color="auto"/>
            <w:right w:val="none" w:sz="0" w:space="0" w:color="auto"/>
          </w:divBdr>
        </w:div>
        <w:div w:id="445346623">
          <w:marLeft w:val="0"/>
          <w:marRight w:val="0"/>
          <w:marTop w:val="0"/>
          <w:marBottom w:val="0"/>
          <w:divBdr>
            <w:top w:val="none" w:sz="0" w:space="0" w:color="auto"/>
            <w:left w:val="none" w:sz="0" w:space="0" w:color="auto"/>
            <w:bottom w:val="none" w:sz="0" w:space="0" w:color="auto"/>
            <w:right w:val="none" w:sz="0" w:space="0" w:color="auto"/>
          </w:divBdr>
        </w:div>
        <w:div w:id="1953784866">
          <w:marLeft w:val="0"/>
          <w:marRight w:val="0"/>
          <w:marTop w:val="0"/>
          <w:marBottom w:val="0"/>
          <w:divBdr>
            <w:top w:val="none" w:sz="0" w:space="0" w:color="auto"/>
            <w:left w:val="none" w:sz="0" w:space="0" w:color="auto"/>
            <w:bottom w:val="none" w:sz="0" w:space="0" w:color="auto"/>
            <w:right w:val="none" w:sz="0" w:space="0" w:color="auto"/>
          </w:divBdr>
        </w:div>
        <w:div w:id="1942371399">
          <w:marLeft w:val="0"/>
          <w:marRight w:val="0"/>
          <w:marTop w:val="0"/>
          <w:marBottom w:val="0"/>
          <w:divBdr>
            <w:top w:val="none" w:sz="0" w:space="0" w:color="auto"/>
            <w:left w:val="none" w:sz="0" w:space="0" w:color="auto"/>
            <w:bottom w:val="none" w:sz="0" w:space="0" w:color="auto"/>
            <w:right w:val="none" w:sz="0" w:space="0" w:color="auto"/>
          </w:divBdr>
        </w:div>
        <w:div w:id="685249031">
          <w:marLeft w:val="0"/>
          <w:marRight w:val="0"/>
          <w:marTop w:val="0"/>
          <w:marBottom w:val="0"/>
          <w:divBdr>
            <w:top w:val="none" w:sz="0" w:space="0" w:color="auto"/>
            <w:left w:val="none" w:sz="0" w:space="0" w:color="auto"/>
            <w:bottom w:val="none" w:sz="0" w:space="0" w:color="auto"/>
            <w:right w:val="none" w:sz="0" w:space="0" w:color="auto"/>
          </w:divBdr>
        </w:div>
        <w:div w:id="409423502">
          <w:marLeft w:val="0"/>
          <w:marRight w:val="0"/>
          <w:marTop w:val="0"/>
          <w:marBottom w:val="0"/>
          <w:divBdr>
            <w:top w:val="none" w:sz="0" w:space="0" w:color="auto"/>
            <w:left w:val="none" w:sz="0" w:space="0" w:color="auto"/>
            <w:bottom w:val="none" w:sz="0" w:space="0" w:color="auto"/>
            <w:right w:val="none" w:sz="0" w:space="0" w:color="auto"/>
          </w:divBdr>
        </w:div>
        <w:div w:id="797575417">
          <w:marLeft w:val="0"/>
          <w:marRight w:val="0"/>
          <w:marTop w:val="0"/>
          <w:marBottom w:val="0"/>
          <w:divBdr>
            <w:top w:val="none" w:sz="0" w:space="0" w:color="auto"/>
            <w:left w:val="none" w:sz="0" w:space="0" w:color="auto"/>
            <w:bottom w:val="none" w:sz="0" w:space="0" w:color="auto"/>
            <w:right w:val="none" w:sz="0" w:space="0" w:color="auto"/>
          </w:divBdr>
        </w:div>
        <w:div w:id="1362903647">
          <w:marLeft w:val="0"/>
          <w:marRight w:val="0"/>
          <w:marTop w:val="0"/>
          <w:marBottom w:val="0"/>
          <w:divBdr>
            <w:top w:val="none" w:sz="0" w:space="0" w:color="auto"/>
            <w:left w:val="none" w:sz="0" w:space="0" w:color="auto"/>
            <w:bottom w:val="none" w:sz="0" w:space="0" w:color="auto"/>
            <w:right w:val="none" w:sz="0" w:space="0" w:color="auto"/>
          </w:divBdr>
        </w:div>
        <w:div w:id="1155419330">
          <w:marLeft w:val="0"/>
          <w:marRight w:val="0"/>
          <w:marTop w:val="0"/>
          <w:marBottom w:val="0"/>
          <w:divBdr>
            <w:top w:val="none" w:sz="0" w:space="0" w:color="auto"/>
            <w:left w:val="none" w:sz="0" w:space="0" w:color="auto"/>
            <w:bottom w:val="none" w:sz="0" w:space="0" w:color="auto"/>
            <w:right w:val="none" w:sz="0" w:space="0" w:color="auto"/>
          </w:divBdr>
        </w:div>
        <w:div w:id="1574899870">
          <w:marLeft w:val="0"/>
          <w:marRight w:val="0"/>
          <w:marTop w:val="0"/>
          <w:marBottom w:val="0"/>
          <w:divBdr>
            <w:top w:val="none" w:sz="0" w:space="0" w:color="auto"/>
            <w:left w:val="none" w:sz="0" w:space="0" w:color="auto"/>
            <w:bottom w:val="none" w:sz="0" w:space="0" w:color="auto"/>
            <w:right w:val="none" w:sz="0" w:space="0" w:color="auto"/>
          </w:divBdr>
        </w:div>
      </w:divsChild>
    </w:div>
    <w:div w:id="84112760">
      <w:bodyDiv w:val="1"/>
      <w:marLeft w:val="0"/>
      <w:marRight w:val="0"/>
      <w:marTop w:val="0"/>
      <w:marBottom w:val="0"/>
      <w:divBdr>
        <w:top w:val="none" w:sz="0" w:space="0" w:color="auto"/>
        <w:left w:val="none" w:sz="0" w:space="0" w:color="auto"/>
        <w:bottom w:val="none" w:sz="0" w:space="0" w:color="auto"/>
        <w:right w:val="none" w:sz="0" w:space="0" w:color="auto"/>
      </w:divBdr>
    </w:div>
    <w:div w:id="242181526">
      <w:bodyDiv w:val="1"/>
      <w:marLeft w:val="0"/>
      <w:marRight w:val="0"/>
      <w:marTop w:val="0"/>
      <w:marBottom w:val="0"/>
      <w:divBdr>
        <w:top w:val="none" w:sz="0" w:space="0" w:color="auto"/>
        <w:left w:val="none" w:sz="0" w:space="0" w:color="auto"/>
        <w:bottom w:val="none" w:sz="0" w:space="0" w:color="auto"/>
        <w:right w:val="none" w:sz="0" w:space="0" w:color="auto"/>
      </w:divBdr>
    </w:div>
    <w:div w:id="317810312">
      <w:bodyDiv w:val="1"/>
      <w:marLeft w:val="0"/>
      <w:marRight w:val="0"/>
      <w:marTop w:val="0"/>
      <w:marBottom w:val="0"/>
      <w:divBdr>
        <w:top w:val="none" w:sz="0" w:space="0" w:color="auto"/>
        <w:left w:val="none" w:sz="0" w:space="0" w:color="auto"/>
        <w:bottom w:val="none" w:sz="0" w:space="0" w:color="auto"/>
        <w:right w:val="none" w:sz="0" w:space="0" w:color="auto"/>
      </w:divBdr>
    </w:div>
    <w:div w:id="362441186">
      <w:bodyDiv w:val="1"/>
      <w:marLeft w:val="0"/>
      <w:marRight w:val="0"/>
      <w:marTop w:val="0"/>
      <w:marBottom w:val="0"/>
      <w:divBdr>
        <w:top w:val="none" w:sz="0" w:space="0" w:color="auto"/>
        <w:left w:val="none" w:sz="0" w:space="0" w:color="auto"/>
        <w:bottom w:val="none" w:sz="0" w:space="0" w:color="auto"/>
        <w:right w:val="none" w:sz="0" w:space="0" w:color="auto"/>
      </w:divBdr>
    </w:div>
    <w:div w:id="389349694">
      <w:bodyDiv w:val="1"/>
      <w:marLeft w:val="0"/>
      <w:marRight w:val="0"/>
      <w:marTop w:val="0"/>
      <w:marBottom w:val="0"/>
      <w:divBdr>
        <w:top w:val="none" w:sz="0" w:space="0" w:color="auto"/>
        <w:left w:val="none" w:sz="0" w:space="0" w:color="auto"/>
        <w:bottom w:val="none" w:sz="0" w:space="0" w:color="auto"/>
        <w:right w:val="none" w:sz="0" w:space="0" w:color="auto"/>
      </w:divBdr>
    </w:div>
    <w:div w:id="405566589">
      <w:bodyDiv w:val="1"/>
      <w:marLeft w:val="0"/>
      <w:marRight w:val="0"/>
      <w:marTop w:val="0"/>
      <w:marBottom w:val="0"/>
      <w:divBdr>
        <w:top w:val="none" w:sz="0" w:space="0" w:color="auto"/>
        <w:left w:val="none" w:sz="0" w:space="0" w:color="auto"/>
        <w:bottom w:val="none" w:sz="0" w:space="0" w:color="auto"/>
        <w:right w:val="none" w:sz="0" w:space="0" w:color="auto"/>
      </w:divBdr>
    </w:div>
    <w:div w:id="407507463">
      <w:bodyDiv w:val="1"/>
      <w:marLeft w:val="0"/>
      <w:marRight w:val="0"/>
      <w:marTop w:val="0"/>
      <w:marBottom w:val="0"/>
      <w:divBdr>
        <w:top w:val="none" w:sz="0" w:space="0" w:color="auto"/>
        <w:left w:val="none" w:sz="0" w:space="0" w:color="auto"/>
        <w:bottom w:val="none" w:sz="0" w:space="0" w:color="auto"/>
        <w:right w:val="none" w:sz="0" w:space="0" w:color="auto"/>
      </w:divBdr>
    </w:div>
    <w:div w:id="419522138">
      <w:bodyDiv w:val="1"/>
      <w:marLeft w:val="0"/>
      <w:marRight w:val="0"/>
      <w:marTop w:val="0"/>
      <w:marBottom w:val="0"/>
      <w:divBdr>
        <w:top w:val="none" w:sz="0" w:space="0" w:color="auto"/>
        <w:left w:val="none" w:sz="0" w:space="0" w:color="auto"/>
        <w:bottom w:val="none" w:sz="0" w:space="0" w:color="auto"/>
        <w:right w:val="none" w:sz="0" w:space="0" w:color="auto"/>
      </w:divBdr>
    </w:div>
    <w:div w:id="483664105">
      <w:bodyDiv w:val="1"/>
      <w:marLeft w:val="0"/>
      <w:marRight w:val="0"/>
      <w:marTop w:val="0"/>
      <w:marBottom w:val="0"/>
      <w:divBdr>
        <w:top w:val="none" w:sz="0" w:space="0" w:color="auto"/>
        <w:left w:val="none" w:sz="0" w:space="0" w:color="auto"/>
        <w:bottom w:val="none" w:sz="0" w:space="0" w:color="auto"/>
        <w:right w:val="none" w:sz="0" w:space="0" w:color="auto"/>
      </w:divBdr>
    </w:div>
    <w:div w:id="503205976">
      <w:bodyDiv w:val="1"/>
      <w:marLeft w:val="0"/>
      <w:marRight w:val="0"/>
      <w:marTop w:val="0"/>
      <w:marBottom w:val="0"/>
      <w:divBdr>
        <w:top w:val="none" w:sz="0" w:space="0" w:color="auto"/>
        <w:left w:val="none" w:sz="0" w:space="0" w:color="auto"/>
        <w:bottom w:val="none" w:sz="0" w:space="0" w:color="auto"/>
        <w:right w:val="none" w:sz="0" w:space="0" w:color="auto"/>
      </w:divBdr>
    </w:div>
    <w:div w:id="524949528">
      <w:bodyDiv w:val="1"/>
      <w:marLeft w:val="0"/>
      <w:marRight w:val="0"/>
      <w:marTop w:val="0"/>
      <w:marBottom w:val="0"/>
      <w:divBdr>
        <w:top w:val="none" w:sz="0" w:space="0" w:color="auto"/>
        <w:left w:val="none" w:sz="0" w:space="0" w:color="auto"/>
        <w:bottom w:val="none" w:sz="0" w:space="0" w:color="auto"/>
        <w:right w:val="none" w:sz="0" w:space="0" w:color="auto"/>
      </w:divBdr>
    </w:div>
    <w:div w:id="710110768">
      <w:bodyDiv w:val="1"/>
      <w:marLeft w:val="92"/>
      <w:marRight w:val="92"/>
      <w:marTop w:val="13"/>
      <w:marBottom w:val="13"/>
      <w:divBdr>
        <w:top w:val="none" w:sz="0" w:space="0" w:color="auto"/>
        <w:left w:val="none" w:sz="0" w:space="0" w:color="auto"/>
        <w:bottom w:val="none" w:sz="0" w:space="0" w:color="auto"/>
        <w:right w:val="none" w:sz="0" w:space="0" w:color="auto"/>
      </w:divBdr>
      <w:divsChild>
        <w:div w:id="316148524">
          <w:marLeft w:val="0"/>
          <w:marRight w:val="0"/>
          <w:marTop w:val="120"/>
          <w:marBottom w:val="0"/>
          <w:divBdr>
            <w:top w:val="none" w:sz="0" w:space="0" w:color="auto"/>
            <w:left w:val="none" w:sz="0" w:space="0" w:color="auto"/>
            <w:bottom w:val="none" w:sz="0" w:space="0" w:color="auto"/>
            <w:right w:val="none" w:sz="0" w:space="0" w:color="auto"/>
          </w:divBdr>
          <w:divsChild>
            <w:div w:id="801925768">
              <w:marLeft w:val="0"/>
              <w:marRight w:val="0"/>
              <w:marTop w:val="0"/>
              <w:marBottom w:val="0"/>
              <w:divBdr>
                <w:top w:val="none" w:sz="0" w:space="0" w:color="auto"/>
                <w:left w:val="none" w:sz="0" w:space="0" w:color="auto"/>
                <w:bottom w:val="none" w:sz="0" w:space="0" w:color="auto"/>
                <w:right w:val="none" w:sz="0" w:space="0" w:color="auto"/>
              </w:divBdr>
              <w:divsChild>
                <w:div w:id="1911688881">
                  <w:marLeft w:val="567"/>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738770">
      <w:bodyDiv w:val="1"/>
      <w:marLeft w:val="0"/>
      <w:marRight w:val="0"/>
      <w:marTop w:val="0"/>
      <w:marBottom w:val="0"/>
      <w:divBdr>
        <w:top w:val="none" w:sz="0" w:space="0" w:color="auto"/>
        <w:left w:val="none" w:sz="0" w:space="0" w:color="auto"/>
        <w:bottom w:val="none" w:sz="0" w:space="0" w:color="auto"/>
        <w:right w:val="none" w:sz="0" w:space="0" w:color="auto"/>
      </w:divBdr>
    </w:div>
    <w:div w:id="793713822">
      <w:bodyDiv w:val="1"/>
      <w:marLeft w:val="0"/>
      <w:marRight w:val="0"/>
      <w:marTop w:val="0"/>
      <w:marBottom w:val="0"/>
      <w:divBdr>
        <w:top w:val="none" w:sz="0" w:space="0" w:color="auto"/>
        <w:left w:val="none" w:sz="0" w:space="0" w:color="auto"/>
        <w:bottom w:val="none" w:sz="0" w:space="0" w:color="auto"/>
        <w:right w:val="none" w:sz="0" w:space="0" w:color="auto"/>
      </w:divBdr>
    </w:div>
    <w:div w:id="871844510">
      <w:bodyDiv w:val="1"/>
      <w:marLeft w:val="0"/>
      <w:marRight w:val="0"/>
      <w:marTop w:val="0"/>
      <w:marBottom w:val="0"/>
      <w:divBdr>
        <w:top w:val="none" w:sz="0" w:space="0" w:color="auto"/>
        <w:left w:val="none" w:sz="0" w:space="0" w:color="auto"/>
        <w:bottom w:val="none" w:sz="0" w:space="0" w:color="auto"/>
        <w:right w:val="none" w:sz="0" w:space="0" w:color="auto"/>
      </w:divBdr>
    </w:div>
    <w:div w:id="908156208">
      <w:bodyDiv w:val="1"/>
      <w:marLeft w:val="0"/>
      <w:marRight w:val="0"/>
      <w:marTop w:val="0"/>
      <w:marBottom w:val="0"/>
      <w:divBdr>
        <w:top w:val="none" w:sz="0" w:space="0" w:color="auto"/>
        <w:left w:val="none" w:sz="0" w:space="0" w:color="auto"/>
        <w:bottom w:val="none" w:sz="0" w:space="0" w:color="auto"/>
        <w:right w:val="none" w:sz="0" w:space="0" w:color="auto"/>
      </w:divBdr>
    </w:div>
    <w:div w:id="974213338">
      <w:bodyDiv w:val="1"/>
      <w:marLeft w:val="0"/>
      <w:marRight w:val="0"/>
      <w:marTop w:val="0"/>
      <w:marBottom w:val="0"/>
      <w:divBdr>
        <w:top w:val="none" w:sz="0" w:space="0" w:color="auto"/>
        <w:left w:val="none" w:sz="0" w:space="0" w:color="auto"/>
        <w:bottom w:val="none" w:sz="0" w:space="0" w:color="auto"/>
        <w:right w:val="none" w:sz="0" w:space="0" w:color="auto"/>
      </w:divBdr>
    </w:div>
    <w:div w:id="1030839460">
      <w:bodyDiv w:val="1"/>
      <w:marLeft w:val="0"/>
      <w:marRight w:val="0"/>
      <w:marTop w:val="0"/>
      <w:marBottom w:val="0"/>
      <w:divBdr>
        <w:top w:val="none" w:sz="0" w:space="0" w:color="auto"/>
        <w:left w:val="none" w:sz="0" w:space="0" w:color="auto"/>
        <w:bottom w:val="none" w:sz="0" w:space="0" w:color="auto"/>
        <w:right w:val="none" w:sz="0" w:space="0" w:color="auto"/>
      </w:divBdr>
    </w:div>
    <w:div w:id="1039821854">
      <w:bodyDiv w:val="1"/>
      <w:marLeft w:val="0"/>
      <w:marRight w:val="0"/>
      <w:marTop w:val="0"/>
      <w:marBottom w:val="0"/>
      <w:divBdr>
        <w:top w:val="none" w:sz="0" w:space="0" w:color="auto"/>
        <w:left w:val="none" w:sz="0" w:space="0" w:color="auto"/>
        <w:bottom w:val="none" w:sz="0" w:space="0" w:color="auto"/>
        <w:right w:val="none" w:sz="0" w:space="0" w:color="auto"/>
      </w:divBdr>
    </w:div>
    <w:div w:id="1043477697">
      <w:bodyDiv w:val="1"/>
      <w:marLeft w:val="0"/>
      <w:marRight w:val="0"/>
      <w:marTop w:val="0"/>
      <w:marBottom w:val="0"/>
      <w:divBdr>
        <w:top w:val="none" w:sz="0" w:space="0" w:color="auto"/>
        <w:left w:val="none" w:sz="0" w:space="0" w:color="auto"/>
        <w:bottom w:val="none" w:sz="0" w:space="0" w:color="auto"/>
        <w:right w:val="none" w:sz="0" w:space="0" w:color="auto"/>
      </w:divBdr>
    </w:div>
    <w:div w:id="1141800307">
      <w:bodyDiv w:val="1"/>
      <w:marLeft w:val="0"/>
      <w:marRight w:val="0"/>
      <w:marTop w:val="0"/>
      <w:marBottom w:val="0"/>
      <w:divBdr>
        <w:top w:val="none" w:sz="0" w:space="0" w:color="auto"/>
        <w:left w:val="none" w:sz="0" w:space="0" w:color="auto"/>
        <w:bottom w:val="none" w:sz="0" w:space="0" w:color="auto"/>
        <w:right w:val="none" w:sz="0" w:space="0" w:color="auto"/>
      </w:divBdr>
      <w:divsChild>
        <w:div w:id="848256275">
          <w:marLeft w:val="0"/>
          <w:marRight w:val="0"/>
          <w:marTop w:val="0"/>
          <w:marBottom w:val="0"/>
          <w:divBdr>
            <w:top w:val="none" w:sz="0" w:space="0" w:color="auto"/>
            <w:left w:val="none" w:sz="0" w:space="0" w:color="auto"/>
            <w:bottom w:val="none" w:sz="0" w:space="0" w:color="auto"/>
            <w:right w:val="none" w:sz="0" w:space="0" w:color="auto"/>
          </w:divBdr>
        </w:div>
        <w:div w:id="1291472225">
          <w:marLeft w:val="0"/>
          <w:marRight w:val="0"/>
          <w:marTop w:val="0"/>
          <w:marBottom w:val="0"/>
          <w:divBdr>
            <w:top w:val="none" w:sz="0" w:space="0" w:color="auto"/>
            <w:left w:val="none" w:sz="0" w:space="0" w:color="auto"/>
            <w:bottom w:val="none" w:sz="0" w:space="0" w:color="auto"/>
            <w:right w:val="none" w:sz="0" w:space="0" w:color="auto"/>
          </w:divBdr>
        </w:div>
        <w:div w:id="435096288">
          <w:marLeft w:val="0"/>
          <w:marRight w:val="0"/>
          <w:marTop w:val="0"/>
          <w:marBottom w:val="0"/>
          <w:divBdr>
            <w:top w:val="none" w:sz="0" w:space="0" w:color="auto"/>
            <w:left w:val="none" w:sz="0" w:space="0" w:color="auto"/>
            <w:bottom w:val="none" w:sz="0" w:space="0" w:color="auto"/>
            <w:right w:val="none" w:sz="0" w:space="0" w:color="auto"/>
          </w:divBdr>
        </w:div>
        <w:div w:id="860774941">
          <w:marLeft w:val="0"/>
          <w:marRight w:val="0"/>
          <w:marTop w:val="0"/>
          <w:marBottom w:val="0"/>
          <w:divBdr>
            <w:top w:val="none" w:sz="0" w:space="0" w:color="auto"/>
            <w:left w:val="none" w:sz="0" w:space="0" w:color="auto"/>
            <w:bottom w:val="none" w:sz="0" w:space="0" w:color="auto"/>
            <w:right w:val="none" w:sz="0" w:space="0" w:color="auto"/>
          </w:divBdr>
        </w:div>
        <w:div w:id="704670353">
          <w:marLeft w:val="0"/>
          <w:marRight w:val="0"/>
          <w:marTop w:val="0"/>
          <w:marBottom w:val="0"/>
          <w:divBdr>
            <w:top w:val="none" w:sz="0" w:space="0" w:color="auto"/>
            <w:left w:val="none" w:sz="0" w:space="0" w:color="auto"/>
            <w:bottom w:val="none" w:sz="0" w:space="0" w:color="auto"/>
            <w:right w:val="none" w:sz="0" w:space="0" w:color="auto"/>
          </w:divBdr>
        </w:div>
        <w:div w:id="1545675541">
          <w:marLeft w:val="0"/>
          <w:marRight w:val="0"/>
          <w:marTop w:val="0"/>
          <w:marBottom w:val="0"/>
          <w:divBdr>
            <w:top w:val="none" w:sz="0" w:space="0" w:color="auto"/>
            <w:left w:val="none" w:sz="0" w:space="0" w:color="auto"/>
            <w:bottom w:val="none" w:sz="0" w:space="0" w:color="auto"/>
            <w:right w:val="none" w:sz="0" w:space="0" w:color="auto"/>
          </w:divBdr>
        </w:div>
        <w:div w:id="1541015838">
          <w:marLeft w:val="0"/>
          <w:marRight w:val="0"/>
          <w:marTop w:val="0"/>
          <w:marBottom w:val="0"/>
          <w:divBdr>
            <w:top w:val="none" w:sz="0" w:space="0" w:color="auto"/>
            <w:left w:val="none" w:sz="0" w:space="0" w:color="auto"/>
            <w:bottom w:val="none" w:sz="0" w:space="0" w:color="auto"/>
            <w:right w:val="none" w:sz="0" w:space="0" w:color="auto"/>
          </w:divBdr>
        </w:div>
        <w:div w:id="1444769953">
          <w:marLeft w:val="0"/>
          <w:marRight w:val="0"/>
          <w:marTop w:val="0"/>
          <w:marBottom w:val="0"/>
          <w:divBdr>
            <w:top w:val="none" w:sz="0" w:space="0" w:color="auto"/>
            <w:left w:val="none" w:sz="0" w:space="0" w:color="auto"/>
            <w:bottom w:val="none" w:sz="0" w:space="0" w:color="auto"/>
            <w:right w:val="none" w:sz="0" w:space="0" w:color="auto"/>
          </w:divBdr>
        </w:div>
        <w:div w:id="1950814985">
          <w:marLeft w:val="0"/>
          <w:marRight w:val="0"/>
          <w:marTop w:val="0"/>
          <w:marBottom w:val="0"/>
          <w:divBdr>
            <w:top w:val="none" w:sz="0" w:space="0" w:color="auto"/>
            <w:left w:val="none" w:sz="0" w:space="0" w:color="auto"/>
            <w:bottom w:val="none" w:sz="0" w:space="0" w:color="auto"/>
            <w:right w:val="none" w:sz="0" w:space="0" w:color="auto"/>
          </w:divBdr>
        </w:div>
      </w:divsChild>
    </w:div>
    <w:div w:id="1186749484">
      <w:bodyDiv w:val="1"/>
      <w:marLeft w:val="0"/>
      <w:marRight w:val="0"/>
      <w:marTop w:val="0"/>
      <w:marBottom w:val="0"/>
      <w:divBdr>
        <w:top w:val="none" w:sz="0" w:space="0" w:color="auto"/>
        <w:left w:val="none" w:sz="0" w:space="0" w:color="auto"/>
        <w:bottom w:val="none" w:sz="0" w:space="0" w:color="auto"/>
        <w:right w:val="none" w:sz="0" w:space="0" w:color="auto"/>
      </w:divBdr>
    </w:div>
    <w:div w:id="1273784551">
      <w:bodyDiv w:val="1"/>
      <w:marLeft w:val="0"/>
      <w:marRight w:val="0"/>
      <w:marTop w:val="0"/>
      <w:marBottom w:val="0"/>
      <w:divBdr>
        <w:top w:val="none" w:sz="0" w:space="0" w:color="auto"/>
        <w:left w:val="none" w:sz="0" w:space="0" w:color="auto"/>
        <w:bottom w:val="none" w:sz="0" w:space="0" w:color="auto"/>
        <w:right w:val="none" w:sz="0" w:space="0" w:color="auto"/>
      </w:divBdr>
    </w:div>
    <w:div w:id="1283338524">
      <w:bodyDiv w:val="1"/>
      <w:marLeft w:val="0"/>
      <w:marRight w:val="0"/>
      <w:marTop w:val="0"/>
      <w:marBottom w:val="0"/>
      <w:divBdr>
        <w:top w:val="none" w:sz="0" w:space="0" w:color="auto"/>
        <w:left w:val="none" w:sz="0" w:space="0" w:color="auto"/>
        <w:bottom w:val="none" w:sz="0" w:space="0" w:color="auto"/>
        <w:right w:val="none" w:sz="0" w:space="0" w:color="auto"/>
      </w:divBdr>
    </w:div>
    <w:div w:id="1368219689">
      <w:bodyDiv w:val="1"/>
      <w:marLeft w:val="0"/>
      <w:marRight w:val="0"/>
      <w:marTop w:val="0"/>
      <w:marBottom w:val="0"/>
      <w:divBdr>
        <w:top w:val="none" w:sz="0" w:space="0" w:color="auto"/>
        <w:left w:val="none" w:sz="0" w:space="0" w:color="auto"/>
        <w:bottom w:val="none" w:sz="0" w:space="0" w:color="auto"/>
        <w:right w:val="none" w:sz="0" w:space="0" w:color="auto"/>
      </w:divBdr>
    </w:div>
    <w:div w:id="1411004872">
      <w:bodyDiv w:val="1"/>
      <w:marLeft w:val="0"/>
      <w:marRight w:val="0"/>
      <w:marTop w:val="0"/>
      <w:marBottom w:val="0"/>
      <w:divBdr>
        <w:top w:val="none" w:sz="0" w:space="0" w:color="auto"/>
        <w:left w:val="none" w:sz="0" w:space="0" w:color="auto"/>
        <w:bottom w:val="none" w:sz="0" w:space="0" w:color="auto"/>
        <w:right w:val="none" w:sz="0" w:space="0" w:color="auto"/>
      </w:divBdr>
    </w:div>
    <w:div w:id="1420445869">
      <w:bodyDiv w:val="1"/>
      <w:marLeft w:val="0"/>
      <w:marRight w:val="0"/>
      <w:marTop w:val="0"/>
      <w:marBottom w:val="0"/>
      <w:divBdr>
        <w:top w:val="none" w:sz="0" w:space="0" w:color="auto"/>
        <w:left w:val="none" w:sz="0" w:space="0" w:color="auto"/>
        <w:bottom w:val="none" w:sz="0" w:space="0" w:color="auto"/>
        <w:right w:val="none" w:sz="0" w:space="0" w:color="auto"/>
      </w:divBdr>
    </w:div>
    <w:div w:id="1578637012">
      <w:bodyDiv w:val="1"/>
      <w:marLeft w:val="0"/>
      <w:marRight w:val="0"/>
      <w:marTop w:val="0"/>
      <w:marBottom w:val="0"/>
      <w:divBdr>
        <w:top w:val="none" w:sz="0" w:space="0" w:color="auto"/>
        <w:left w:val="none" w:sz="0" w:space="0" w:color="auto"/>
        <w:bottom w:val="none" w:sz="0" w:space="0" w:color="auto"/>
        <w:right w:val="none" w:sz="0" w:space="0" w:color="auto"/>
      </w:divBdr>
    </w:div>
    <w:div w:id="1587886994">
      <w:bodyDiv w:val="1"/>
      <w:marLeft w:val="0"/>
      <w:marRight w:val="0"/>
      <w:marTop w:val="0"/>
      <w:marBottom w:val="0"/>
      <w:divBdr>
        <w:top w:val="none" w:sz="0" w:space="0" w:color="auto"/>
        <w:left w:val="none" w:sz="0" w:space="0" w:color="auto"/>
        <w:bottom w:val="none" w:sz="0" w:space="0" w:color="auto"/>
        <w:right w:val="none" w:sz="0" w:space="0" w:color="auto"/>
      </w:divBdr>
    </w:div>
    <w:div w:id="1671828311">
      <w:bodyDiv w:val="1"/>
      <w:marLeft w:val="0"/>
      <w:marRight w:val="0"/>
      <w:marTop w:val="0"/>
      <w:marBottom w:val="0"/>
      <w:divBdr>
        <w:top w:val="none" w:sz="0" w:space="0" w:color="auto"/>
        <w:left w:val="none" w:sz="0" w:space="0" w:color="auto"/>
        <w:bottom w:val="none" w:sz="0" w:space="0" w:color="auto"/>
        <w:right w:val="none" w:sz="0" w:space="0" w:color="auto"/>
      </w:divBdr>
    </w:div>
    <w:div w:id="1705669100">
      <w:bodyDiv w:val="1"/>
      <w:marLeft w:val="0"/>
      <w:marRight w:val="0"/>
      <w:marTop w:val="0"/>
      <w:marBottom w:val="0"/>
      <w:divBdr>
        <w:top w:val="none" w:sz="0" w:space="0" w:color="auto"/>
        <w:left w:val="none" w:sz="0" w:space="0" w:color="auto"/>
        <w:bottom w:val="none" w:sz="0" w:space="0" w:color="auto"/>
        <w:right w:val="none" w:sz="0" w:space="0" w:color="auto"/>
      </w:divBdr>
    </w:div>
    <w:div w:id="1708675923">
      <w:bodyDiv w:val="1"/>
      <w:marLeft w:val="0"/>
      <w:marRight w:val="0"/>
      <w:marTop w:val="0"/>
      <w:marBottom w:val="0"/>
      <w:divBdr>
        <w:top w:val="none" w:sz="0" w:space="0" w:color="auto"/>
        <w:left w:val="none" w:sz="0" w:space="0" w:color="auto"/>
        <w:bottom w:val="none" w:sz="0" w:space="0" w:color="auto"/>
        <w:right w:val="none" w:sz="0" w:space="0" w:color="auto"/>
      </w:divBdr>
    </w:div>
    <w:div w:id="1826125322">
      <w:bodyDiv w:val="1"/>
      <w:marLeft w:val="0"/>
      <w:marRight w:val="0"/>
      <w:marTop w:val="0"/>
      <w:marBottom w:val="0"/>
      <w:divBdr>
        <w:top w:val="none" w:sz="0" w:space="0" w:color="auto"/>
        <w:left w:val="none" w:sz="0" w:space="0" w:color="auto"/>
        <w:bottom w:val="none" w:sz="0" w:space="0" w:color="auto"/>
        <w:right w:val="none" w:sz="0" w:space="0" w:color="auto"/>
      </w:divBdr>
    </w:div>
    <w:div w:id="1871139060">
      <w:bodyDiv w:val="1"/>
      <w:marLeft w:val="0"/>
      <w:marRight w:val="0"/>
      <w:marTop w:val="0"/>
      <w:marBottom w:val="0"/>
      <w:divBdr>
        <w:top w:val="none" w:sz="0" w:space="0" w:color="auto"/>
        <w:left w:val="none" w:sz="0" w:space="0" w:color="auto"/>
        <w:bottom w:val="none" w:sz="0" w:space="0" w:color="auto"/>
        <w:right w:val="none" w:sz="0" w:space="0" w:color="auto"/>
      </w:divBdr>
    </w:div>
    <w:div w:id="1892842464">
      <w:bodyDiv w:val="1"/>
      <w:marLeft w:val="0"/>
      <w:marRight w:val="0"/>
      <w:marTop w:val="0"/>
      <w:marBottom w:val="0"/>
      <w:divBdr>
        <w:top w:val="none" w:sz="0" w:space="0" w:color="auto"/>
        <w:left w:val="none" w:sz="0" w:space="0" w:color="auto"/>
        <w:bottom w:val="none" w:sz="0" w:space="0" w:color="auto"/>
        <w:right w:val="none" w:sz="0" w:space="0" w:color="auto"/>
      </w:divBdr>
    </w:div>
    <w:div w:id="1917205636">
      <w:bodyDiv w:val="1"/>
      <w:marLeft w:val="0"/>
      <w:marRight w:val="0"/>
      <w:marTop w:val="0"/>
      <w:marBottom w:val="0"/>
      <w:divBdr>
        <w:top w:val="none" w:sz="0" w:space="0" w:color="auto"/>
        <w:left w:val="none" w:sz="0" w:space="0" w:color="auto"/>
        <w:bottom w:val="none" w:sz="0" w:space="0" w:color="auto"/>
        <w:right w:val="none" w:sz="0" w:space="0" w:color="auto"/>
      </w:divBdr>
    </w:div>
    <w:div w:id="2027097786">
      <w:bodyDiv w:val="1"/>
      <w:marLeft w:val="0"/>
      <w:marRight w:val="0"/>
      <w:marTop w:val="0"/>
      <w:marBottom w:val="0"/>
      <w:divBdr>
        <w:top w:val="none" w:sz="0" w:space="0" w:color="auto"/>
        <w:left w:val="none" w:sz="0" w:space="0" w:color="auto"/>
        <w:bottom w:val="none" w:sz="0" w:space="0" w:color="auto"/>
        <w:right w:val="none" w:sz="0" w:space="0" w:color="auto"/>
      </w:divBdr>
    </w:div>
    <w:div w:id="2029022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file:///\\Houserver03\wwwroot\EPDCT\brand\BP-BP-DCT-Letter-Templates-UK-US\images\helios.jpg" TargetMode="External"/><Relationship Id="rId1"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EA83A6-D29A-4E00-83AB-FBBAACE8DA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1451</Words>
  <Characters>7982</Characters>
  <Application>Microsoft Office Word</Application>
  <DocSecurity>0</DocSecurity>
  <Lines>66</Lines>
  <Paragraphs>18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9415</CharactersWithSpaces>
  <SharedDoc>false</SharedDoc>
  <HLinks>
    <vt:vector size="288" baseType="variant">
      <vt:variant>
        <vt:i4>786448</vt:i4>
      </vt:variant>
      <vt:variant>
        <vt:i4>342</vt:i4>
      </vt:variant>
      <vt:variant>
        <vt:i4>0</vt:i4>
      </vt:variant>
      <vt:variant>
        <vt:i4>5</vt:i4>
      </vt:variant>
      <vt:variant>
        <vt:lpwstr>http://etplib.bpweb.bp.com/login/IntegratedLogin.jsp?docNumber=GN%2000-991&amp;docType=gn</vt:lpwstr>
      </vt:variant>
      <vt:variant>
        <vt:lpwstr/>
      </vt:variant>
      <vt:variant>
        <vt:i4>1900602</vt:i4>
      </vt:variant>
      <vt:variant>
        <vt:i4>293</vt:i4>
      </vt:variant>
      <vt:variant>
        <vt:i4>0</vt:i4>
      </vt:variant>
      <vt:variant>
        <vt:i4>5</vt:i4>
      </vt:variant>
      <vt:variant>
        <vt:lpwstr/>
      </vt:variant>
      <vt:variant>
        <vt:lpwstr>_Toc298849428</vt:lpwstr>
      </vt:variant>
      <vt:variant>
        <vt:i4>1900602</vt:i4>
      </vt:variant>
      <vt:variant>
        <vt:i4>287</vt:i4>
      </vt:variant>
      <vt:variant>
        <vt:i4>0</vt:i4>
      </vt:variant>
      <vt:variant>
        <vt:i4>5</vt:i4>
      </vt:variant>
      <vt:variant>
        <vt:lpwstr/>
      </vt:variant>
      <vt:variant>
        <vt:lpwstr>_Toc298849427</vt:lpwstr>
      </vt:variant>
      <vt:variant>
        <vt:i4>1900602</vt:i4>
      </vt:variant>
      <vt:variant>
        <vt:i4>281</vt:i4>
      </vt:variant>
      <vt:variant>
        <vt:i4>0</vt:i4>
      </vt:variant>
      <vt:variant>
        <vt:i4>5</vt:i4>
      </vt:variant>
      <vt:variant>
        <vt:lpwstr/>
      </vt:variant>
      <vt:variant>
        <vt:lpwstr>_Toc298849426</vt:lpwstr>
      </vt:variant>
      <vt:variant>
        <vt:i4>1900602</vt:i4>
      </vt:variant>
      <vt:variant>
        <vt:i4>275</vt:i4>
      </vt:variant>
      <vt:variant>
        <vt:i4>0</vt:i4>
      </vt:variant>
      <vt:variant>
        <vt:i4>5</vt:i4>
      </vt:variant>
      <vt:variant>
        <vt:lpwstr/>
      </vt:variant>
      <vt:variant>
        <vt:lpwstr>_Toc298849425</vt:lpwstr>
      </vt:variant>
      <vt:variant>
        <vt:i4>1900602</vt:i4>
      </vt:variant>
      <vt:variant>
        <vt:i4>266</vt:i4>
      </vt:variant>
      <vt:variant>
        <vt:i4>0</vt:i4>
      </vt:variant>
      <vt:variant>
        <vt:i4>5</vt:i4>
      </vt:variant>
      <vt:variant>
        <vt:lpwstr/>
      </vt:variant>
      <vt:variant>
        <vt:lpwstr>_Toc298849424</vt:lpwstr>
      </vt:variant>
      <vt:variant>
        <vt:i4>1900602</vt:i4>
      </vt:variant>
      <vt:variant>
        <vt:i4>260</vt:i4>
      </vt:variant>
      <vt:variant>
        <vt:i4>0</vt:i4>
      </vt:variant>
      <vt:variant>
        <vt:i4>5</vt:i4>
      </vt:variant>
      <vt:variant>
        <vt:lpwstr/>
      </vt:variant>
      <vt:variant>
        <vt:lpwstr>_Toc298849423</vt:lpwstr>
      </vt:variant>
      <vt:variant>
        <vt:i4>1900602</vt:i4>
      </vt:variant>
      <vt:variant>
        <vt:i4>254</vt:i4>
      </vt:variant>
      <vt:variant>
        <vt:i4>0</vt:i4>
      </vt:variant>
      <vt:variant>
        <vt:i4>5</vt:i4>
      </vt:variant>
      <vt:variant>
        <vt:lpwstr/>
      </vt:variant>
      <vt:variant>
        <vt:lpwstr>_Toc298849422</vt:lpwstr>
      </vt:variant>
      <vt:variant>
        <vt:i4>1900602</vt:i4>
      </vt:variant>
      <vt:variant>
        <vt:i4>248</vt:i4>
      </vt:variant>
      <vt:variant>
        <vt:i4>0</vt:i4>
      </vt:variant>
      <vt:variant>
        <vt:i4>5</vt:i4>
      </vt:variant>
      <vt:variant>
        <vt:lpwstr/>
      </vt:variant>
      <vt:variant>
        <vt:lpwstr>_Toc298849421</vt:lpwstr>
      </vt:variant>
      <vt:variant>
        <vt:i4>1900602</vt:i4>
      </vt:variant>
      <vt:variant>
        <vt:i4>242</vt:i4>
      </vt:variant>
      <vt:variant>
        <vt:i4>0</vt:i4>
      </vt:variant>
      <vt:variant>
        <vt:i4>5</vt:i4>
      </vt:variant>
      <vt:variant>
        <vt:lpwstr/>
      </vt:variant>
      <vt:variant>
        <vt:lpwstr>_Toc298849420</vt:lpwstr>
      </vt:variant>
      <vt:variant>
        <vt:i4>1966138</vt:i4>
      </vt:variant>
      <vt:variant>
        <vt:i4>233</vt:i4>
      </vt:variant>
      <vt:variant>
        <vt:i4>0</vt:i4>
      </vt:variant>
      <vt:variant>
        <vt:i4>5</vt:i4>
      </vt:variant>
      <vt:variant>
        <vt:lpwstr/>
      </vt:variant>
      <vt:variant>
        <vt:lpwstr>_Toc298849419</vt:lpwstr>
      </vt:variant>
      <vt:variant>
        <vt:i4>1966138</vt:i4>
      </vt:variant>
      <vt:variant>
        <vt:i4>227</vt:i4>
      </vt:variant>
      <vt:variant>
        <vt:i4>0</vt:i4>
      </vt:variant>
      <vt:variant>
        <vt:i4>5</vt:i4>
      </vt:variant>
      <vt:variant>
        <vt:lpwstr/>
      </vt:variant>
      <vt:variant>
        <vt:lpwstr>_Toc298849418</vt:lpwstr>
      </vt:variant>
      <vt:variant>
        <vt:i4>1966138</vt:i4>
      </vt:variant>
      <vt:variant>
        <vt:i4>221</vt:i4>
      </vt:variant>
      <vt:variant>
        <vt:i4>0</vt:i4>
      </vt:variant>
      <vt:variant>
        <vt:i4>5</vt:i4>
      </vt:variant>
      <vt:variant>
        <vt:lpwstr/>
      </vt:variant>
      <vt:variant>
        <vt:lpwstr>_Toc298849417</vt:lpwstr>
      </vt:variant>
      <vt:variant>
        <vt:i4>1966138</vt:i4>
      </vt:variant>
      <vt:variant>
        <vt:i4>215</vt:i4>
      </vt:variant>
      <vt:variant>
        <vt:i4>0</vt:i4>
      </vt:variant>
      <vt:variant>
        <vt:i4>5</vt:i4>
      </vt:variant>
      <vt:variant>
        <vt:lpwstr/>
      </vt:variant>
      <vt:variant>
        <vt:lpwstr>_Toc298849416</vt:lpwstr>
      </vt:variant>
      <vt:variant>
        <vt:i4>1966138</vt:i4>
      </vt:variant>
      <vt:variant>
        <vt:i4>209</vt:i4>
      </vt:variant>
      <vt:variant>
        <vt:i4>0</vt:i4>
      </vt:variant>
      <vt:variant>
        <vt:i4>5</vt:i4>
      </vt:variant>
      <vt:variant>
        <vt:lpwstr/>
      </vt:variant>
      <vt:variant>
        <vt:lpwstr>_Toc298849415</vt:lpwstr>
      </vt:variant>
      <vt:variant>
        <vt:i4>1966138</vt:i4>
      </vt:variant>
      <vt:variant>
        <vt:i4>203</vt:i4>
      </vt:variant>
      <vt:variant>
        <vt:i4>0</vt:i4>
      </vt:variant>
      <vt:variant>
        <vt:i4>5</vt:i4>
      </vt:variant>
      <vt:variant>
        <vt:lpwstr/>
      </vt:variant>
      <vt:variant>
        <vt:lpwstr>_Toc298849414</vt:lpwstr>
      </vt:variant>
      <vt:variant>
        <vt:i4>1966138</vt:i4>
      </vt:variant>
      <vt:variant>
        <vt:i4>197</vt:i4>
      </vt:variant>
      <vt:variant>
        <vt:i4>0</vt:i4>
      </vt:variant>
      <vt:variant>
        <vt:i4>5</vt:i4>
      </vt:variant>
      <vt:variant>
        <vt:lpwstr/>
      </vt:variant>
      <vt:variant>
        <vt:lpwstr>_Toc298849413</vt:lpwstr>
      </vt:variant>
      <vt:variant>
        <vt:i4>1966138</vt:i4>
      </vt:variant>
      <vt:variant>
        <vt:i4>191</vt:i4>
      </vt:variant>
      <vt:variant>
        <vt:i4>0</vt:i4>
      </vt:variant>
      <vt:variant>
        <vt:i4>5</vt:i4>
      </vt:variant>
      <vt:variant>
        <vt:lpwstr/>
      </vt:variant>
      <vt:variant>
        <vt:lpwstr>_Toc298849412</vt:lpwstr>
      </vt:variant>
      <vt:variant>
        <vt:i4>1966138</vt:i4>
      </vt:variant>
      <vt:variant>
        <vt:i4>185</vt:i4>
      </vt:variant>
      <vt:variant>
        <vt:i4>0</vt:i4>
      </vt:variant>
      <vt:variant>
        <vt:i4>5</vt:i4>
      </vt:variant>
      <vt:variant>
        <vt:lpwstr/>
      </vt:variant>
      <vt:variant>
        <vt:lpwstr>_Toc298849411</vt:lpwstr>
      </vt:variant>
      <vt:variant>
        <vt:i4>1966138</vt:i4>
      </vt:variant>
      <vt:variant>
        <vt:i4>179</vt:i4>
      </vt:variant>
      <vt:variant>
        <vt:i4>0</vt:i4>
      </vt:variant>
      <vt:variant>
        <vt:i4>5</vt:i4>
      </vt:variant>
      <vt:variant>
        <vt:lpwstr/>
      </vt:variant>
      <vt:variant>
        <vt:lpwstr>_Toc298849410</vt:lpwstr>
      </vt:variant>
      <vt:variant>
        <vt:i4>2031674</vt:i4>
      </vt:variant>
      <vt:variant>
        <vt:i4>173</vt:i4>
      </vt:variant>
      <vt:variant>
        <vt:i4>0</vt:i4>
      </vt:variant>
      <vt:variant>
        <vt:i4>5</vt:i4>
      </vt:variant>
      <vt:variant>
        <vt:lpwstr/>
      </vt:variant>
      <vt:variant>
        <vt:lpwstr>_Toc298849409</vt:lpwstr>
      </vt:variant>
      <vt:variant>
        <vt:i4>2031674</vt:i4>
      </vt:variant>
      <vt:variant>
        <vt:i4>167</vt:i4>
      </vt:variant>
      <vt:variant>
        <vt:i4>0</vt:i4>
      </vt:variant>
      <vt:variant>
        <vt:i4>5</vt:i4>
      </vt:variant>
      <vt:variant>
        <vt:lpwstr/>
      </vt:variant>
      <vt:variant>
        <vt:lpwstr>_Toc298849408</vt:lpwstr>
      </vt:variant>
      <vt:variant>
        <vt:i4>2031674</vt:i4>
      </vt:variant>
      <vt:variant>
        <vt:i4>161</vt:i4>
      </vt:variant>
      <vt:variant>
        <vt:i4>0</vt:i4>
      </vt:variant>
      <vt:variant>
        <vt:i4>5</vt:i4>
      </vt:variant>
      <vt:variant>
        <vt:lpwstr/>
      </vt:variant>
      <vt:variant>
        <vt:lpwstr>_Toc298849407</vt:lpwstr>
      </vt:variant>
      <vt:variant>
        <vt:i4>2031674</vt:i4>
      </vt:variant>
      <vt:variant>
        <vt:i4>155</vt:i4>
      </vt:variant>
      <vt:variant>
        <vt:i4>0</vt:i4>
      </vt:variant>
      <vt:variant>
        <vt:i4>5</vt:i4>
      </vt:variant>
      <vt:variant>
        <vt:lpwstr/>
      </vt:variant>
      <vt:variant>
        <vt:lpwstr>_Toc298849406</vt:lpwstr>
      </vt:variant>
      <vt:variant>
        <vt:i4>2031674</vt:i4>
      </vt:variant>
      <vt:variant>
        <vt:i4>149</vt:i4>
      </vt:variant>
      <vt:variant>
        <vt:i4>0</vt:i4>
      </vt:variant>
      <vt:variant>
        <vt:i4>5</vt:i4>
      </vt:variant>
      <vt:variant>
        <vt:lpwstr/>
      </vt:variant>
      <vt:variant>
        <vt:lpwstr>_Toc298849405</vt:lpwstr>
      </vt:variant>
      <vt:variant>
        <vt:i4>2031674</vt:i4>
      </vt:variant>
      <vt:variant>
        <vt:i4>143</vt:i4>
      </vt:variant>
      <vt:variant>
        <vt:i4>0</vt:i4>
      </vt:variant>
      <vt:variant>
        <vt:i4>5</vt:i4>
      </vt:variant>
      <vt:variant>
        <vt:lpwstr/>
      </vt:variant>
      <vt:variant>
        <vt:lpwstr>_Toc298849404</vt:lpwstr>
      </vt:variant>
      <vt:variant>
        <vt:i4>2031674</vt:i4>
      </vt:variant>
      <vt:variant>
        <vt:i4>137</vt:i4>
      </vt:variant>
      <vt:variant>
        <vt:i4>0</vt:i4>
      </vt:variant>
      <vt:variant>
        <vt:i4>5</vt:i4>
      </vt:variant>
      <vt:variant>
        <vt:lpwstr/>
      </vt:variant>
      <vt:variant>
        <vt:lpwstr>_Toc298849403</vt:lpwstr>
      </vt:variant>
      <vt:variant>
        <vt:i4>2031674</vt:i4>
      </vt:variant>
      <vt:variant>
        <vt:i4>131</vt:i4>
      </vt:variant>
      <vt:variant>
        <vt:i4>0</vt:i4>
      </vt:variant>
      <vt:variant>
        <vt:i4>5</vt:i4>
      </vt:variant>
      <vt:variant>
        <vt:lpwstr/>
      </vt:variant>
      <vt:variant>
        <vt:lpwstr>_Toc298849402</vt:lpwstr>
      </vt:variant>
      <vt:variant>
        <vt:i4>2031674</vt:i4>
      </vt:variant>
      <vt:variant>
        <vt:i4>125</vt:i4>
      </vt:variant>
      <vt:variant>
        <vt:i4>0</vt:i4>
      </vt:variant>
      <vt:variant>
        <vt:i4>5</vt:i4>
      </vt:variant>
      <vt:variant>
        <vt:lpwstr/>
      </vt:variant>
      <vt:variant>
        <vt:lpwstr>_Toc298849401</vt:lpwstr>
      </vt:variant>
      <vt:variant>
        <vt:i4>2031674</vt:i4>
      </vt:variant>
      <vt:variant>
        <vt:i4>119</vt:i4>
      </vt:variant>
      <vt:variant>
        <vt:i4>0</vt:i4>
      </vt:variant>
      <vt:variant>
        <vt:i4>5</vt:i4>
      </vt:variant>
      <vt:variant>
        <vt:lpwstr/>
      </vt:variant>
      <vt:variant>
        <vt:lpwstr>_Toc298849400</vt:lpwstr>
      </vt:variant>
      <vt:variant>
        <vt:i4>1441853</vt:i4>
      </vt:variant>
      <vt:variant>
        <vt:i4>113</vt:i4>
      </vt:variant>
      <vt:variant>
        <vt:i4>0</vt:i4>
      </vt:variant>
      <vt:variant>
        <vt:i4>5</vt:i4>
      </vt:variant>
      <vt:variant>
        <vt:lpwstr/>
      </vt:variant>
      <vt:variant>
        <vt:lpwstr>_Toc298849399</vt:lpwstr>
      </vt:variant>
      <vt:variant>
        <vt:i4>1441853</vt:i4>
      </vt:variant>
      <vt:variant>
        <vt:i4>107</vt:i4>
      </vt:variant>
      <vt:variant>
        <vt:i4>0</vt:i4>
      </vt:variant>
      <vt:variant>
        <vt:i4>5</vt:i4>
      </vt:variant>
      <vt:variant>
        <vt:lpwstr/>
      </vt:variant>
      <vt:variant>
        <vt:lpwstr>_Toc298849398</vt:lpwstr>
      </vt:variant>
      <vt:variant>
        <vt:i4>1441853</vt:i4>
      </vt:variant>
      <vt:variant>
        <vt:i4>101</vt:i4>
      </vt:variant>
      <vt:variant>
        <vt:i4>0</vt:i4>
      </vt:variant>
      <vt:variant>
        <vt:i4>5</vt:i4>
      </vt:variant>
      <vt:variant>
        <vt:lpwstr/>
      </vt:variant>
      <vt:variant>
        <vt:lpwstr>_Toc298849397</vt:lpwstr>
      </vt:variant>
      <vt:variant>
        <vt:i4>1441853</vt:i4>
      </vt:variant>
      <vt:variant>
        <vt:i4>95</vt:i4>
      </vt:variant>
      <vt:variant>
        <vt:i4>0</vt:i4>
      </vt:variant>
      <vt:variant>
        <vt:i4>5</vt:i4>
      </vt:variant>
      <vt:variant>
        <vt:lpwstr/>
      </vt:variant>
      <vt:variant>
        <vt:lpwstr>_Toc298849396</vt:lpwstr>
      </vt:variant>
      <vt:variant>
        <vt:i4>1441853</vt:i4>
      </vt:variant>
      <vt:variant>
        <vt:i4>89</vt:i4>
      </vt:variant>
      <vt:variant>
        <vt:i4>0</vt:i4>
      </vt:variant>
      <vt:variant>
        <vt:i4>5</vt:i4>
      </vt:variant>
      <vt:variant>
        <vt:lpwstr/>
      </vt:variant>
      <vt:variant>
        <vt:lpwstr>_Toc298849395</vt:lpwstr>
      </vt:variant>
      <vt:variant>
        <vt:i4>1441853</vt:i4>
      </vt:variant>
      <vt:variant>
        <vt:i4>83</vt:i4>
      </vt:variant>
      <vt:variant>
        <vt:i4>0</vt:i4>
      </vt:variant>
      <vt:variant>
        <vt:i4>5</vt:i4>
      </vt:variant>
      <vt:variant>
        <vt:lpwstr/>
      </vt:variant>
      <vt:variant>
        <vt:lpwstr>_Toc298849394</vt:lpwstr>
      </vt:variant>
      <vt:variant>
        <vt:i4>1441853</vt:i4>
      </vt:variant>
      <vt:variant>
        <vt:i4>77</vt:i4>
      </vt:variant>
      <vt:variant>
        <vt:i4>0</vt:i4>
      </vt:variant>
      <vt:variant>
        <vt:i4>5</vt:i4>
      </vt:variant>
      <vt:variant>
        <vt:lpwstr/>
      </vt:variant>
      <vt:variant>
        <vt:lpwstr>_Toc298849393</vt:lpwstr>
      </vt:variant>
      <vt:variant>
        <vt:i4>1441853</vt:i4>
      </vt:variant>
      <vt:variant>
        <vt:i4>71</vt:i4>
      </vt:variant>
      <vt:variant>
        <vt:i4>0</vt:i4>
      </vt:variant>
      <vt:variant>
        <vt:i4>5</vt:i4>
      </vt:variant>
      <vt:variant>
        <vt:lpwstr/>
      </vt:variant>
      <vt:variant>
        <vt:lpwstr>_Toc298849392</vt:lpwstr>
      </vt:variant>
      <vt:variant>
        <vt:i4>1441853</vt:i4>
      </vt:variant>
      <vt:variant>
        <vt:i4>65</vt:i4>
      </vt:variant>
      <vt:variant>
        <vt:i4>0</vt:i4>
      </vt:variant>
      <vt:variant>
        <vt:i4>5</vt:i4>
      </vt:variant>
      <vt:variant>
        <vt:lpwstr/>
      </vt:variant>
      <vt:variant>
        <vt:lpwstr>_Toc298849391</vt:lpwstr>
      </vt:variant>
      <vt:variant>
        <vt:i4>1441853</vt:i4>
      </vt:variant>
      <vt:variant>
        <vt:i4>59</vt:i4>
      </vt:variant>
      <vt:variant>
        <vt:i4>0</vt:i4>
      </vt:variant>
      <vt:variant>
        <vt:i4>5</vt:i4>
      </vt:variant>
      <vt:variant>
        <vt:lpwstr/>
      </vt:variant>
      <vt:variant>
        <vt:lpwstr>_Toc298849390</vt:lpwstr>
      </vt:variant>
      <vt:variant>
        <vt:i4>1507389</vt:i4>
      </vt:variant>
      <vt:variant>
        <vt:i4>53</vt:i4>
      </vt:variant>
      <vt:variant>
        <vt:i4>0</vt:i4>
      </vt:variant>
      <vt:variant>
        <vt:i4>5</vt:i4>
      </vt:variant>
      <vt:variant>
        <vt:lpwstr/>
      </vt:variant>
      <vt:variant>
        <vt:lpwstr>_Toc298849389</vt:lpwstr>
      </vt:variant>
      <vt:variant>
        <vt:i4>1507389</vt:i4>
      </vt:variant>
      <vt:variant>
        <vt:i4>47</vt:i4>
      </vt:variant>
      <vt:variant>
        <vt:i4>0</vt:i4>
      </vt:variant>
      <vt:variant>
        <vt:i4>5</vt:i4>
      </vt:variant>
      <vt:variant>
        <vt:lpwstr/>
      </vt:variant>
      <vt:variant>
        <vt:lpwstr>_Toc298849388</vt:lpwstr>
      </vt:variant>
      <vt:variant>
        <vt:i4>1507389</vt:i4>
      </vt:variant>
      <vt:variant>
        <vt:i4>41</vt:i4>
      </vt:variant>
      <vt:variant>
        <vt:i4>0</vt:i4>
      </vt:variant>
      <vt:variant>
        <vt:i4>5</vt:i4>
      </vt:variant>
      <vt:variant>
        <vt:lpwstr/>
      </vt:variant>
      <vt:variant>
        <vt:lpwstr>_Toc298849387</vt:lpwstr>
      </vt:variant>
      <vt:variant>
        <vt:i4>1507389</vt:i4>
      </vt:variant>
      <vt:variant>
        <vt:i4>35</vt:i4>
      </vt:variant>
      <vt:variant>
        <vt:i4>0</vt:i4>
      </vt:variant>
      <vt:variant>
        <vt:i4>5</vt:i4>
      </vt:variant>
      <vt:variant>
        <vt:lpwstr/>
      </vt:variant>
      <vt:variant>
        <vt:lpwstr>_Toc298849386</vt:lpwstr>
      </vt:variant>
      <vt:variant>
        <vt:i4>1507389</vt:i4>
      </vt:variant>
      <vt:variant>
        <vt:i4>29</vt:i4>
      </vt:variant>
      <vt:variant>
        <vt:i4>0</vt:i4>
      </vt:variant>
      <vt:variant>
        <vt:i4>5</vt:i4>
      </vt:variant>
      <vt:variant>
        <vt:lpwstr/>
      </vt:variant>
      <vt:variant>
        <vt:lpwstr>_Toc298849385</vt:lpwstr>
      </vt:variant>
      <vt:variant>
        <vt:i4>1507389</vt:i4>
      </vt:variant>
      <vt:variant>
        <vt:i4>23</vt:i4>
      </vt:variant>
      <vt:variant>
        <vt:i4>0</vt:i4>
      </vt:variant>
      <vt:variant>
        <vt:i4>5</vt:i4>
      </vt:variant>
      <vt:variant>
        <vt:lpwstr/>
      </vt:variant>
      <vt:variant>
        <vt:lpwstr>_Toc298849384</vt:lpwstr>
      </vt:variant>
      <vt:variant>
        <vt:i4>1507389</vt:i4>
      </vt:variant>
      <vt:variant>
        <vt:i4>17</vt:i4>
      </vt:variant>
      <vt:variant>
        <vt:i4>0</vt:i4>
      </vt:variant>
      <vt:variant>
        <vt:i4>5</vt:i4>
      </vt:variant>
      <vt:variant>
        <vt:lpwstr/>
      </vt:variant>
      <vt:variant>
        <vt:lpwstr>_Toc298849383</vt:lpwstr>
      </vt:variant>
      <vt:variant>
        <vt:i4>1507389</vt:i4>
      </vt:variant>
      <vt:variant>
        <vt:i4>11</vt:i4>
      </vt:variant>
      <vt:variant>
        <vt:i4>0</vt:i4>
      </vt:variant>
      <vt:variant>
        <vt:i4>5</vt:i4>
      </vt:variant>
      <vt:variant>
        <vt:lpwstr/>
      </vt:variant>
      <vt:variant>
        <vt:lpwstr>_Toc298849382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Lionel Bonder-External</dc:creator>
  <cp:lastModifiedBy>Fabien DROUILLARD</cp:lastModifiedBy>
  <cp:revision>14</cp:revision>
  <cp:lastPrinted>2021-07-09T07:40:00Z</cp:lastPrinted>
  <dcterms:created xsi:type="dcterms:W3CDTF">2026-02-13T13:27:00Z</dcterms:created>
  <dcterms:modified xsi:type="dcterms:W3CDTF">2026-02-13T16:56:00Z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b48b937-0ae3-46f5-b32e-f3232b5be847_Enabled">
    <vt:lpwstr>True</vt:lpwstr>
  </property>
  <property fmtid="{D5CDD505-2E9C-101B-9397-08002B2CF9AE}" pid="3" name="MSIP_Label_3b48b937-0ae3-46f5-b32e-f3232b5be847_SiteId">
    <vt:lpwstr>9179d01a-e94c-4488-b5f0-4554bc474f8c</vt:lpwstr>
  </property>
  <property fmtid="{D5CDD505-2E9C-101B-9397-08002B2CF9AE}" pid="4" name="MSIP_Label_3b48b937-0ae3-46f5-b32e-f3232b5be847_Owner">
    <vt:lpwstr>sreymond@technip.com</vt:lpwstr>
  </property>
  <property fmtid="{D5CDD505-2E9C-101B-9397-08002B2CF9AE}" pid="5" name="MSIP_Label_3b48b937-0ae3-46f5-b32e-f3232b5be847_SetDate">
    <vt:lpwstr>2019-03-22T10:35:00.3383439Z</vt:lpwstr>
  </property>
  <property fmtid="{D5CDD505-2E9C-101B-9397-08002B2CF9AE}" pid="6" name="MSIP_Label_3b48b937-0ae3-46f5-b32e-f3232b5be847_Name">
    <vt:lpwstr>General</vt:lpwstr>
  </property>
  <property fmtid="{D5CDD505-2E9C-101B-9397-08002B2CF9AE}" pid="7" name="MSIP_Label_3b48b937-0ae3-46f5-b32e-f3232b5be847_Application">
    <vt:lpwstr>Microsoft Azure Information Protection</vt:lpwstr>
  </property>
  <property fmtid="{D5CDD505-2E9C-101B-9397-08002B2CF9AE}" pid="8" name="MSIP_Label_3b48b937-0ae3-46f5-b32e-f3232b5be847_Extended_MSFT_Method">
    <vt:lpwstr>Automatic</vt:lpwstr>
  </property>
  <property fmtid="{D5CDD505-2E9C-101B-9397-08002B2CF9AE}" pid="9" name="MSIP_Label_bb301fcd-8e7f-43d1-9257-f604b374827a_Enabled">
    <vt:lpwstr>True</vt:lpwstr>
  </property>
  <property fmtid="{D5CDD505-2E9C-101B-9397-08002B2CF9AE}" pid="10" name="MSIP_Label_bb301fcd-8e7f-43d1-9257-f604b374827a_SiteId">
    <vt:lpwstr>9179d01a-e94c-4488-b5f0-4554bc474f8c</vt:lpwstr>
  </property>
  <property fmtid="{D5CDD505-2E9C-101B-9397-08002B2CF9AE}" pid="11" name="MSIP_Label_bb301fcd-8e7f-43d1-9257-f604b374827a_Owner">
    <vt:lpwstr>sreymond@technip.com</vt:lpwstr>
  </property>
  <property fmtid="{D5CDD505-2E9C-101B-9397-08002B2CF9AE}" pid="12" name="MSIP_Label_bb301fcd-8e7f-43d1-9257-f604b374827a_SetDate">
    <vt:lpwstr>2019-03-22T10:35:00.3383439Z</vt:lpwstr>
  </property>
  <property fmtid="{D5CDD505-2E9C-101B-9397-08002B2CF9AE}" pid="13" name="MSIP_Label_bb301fcd-8e7f-43d1-9257-f604b374827a_Name">
    <vt:lpwstr>Anyone (no protection)</vt:lpwstr>
  </property>
  <property fmtid="{D5CDD505-2E9C-101B-9397-08002B2CF9AE}" pid="14" name="MSIP_Label_bb301fcd-8e7f-43d1-9257-f604b374827a_Application">
    <vt:lpwstr>Microsoft Azure Information Protection</vt:lpwstr>
  </property>
  <property fmtid="{D5CDD505-2E9C-101B-9397-08002B2CF9AE}" pid="15" name="MSIP_Label_bb301fcd-8e7f-43d1-9257-f604b374827a_Parent">
    <vt:lpwstr>3b48b937-0ae3-46f5-b32e-f3232b5be847</vt:lpwstr>
  </property>
  <property fmtid="{D5CDD505-2E9C-101B-9397-08002B2CF9AE}" pid="16" name="MSIP_Label_bb301fcd-8e7f-43d1-9257-f604b374827a_Extended_MSFT_Method">
    <vt:lpwstr>Automatic</vt:lpwstr>
  </property>
  <property fmtid="{D5CDD505-2E9C-101B-9397-08002B2CF9AE}" pid="17" name="MSIP_Label_569bf4a9-87bd-4dbf-a36c-1db5158e5def_Enabled">
    <vt:lpwstr>True</vt:lpwstr>
  </property>
  <property fmtid="{D5CDD505-2E9C-101B-9397-08002B2CF9AE}" pid="18" name="MSIP_Label_569bf4a9-87bd-4dbf-a36c-1db5158e5def_SiteId">
    <vt:lpwstr>ea80952e-a476-42d4-aaf4-5457852b0f7e</vt:lpwstr>
  </property>
  <property fmtid="{D5CDD505-2E9C-101B-9397-08002B2CF9AE}" pid="19" name="MSIP_Label_569bf4a9-87bd-4dbf-a36c-1db5158e5def_Owner">
    <vt:lpwstr>Farah.Mirzajanova@bp.com</vt:lpwstr>
  </property>
  <property fmtid="{D5CDD505-2E9C-101B-9397-08002B2CF9AE}" pid="20" name="MSIP_Label_569bf4a9-87bd-4dbf-a36c-1db5158e5def_SetDate">
    <vt:lpwstr>2018-03-27T14:00:56.6900444+01:00</vt:lpwstr>
  </property>
  <property fmtid="{D5CDD505-2E9C-101B-9397-08002B2CF9AE}" pid="21" name="MSIP_Label_569bf4a9-87bd-4dbf-a36c-1db5158e5def_Name">
    <vt:lpwstr>General</vt:lpwstr>
  </property>
  <property fmtid="{D5CDD505-2E9C-101B-9397-08002B2CF9AE}" pid="22" name="MSIP_Label_569bf4a9-87bd-4dbf-a36c-1db5158e5def_Application">
    <vt:lpwstr>Microsoft Azure Information Protection</vt:lpwstr>
  </property>
  <property fmtid="{D5CDD505-2E9C-101B-9397-08002B2CF9AE}" pid="23" name="MSIP_Label_569bf4a9-87bd-4dbf-a36c-1db5158e5def_Extended_MSFT_Method">
    <vt:lpwstr>Manual</vt:lpwstr>
  </property>
  <property fmtid="{D5CDD505-2E9C-101B-9397-08002B2CF9AE}" pid="24" name="Sensitivity">
    <vt:lpwstr>General Anyone (no protection) General</vt:lpwstr>
  </property>
</Properties>
</file>