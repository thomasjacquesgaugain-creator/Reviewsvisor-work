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6F336" w14:textId="77777777" w:rsidR="006A279B" w:rsidRPr="0081145D" w:rsidRDefault="006A279B" w:rsidP="001F5E02">
      <w:pPr>
        <w:pStyle w:val="GPOCoverPageNormal"/>
        <w:jc w:val="both"/>
        <w:rPr>
          <w:lang w:val="en-GB" w:eastAsia="en-GB"/>
        </w:rPr>
      </w:pPr>
    </w:p>
    <w:p w14:paraId="091D4426" w14:textId="77777777" w:rsidR="006A279B" w:rsidRPr="0081145D" w:rsidRDefault="006A279B" w:rsidP="000663B8">
      <w:pPr>
        <w:pStyle w:val="GPOCoverPageNormal"/>
        <w:rPr>
          <w:lang w:val="en-GB" w:eastAsia="en-GB"/>
        </w:rPr>
      </w:pPr>
    </w:p>
    <w:p w14:paraId="42CC1E00" w14:textId="77777777" w:rsidR="006A279B" w:rsidRPr="0081145D" w:rsidRDefault="006A279B" w:rsidP="000663B8">
      <w:pPr>
        <w:pStyle w:val="GPOCoverPageNormal"/>
        <w:rPr>
          <w:lang w:val="en-GB" w:eastAsia="en-GB"/>
        </w:rPr>
      </w:pPr>
    </w:p>
    <w:p w14:paraId="2BA7C8AF" w14:textId="77777777" w:rsidR="006A279B" w:rsidRPr="0081145D" w:rsidRDefault="006A279B" w:rsidP="000663B8">
      <w:pPr>
        <w:pStyle w:val="GPOCoverPageNormal"/>
        <w:rPr>
          <w:lang w:val="en-GB" w:eastAsia="en-GB"/>
        </w:rPr>
      </w:pPr>
    </w:p>
    <w:p w14:paraId="5ECA9D84" w14:textId="77777777" w:rsidR="006A279B" w:rsidRPr="0081145D" w:rsidRDefault="006A279B" w:rsidP="000663B8">
      <w:pPr>
        <w:pStyle w:val="GPOCoverPageNormal"/>
        <w:rPr>
          <w:lang w:val="en-GB" w:eastAsia="en-GB"/>
        </w:rPr>
      </w:pPr>
    </w:p>
    <w:p w14:paraId="1E09B6C8" w14:textId="77777777" w:rsidR="006A279B" w:rsidRPr="0081145D" w:rsidRDefault="006A279B" w:rsidP="000663B8">
      <w:pPr>
        <w:pStyle w:val="GPOCoverPageNormal"/>
        <w:rPr>
          <w:lang w:val="en-GB" w:eastAsia="en-GB"/>
        </w:rPr>
      </w:pPr>
    </w:p>
    <w:p w14:paraId="75B5EAB9" w14:textId="77777777" w:rsidR="006A279B" w:rsidRPr="0081145D" w:rsidRDefault="006A279B" w:rsidP="000663B8">
      <w:pPr>
        <w:pStyle w:val="GPOCoverPageNormal"/>
        <w:rPr>
          <w:lang w:val="en-GB" w:eastAsia="en-GB"/>
        </w:rPr>
      </w:pPr>
    </w:p>
    <w:p w14:paraId="5EFAB3C4" w14:textId="77777777" w:rsidR="00470040" w:rsidRPr="003A4B71" w:rsidRDefault="00F95BF7" w:rsidP="00470040">
      <w:pPr>
        <w:pStyle w:val="Titre"/>
        <w:rPr>
          <w:sz w:val="28"/>
          <w:szCs w:val="28"/>
          <w:lang w:val="fr-FR"/>
        </w:rPr>
      </w:pPr>
      <w:r w:rsidRPr="003A4B71">
        <w:rPr>
          <w:sz w:val="28"/>
          <w:szCs w:val="28"/>
          <w:lang w:val="fr-FR"/>
        </w:rPr>
        <w:t>Revie</w:t>
      </w:r>
      <w:r w:rsidR="003A4B71" w:rsidRPr="003A4B71">
        <w:rPr>
          <w:sz w:val="28"/>
          <w:szCs w:val="28"/>
          <w:lang w:val="fr-FR"/>
        </w:rPr>
        <w:t>wsvisor</w:t>
      </w:r>
    </w:p>
    <w:p w14:paraId="52CF4A15" w14:textId="77777777" w:rsidR="00703B3A" w:rsidRPr="003A4B71" w:rsidRDefault="003A4B71" w:rsidP="00470040">
      <w:pPr>
        <w:pStyle w:val="Titre"/>
        <w:rPr>
          <w:sz w:val="28"/>
          <w:szCs w:val="28"/>
          <w:lang w:val="fr-FR"/>
        </w:rPr>
      </w:pPr>
      <w:r w:rsidRPr="003A4B71">
        <w:rPr>
          <w:sz w:val="28"/>
          <w:szCs w:val="28"/>
          <w:lang w:val="fr-FR"/>
        </w:rPr>
        <w:t>Politique de Co</w:t>
      </w:r>
      <w:r w:rsidR="009B6A16">
        <w:rPr>
          <w:sz w:val="28"/>
          <w:szCs w:val="28"/>
          <w:lang w:val="fr-FR"/>
        </w:rPr>
        <w:t>okies (UE / RGPD)</w:t>
      </w:r>
    </w:p>
    <w:p w14:paraId="7559E656" w14:textId="77777777" w:rsidR="00F3732F" w:rsidRPr="003A4B71" w:rsidRDefault="00F3732F" w:rsidP="000663B8">
      <w:pPr>
        <w:pStyle w:val="GPOCoverPageNormal"/>
        <w:rPr>
          <w:lang w:eastAsia="en-GB"/>
        </w:rPr>
      </w:pPr>
    </w:p>
    <w:p w14:paraId="14E661DD" w14:textId="77777777" w:rsidR="00F3732F" w:rsidRPr="003A4B71" w:rsidRDefault="00F3732F" w:rsidP="000663B8">
      <w:pPr>
        <w:pStyle w:val="GPOCoverPageNormal"/>
        <w:rPr>
          <w:lang w:eastAsia="en-GB"/>
        </w:rPr>
      </w:pPr>
    </w:p>
    <w:p w14:paraId="65450F0F" w14:textId="77777777" w:rsidR="00F3732F" w:rsidRPr="003A4B71" w:rsidRDefault="00C26B95" w:rsidP="00C26B95">
      <w:pPr>
        <w:pStyle w:val="GPOCoverPageNormal"/>
        <w:tabs>
          <w:tab w:val="left" w:pos="6270"/>
        </w:tabs>
        <w:rPr>
          <w:lang w:eastAsia="en-GB"/>
        </w:rPr>
      </w:pPr>
      <w:r w:rsidRPr="003A4B71">
        <w:rPr>
          <w:lang w:eastAsia="en-GB"/>
        </w:rPr>
        <w:tab/>
      </w:r>
    </w:p>
    <w:p w14:paraId="255F9FFF" w14:textId="77777777" w:rsidR="00F3732F" w:rsidRPr="003A4B71" w:rsidRDefault="00F3732F" w:rsidP="000663B8">
      <w:pPr>
        <w:pStyle w:val="GPOCoverPageNormal"/>
        <w:rPr>
          <w:lang w:eastAsia="en-GB"/>
        </w:rPr>
      </w:pPr>
    </w:p>
    <w:p w14:paraId="6089C28A" w14:textId="77777777" w:rsidR="00F3732F" w:rsidRPr="003A4B71" w:rsidRDefault="005A0749" w:rsidP="005A0749">
      <w:pPr>
        <w:pStyle w:val="GPOCoverPageNormal"/>
        <w:tabs>
          <w:tab w:val="left" w:pos="4125"/>
        </w:tabs>
        <w:rPr>
          <w:lang w:eastAsia="en-GB"/>
        </w:rPr>
      </w:pPr>
      <w:r w:rsidRPr="003A4B71">
        <w:rPr>
          <w:lang w:eastAsia="en-GB"/>
        </w:rPr>
        <w:tab/>
      </w:r>
    </w:p>
    <w:p w14:paraId="1FF91E39" w14:textId="77777777" w:rsidR="00F3732F" w:rsidRPr="003A4B71" w:rsidRDefault="00F3732F" w:rsidP="000663B8">
      <w:pPr>
        <w:pStyle w:val="GPOCoverPageNormal"/>
        <w:rPr>
          <w:lang w:eastAsia="en-GB"/>
        </w:rPr>
      </w:pPr>
    </w:p>
    <w:p w14:paraId="33092E60" w14:textId="77777777" w:rsidR="00F3732F" w:rsidRPr="003A4B71" w:rsidRDefault="00F3732F" w:rsidP="000663B8">
      <w:pPr>
        <w:pStyle w:val="GPOCoverPageNormal"/>
        <w:rPr>
          <w:lang w:eastAsia="en-GB"/>
        </w:rPr>
      </w:pPr>
    </w:p>
    <w:p w14:paraId="0244DF29" w14:textId="77777777" w:rsidR="00F3732F" w:rsidRPr="003A4B71" w:rsidRDefault="00F3732F" w:rsidP="00C26B95">
      <w:pPr>
        <w:pStyle w:val="GPOCoverPageNormal"/>
        <w:tabs>
          <w:tab w:val="left" w:pos="8895"/>
        </w:tabs>
        <w:rPr>
          <w:lang w:eastAsia="en-GB"/>
        </w:rPr>
        <w:sectPr w:rsidR="00F3732F" w:rsidRPr="003A4B71" w:rsidSect="00FA3A70">
          <w:headerReference w:type="even" r:id="rId8"/>
          <w:headerReference w:type="default" r:id="rId9"/>
          <w:footerReference w:type="even" r:id="rId10"/>
          <w:footerReference w:type="default" r:id="rId11"/>
          <w:headerReference w:type="first" r:id="rId12"/>
          <w:footerReference w:type="first" r:id="rId13"/>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2731E9E8" w14:textId="77777777" w:rsidR="000E7BB5" w:rsidRPr="003A4B71" w:rsidRDefault="000E7BB5" w:rsidP="000E7BB5">
      <w:pPr>
        <w:pStyle w:val="DocumentReferences"/>
        <w:rPr>
          <w:rFonts w:ascii="Univers for BP Light" w:hAnsi="Univers for BP Light"/>
          <w:lang w:val="fr-FR"/>
        </w:rPr>
      </w:pPr>
    </w:p>
    <w:p w14:paraId="40E74419"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032C4342" w14:textId="77777777" w:rsidR="00E44A52" w:rsidRPr="003A4B71" w:rsidRDefault="00E44A52" w:rsidP="002C0FC3">
      <w:pPr>
        <w:pStyle w:val="TOCPage"/>
        <w:rPr>
          <w:lang w:val="fr-FR"/>
        </w:rPr>
      </w:pPr>
      <w:r w:rsidRPr="003A4B71">
        <w:rPr>
          <w:lang w:val="fr-FR"/>
        </w:rPr>
        <w:tab/>
        <w:t>Page</w:t>
      </w:r>
    </w:p>
    <w:p w14:paraId="541CFC17" w14:textId="77777777" w:rsidR="00657F22" w:rsidRDefault="006E72D4">
      <w:pPr>
        <w:pStyle w:val="TM1"/>
        <w:rPr>
          <w:ins w:id="4" w:author="Lionel" w:date="2026-02-13T18:30:00Z"/>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ins w:id="5" w:author="Lionel" w:date="2026-02-13T18:30:00Z">
        <w:r w:rsidR="00657F22" w:rsidRPr="006003E6">
          <w:rPr>
            <w:rStyle w:val="Lienhypertexte"/>
          </w:rPr>
          <w:fldChar w:fldCharType="begin"/>
        </w:r>
        <w:r w:rsidR="00657F22" w:rsidRPr="006003E6">
          <w:rPr>
            <w:rStyle w:val="Lienhypertexte"/>
          </w:rPr>
          <w:instrText xml:space="preserve"> </w:instrText>
        </w:r>
        <w:r w:rsidR="00657F22">
          <w:instrText>HYPERLINK \l "_Toc221899852"</w:instrText>
        </w:r>
        <w:r w:rsidR="00657F22" w:rsidRPr="006003E6">
          <w:rPr>
            <w:rStyle w:val="Lienhypertexte"/>
          </w:rPr>
          <w:instrText xml:space="preserve"> </w:instrText>
        </w:r>
        <w:r w:rsidR="00657F22" w:rsidRPr="006003E6">
          <w:rPr>
            <w:rStyle w:val="Lienhypertexte"/>
          </w:rPr>
          <w:fldChar w:fldCharType="separate"/>
        </w:r>
        <w:r w:rsidR="00657F22" w:rsidRPr="006003E6">
          <w:rPr>
            <w:rStyle w:val="Lienhypertexte"/>
            <w:rFonts w:ascii="Times New Roman" w:hAnsi="Times New Roman"/>
            <w:snapToGrid w:val="0"/>
            <w:w w:val="0"/>
          </w:rPr>
          <w:t>1</w:t>
        </w:r>
        <w:r w:rsidR="00657F22">
          <w:rPr>
            <w:rFonts w:asciiTheme="minorHAnsi" w:eastAsiaTheme="minorEastAsia" w:hAnsiTheme="minorHAnsi" w:cstheme="minorBidi"/>
            <w:szCs w:val="22"/>
            <w:lang w:val="fr-FR" w:eastAsia="fr-FR"/>
          </w:rPr>
          <w:tab/>
        </w:r>
        <w:r w:rsidR="00657F22" w:rsidRPr="006003E6">
          <w:rPr>
            <w:rStyle w:val="Lienhypertexte"/>
          </w:rPr>
          <w:t>Introduction</w:t>
        </w:r>
        <w:r w:rsidR="00657F22">
          <w:rPr>
            <w:webHidden/>
          </w:rPr>
          <w:tab/>
        </w:r>
        <w:r w:rsidR="00657F22">
          <w:rPr>
            <w:webHidden/>
          </w:rPr>
          <w:fldChar w:fldCharType="begin"/>
        </w:r>
        <w:r w:rsidR="00657F22">
          <w:rPr>
            <w:webHidden/>
          </w:rPr>
          <w:instrText xml:space="preserve"> PAGEREF _Toc221899852 \h </w:instrText>
        </w:r>
      </w:ins>
      <w:r w:rsidR="00657F22">
        <w:rPr>
          <w:webHidden/>
        </w:rPr>
      </w:r>
      <w:r w:rsidR="00657F22">
        <w:rPr>
          <w:webHidden/>
        </w:rPr>
        <w:fldChar w:fldCharType="separate"/>
      </w:r>
      <w:ins w:id="6" w:author="Lionel" w:date="2026-02-13T18:30:00Z">
        <w:r w:rsidR="00657F22">
          <w:rPr>
            <w:webHidden/>
          </w:rPr>
          <w:t>3</w:t>
        </w:r>
        <w:r w:rsidR="00657F22">
          <w:rPr>
            <w:webHidden/>
          </w:rPr>
          <w:fldChar w:fldCharType="end"/>
        </w:r>
        <w:r w:rsidR="00657F22" w:rsidRPr="006003E6">
          <w:rPr>
            <w:rStyle w:val="Lienhypertexte"/>
          </w:rPr>
          <w:fldChar w:fldCharType="end"/>
        </w:r>
      </w:ins>
    </w:p>
    <w:p w14:paraId="76FFD246" w14:textId="77777777" w:rsidR="00657F22" w:rsidRDefault="00657F22">
      <w:pPr>
        <w:pStyle w:val="TM1"/>
        <w:rPr>
          <w:ins w:id="7" w:author="Lionel" w:date="2026-02-13T18:30:00Z"/>
          <w:rFonts w:asciiTheme="minorHAnsi" w:eastAsiaTheme="minorEastAsia" w:hAnsiTheme="minorHAnsi" w:cstheme="minorBidi"/>
          <w:szCs w:val="22"/>
          <w:lang w:val="fr-FR" w:eastAsia="fr-FR"/>
        </w:rPr>
      </w:pPr>
      <w:ins w:id="8" w:author="Lionel" w:date="2026-02-13T18:30:00Z">
        <w:r w:rsidRPr="006003E6">
          <w:rPr>
            <w:rStyle w:val="Lienhypertexte"/>
          </w:rPr>
          <w:fldChar w:fldCharType="begin"/>
        </w:r>
        <w:r w:rsidRPr="006003E6">
          <w:rPr>
            <w:rStyle w:val="Lienhypertexte"/>
          </w:rPr>
          <w:instrText xml:space="preserve"> </w:instrText>
        </w:r>
        <w:r>
          <w:instrText>HYPERLINK \l "_Toc221899853"</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2</w:t>
        </w:r>
        <w:r>
          <w:rPr>
            <w:rFonts w:asciiTheme="minorHAnsi" w:eastAsiaTheme="minorEastAsia" w:hAnsiTheme="minorHAnsi" w:cstheme="minorBidi"/>
            <w:szCs w:val="22"/>
            <w:lang w:val="fr-FR" w:eastAsia="fr-FR"/>
          </w:rPr>
          <w:tab/>
        </w:r>
        <w:r w:rsidRPr="006003E6">
          <w:rPr>
            <w:rStyle w:val="Lienhypertexte"/>
            <w:lang w:val="fr-BE"/>
          </w:rPr>
          <w:t>Qu’est-ce qu’un cookie ?</w:t>
        </w:r>
        <w:r>
          <w:rPr>
            <w:webHidden/>
          </w:rPr>
          <w:tab/>
        </w:r>
        <w:r>
          <w:rPr>
            <w:webHidden/>
          </w:rPr>
          <w:fldChar w:fldCharType="begin"/>
        </w:r>
        <w:r>
          <w:rPr>
            <w:webHidden/>
          </w:rPr>
          <w:instrText xml:space="preserve"> PAGEREF _Toc221899853 \h </w:instrText>
        </w:r>
      </w:ins>
      <w:r>
        <w:rPr>
          <w:webHidden/>
        </w:rPr>
      </w:r>
      <w:r>
        <w:rPr>
          <w:webHidden/>
        </w:rPr>
        <w:fldChar w:fldCharType="separate"/>
      </w:r>
      <w:ins w:id="9" w:author="Lionel" w:date="2026-02-13T18:30:00Z">
        <w:r>
          <w:rPr>
            <w:webHidden/>
          </w:rPr>
          <w:t>3</w:t>
        </w:r>
        <w:r>
          <w:rPr>
            <w:webHidden/>
          </w:rPr>
          <w:fldChar w:fldCharType="end"/>
        </w:r>
        <w:r w:rsidRPr="006003E6">
          <w:rPr>
            <w:rStyle w:val="Lienhypertexte"/>
          </w:rPr>
          <w:fldChar w:fldCharType="end"/>
        </w:r>
      </w:ins>
    </w:p>
    <w:p w14:paraId="4F32C90E" w14:textId="77777777" w:rsidR="00657F22" w:rsidRDefault="00657F22">
      <w:pPr>
        <w:pStyle w:val="TM1"/>
        <w:rPr>
          <w:ins w:id="10" w:author="Lionel" w:date="2026-02-13T18:30:00Z"/>
          <w:rFonts w:asciiTheme="minorHAnsi" w:eastAsiaTheme="minorEastAsia" w:hAnsiTheme="minorHAnsi" w:cstheme="minorBidi"/>
          <w:szCs w:val="22"/>
          <w:lang w:val="fr-FR" w:eastAsia="fr-FR"/>
        </w:rPr>
      </w:pPr>
      <w:ins w:id="11" w:author="Lionel" w:date="2026-02-13T18:30:00Z">
        <w:r w:rsidRPr="006003E6">
          <w:rPr>
            <w:rStyle w:val="Lienhypertexte"/>
          </w:rPr>
          <w:fldChar w:fldCharType="begin"/>
        </w:r>
        <w:r w:rsidRPr="006003E6">
          <w:rPr>
            <w:rStyle w:val="Lienhypertexte"/>
          </w:rPr>
          <w:instrText xml:space="preserve"> </w:instrText>
        </w:r>
        <w:r>
          <w:instrText>HYPERLINK \l "_Toc221899854"</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3</w:t>
        </w:r>
        <w:r>
          <w:rPr>
            <w:rFonts w:asciiTheme="minorHAnsi" w:eastAsiaTheme="minorEastAsia" w:hAnsiTheme="minorHAnsi" w:cstheme="minorBidi"/>
            <w:szCs w:val="22"/>
            <w:lang w:val="fr-FR" w:eastAsia="fr-FR"/>
          </w:rPr>
          <w:tab/>
        </w:r>
        <w:r w:rsidRPr="006003E6">
          <w:rPr>
            <w:rStyle w:val="Lienhypertexte"/>
            <w:lang w:val="fr-FR"/>
          </w:rPr>
          <w:t>Catégories</w:t>
        </w:r>
        <w:r w:rsidRPr="006003E6">
          <w:rPr>
            <w:rStyle w:val="Lienhypertexte"/>
          </w:rPr>
          <w:t xml:space="preserve"> de cookies utilises</w:t>
        </w:r>
        <w:r>
          <w:rPr>
            <w:webHidden/>
          </w:rPr>
          <w:tab/>
        </w:r>
        <w:r>
          <w:rPr>
            <w:webHidden/>
          </w:rPr>
          <w:fldChar w:fldCharType="begin"/>
        </w:r>
        <w:r>
          <w:rPr>
            <w:webHidden/>
          </w:rPr>
          <w:instrText xml:space="preserve"> PAGEREF _Toc221899854 \h </w:instrText>
        </w:r>
      </w:ins>
      <w:r>
        <w:rPr>
          <w:webHidden/>
        </w:rPr>
      </w:r>
      <w:r>
        <w:rPr>
          <w:webHidden/>
        </w:rPr>
        <w:fldChar w:fldCharType="separate"/>
      </w:r>
      <w:ins w:id="12" w:author="Lionel" w:date="2026-02-13T18:30:00Z">
        <w:r>
          <w:rPr>
            <w:webHidden/>
          </w:rPr>
          <w:t>3</w:t>
        </w:r>
        <w:r>
          <w:rPr>
            <w:webHidden/>
          </w:rPr>
          <w:fldChar w:fldCharType="end"/>
        </w:r>
        <w:r w:rsidRPr="006003E6">
          <w:rPr>
            <w:rStyle w:val="Lienhypertexte"/>
          </w:rPr>
          <w:fldChar w:fldCharType="end"/>
        </w:r>
      </w:ins>
    </w:p>
    <w:p w14:paraId="6A580137" w14:textId="77777777" w:rsidR="00657F22" w:rsidRDefault="00657F22">
      <w:pPr>
        <w:pStyle w:val="TM2"/>
        <w:tabs>
          <w:tab w:val="left" w:pos="1247"/>
        </w:tabs>
        <w:rPr>
          <w:ins w:id="13" w:author="Lionel" w:date="2026-02-13T18:30:00Z"/>
          <w:rFonts w:asciiTheme="minorHAnsi" w:eastAsiaTheme="minorEastAsia" w:hAnsiTheme="minorHAnsi" w:cstheme="minorBidi"/>
          <w:lang w:val="fr-FR" w:eastAsia="fr-FR"/>
        </w:rPr>
      </w:pPr>
      <w:ins w:id="14" w:author="Lionel" w:date="2026-02-13T18:30:00Z">
        <w:r w:rsidRPr="006003E6">
          <w:rPr>
            <w:rStyle w:val="Lienhypertexte"/>
          </w:rPr>
          <w:fldChar w:fldCharType="begin"/>
        </w:r>
        <w:r w:rsidRPr="006003E6">
          <w:rPr>
            <w:rStyle w:val="Lienhypertexte"/>
          </w:rPr>
          <w:instrText xml:space="preserve"> </w:instrText>
        </w:r>
        <w:r>
          <w:instrText>HYPERLINK \l "_Toc221899855"</w:instrText>
        </w:r>
        <w:r w:rsidRPr="006003E6">
          <w:rPr>
            <w:rStyle w:val="Lienhypertexte"/>
          </w:rPr>
          <w:instrText xml:space="preserve"> </w:instrText>
        </w:r>
        <w:r w:rsidRPr="006003E6">
          <w:rPr>
            <w:rStyle w:val="Lienhypertexte"/>
          </w:rPr>
          <w:fldChar w:fldCharType="separate"/>
        </w:r>
        <w:r w:rsidRPr="006003E6">
          <w:rPr>
            <w:rStyle w:val="Lienhypertexte"/>
            <w:lang w:val="fr-FR"/>
          </w:rPr>
          <w:t>3.1</w:t>
        </w:r>
        <w:r>
          <w:rPr>
            <w:rFonts w:asciiTheme="minorHAnsi" w:eastAsiaTheme="minorEastAsia" w:hAnsiTheme="minorHAnsi" w:cstheme="minorBidi"/>
            <w:lang w:val="fr-FR" w:eastAsia="fr-FR"/>
          </w:rPr>
          <w:tab/>
        </w:r>
        <w:r w:rsidRPr="006003E6">
          <w:rPr>
            <w:rStyle w:val="Lienhypertexte"/>
            <w:lang w:val="fr-FR"/>
          </w:rPr>
          <w:t>Cookies strictement nécessaires (exemptés de consentement)</w:t>
        </w:r>
        <w:r>
          <w:rPr>
            <w:webHidden/>
          </w:rPr>
          <w:tab/>
        </w:r>
        <w:r>
          <w:rPr>
            <w:webHidden/>
          </w:rPr>
          <w:fldChar w:fldCharType="begin"/>
        </w:r>
        <w:r>
          <w:rPr>
            <w:webHidden/>
          </w:rPr>
          <w:instrText xml:space="preserve"> PAGEREF _Toc221899855 \h </w:instrText>
        </w:r>
      </w:ins>
      <w:r>
        <w:rPr>
          <w:webHidden/>
        </w:rPr>
      </w:r>
      <w:r>
        <w:rPr>
          <w:webHidden/>
        </w:rPr>
        <w:fldChar w:fldCharType="separate"/>
      </w:r>
      <w:ins w:id="15" w:author="Lionel" w:date="2026-02-13T18:30:00Z">
        <w:r>
          <w:rPr>
            <w:webHidden/>
          </w:rPr>
          <w:t>3</w:t>
        </w:r>
        <w:r>
          <w:rPr>
            <w:webHidden/>
          </w:rPr>
          <w:fldChar w:fldCharType="end"/>
        </w:r>
        <w:r w:rsidRPr="006003E6">
          <w:rPr>
            <w:rStyle w:val="Lienhypertexte"/>
          </w:rPr>
          <w:fldChar w:fldCharType="end"/>
        </w:r>
      </w:ins>
    </w:p>
    <w:p w14:paraId="4D3380BC" w14:textId="77777777" w:rsidR="00657F22" w:rsidRDefault="00657F22">
      <w:pPr>
        <w:pStyle w:val="TM2"/>
        <w:tabs>
          <w:tab w:val="left" w:pos="1247"/>
        </w:tabs>
        <w:rPr>
          <w:ins w:id="16" w:author="Lionel" w:date="2026-02-13T18:30:00Z"/>
          <w:rFonts w:asciiTheme="minorHAnsi" w:eastAsiaTheme="minorEastAsia" w:hAnsiTheme="minorHAnsi" w:cstheme="minorBidi"/>
          <w:lang w:val="fr-FR" w:eastAsia="fr-FR"/>
        </w:rPr>
      </w:pPr>
      <w:ins w:id="17" w:author="Lionel" w:date="2026-02-13T18:30:00Z">
        <w:r w:rsidRPr="006003E6">
          <w:rPr>
            <w:rStyle w:val="Lienhypertexte"/>
          </w:rPr>
          <w:fldChar w:fldCharType="begin"/>
        </w:r>
        <w:r w:rsidRPr="006003E6">
          <w:rPr>
            <w:rStyle w:val="Lienhypertexte"/>
          </w:rPr>
          <w:instrText xml:space="preserve"> </w:instrText>
        </w:r>
        <w:r>
          <w:instrText>HYPERLINK \l "_Toc221899856"</w:instrText>
        </w:r>
        <w:r w:rsidRPr="006003E6">
          <w:rPr>
            <w:rStyle w:val="Lienhypertexte"/>
          </w:rPr>
          <w:instrText xml:space="preserve"> </w:instrText>
        </w:r>
        <w:r w:rsidRPr="006003E6">
          <w:rPr>
            <w:rStyle w:val="Lienhypertexte"/>
          </w:rPr>
          <w:fldChar w:fldCharType="separate"/>
        </w:r>
        <w:r w:rsidRPr="006003E6">
          <w:rPr>
            <w:rStyle w:val="Lienhypertexte"/>
            <w:lang w:val="fr-FR"/>
          </w:rPr>
          <w:t>3.2</w:t>
        </w:r>
        <w:r>
          <w:rPr>
            <w:rFonts w:asciiTheme="minorHAnsi" w:eastAsiaTheme="minorEastAsia" w:hAnsiTheme="minorHAnsi" w:cstheme="minorBidi"/>
            <w:lang w:val="fr-FR" w:eastAsia="fr-FR"/>
          </w:rPr>
          <w:tab/>
        </w:r>
        <w:r w:rsidRPr="006003E6">
          <w:rPr>
            <w:rStyle w:val="Lienhypertexte"/>
            <w:lang w:val="fr-FR"/>
          </w:rPr>
          <w:t>Cookies de mesure d’audience et de performance (soumis au consentement)</w:t>
        </w:r>
        <w:r>
          <w:rPr>
            <w:webHidden/>
          </w:rPr>
          <w:tab/>
        </w:r>
        <w:r>
          <w:rPr>
            <w:webHidden/>
          </w:rPr>
          <w:fldChar w:fldCharType="begin"/>
        </w:r>
        <w:r>
          <w:rPr>
            <w:webHidden/>
          </w:rPr>
          <w:instrText xml:space="preserve"> PAGEREF _Toc221899856 \h </w:instrText>
        </w:r>
      </w:ins>
      <w:r>
        <w:rPr>
          <w:webHidden/>
        </w:rPr>
      </w:r>
      <w:r>
        <w:rPr>
          <w:webHidden/>
        </w:rPr>
        <w:fldChar w:fldCharType="separate"/>
      </w:r>
      <w:ins w:id="18" w:author="Lionel" w:date="2026-02-13T18:30:00Z">
        <w:r>
          <w:rPr>
            <w:webHidden/>
          </w:rPr>
          <w:t>3</w:t>
        </w:r>
        <w:r>
          <w:rPr>
            <w:webHidden/>
          </w:rPr>
          <w:fldChar w:fldCharType="end"/>
        </w:r>
        <w:r w:rsidRPr="006003E6">
          <w:rPr>
            <w:rStyle w:val="Lienhypertexte"/>
          </w:rPr>
          <w:fldChar w:fldCharType="end"/>
        </w:r>
      </w:ins>
    </w:p>
    <w:p w14:paraId="4BDE7966" w14:textId="77777777" w:rsidR="00657F22" w:rsidRDefault="00657F22">
      <w:pPr>
        <w:pStyle w:val="TM2"/>
        <w:tabs>
          <w:tab w:val="left" w:pos="1247"/>
        </w:tabs>
        <w:rPr>
          <w:ins w:id="19" w:author="Lionel" w:date="2026-02-13T18:30:00Z"/>
          <w:rFonts w:asciiTheme="minorHAnsi" w:eastAsiaTheme="minorEastAsia" w:hAnsiTheme="minorHAnsi" w:cstheme="minorBidi"/>
          <w:lang w:val="fr-FR" w:eastAsia="fr-FR"/>
        </w:rPr>
      </w:pPr>
      <w:ins w:id="20" w:author="Lionel" w:date="2026-02-13T18:30:00Z">
        <w:r w:rsidRPr="006003E6">
          <w:rPr>
            <w:rStyle w:val="Lienhypertexte"/>
          </w:rPr>
          <w:fldChar w:fldCharType="begin"/>
        </w:r>
        <w:r w:rsidRPr="006003E6">
          <w:rPr>
            <w:rStyle w:val="Lienhypertexte"/>
          </w:rPr>
          <w:instrText xml:space="preserve"> </w:instrText>
        </w:r>
        <w:r>
          <w:instrText>HYPERLINK \l "_Toc221899857"</w:instrText>
        </w:r>
        <w:r w:rsidRPr="006003E6">
          <w:rPr>
            <w:rStyle w:val="Lienhypertexte"/>
          </w:rPr>
          <w:instrText xml:space="preserve"> </w:instrText>
        </w:r>
        <w:r w:rsidRPr="006003E6">
          <w:rPr>
            <w:rStyle w:val="Lienhypertexte"/>
          </w:rPr>
          <w:fldChar w:fldCharType="separate"/>
        </w:r>
        <w:r w:rsidRPr="006003E6">
          <w:rPr>
            <w:rStyle w:val="Lienhypertexte"/>
            <w:lang w:val="fr-FR"/>
          </w:rPr>
          <w:t>3.3</w:t>
        </w:r>
        <w:r>
          <w:rPr>
            <w:rFonts w:asciiTheme="minorHAnsi" w:eastAsiaTheme="minorEastAsia" w:hAnsiTheme="minorHAnsi" w:cstheme="minorBidi"/>
            <w:lang w:val="fr-FR" w:eastAsia="fr-FR"/>
          </w:rPr>
          <w:tab/>
        </w:r>
        <w:r w:rsidRPr="006003E6">
          <w:rPr>
            <w:rStyle w:val="Lienhypertexte"/>
            <w:lang w:val="fr-FR"/>
          </w:rPr>
          <w:t>Cookies de fonctionnalité (soumis au consentement)</w:t>
        </w:r>
        <w:r>
          <w:rPr>
            <w:webHidden/>
          </w:rPr>
          <w:tab/>
        </w:r>
        <w:r>
          <w:rPr>
            <w:webHidden/>
          </w:rPr>
          <w:fldChar w:fldCharType="begin"/>
        </w:r>
        <w:r>
          <w:rPr>
            <w:webHidden/>
          </w:rPr>
          <w:instrText xml:space="preserve"> PAGEREF _Toc221899857 \h </w:instrText>
        </w:r>
      </w:ins>
      <w:r>
        <w:rPr>
          <w:webHidden/>
        </w:rPr>
      </w:r>
      <w:r>
        <w:rPr>
          <w:webHidden/>
        </w:rPr>
        <w:fldChar w:fldCharType="separate"/>
      </w:r>
      <w:ins w:id="21" w:author="Lionel" w:date="2026-02-13T18:30:00Z">
        <w:r>
          <w:rPr>
            <w:webHidden/>
          </w:rPr>
          <w:t>4</w:t>
        </w:r>
        <w:r>
          <w:rPr>
            <w:webHidden/>
          </w:rPr>
          <w:fldChar w:fldCharType="end"/>
        </w:r>
        <w:r w:rsidRPr="006003E6">
          <w:rPr>
            <w:rStyle w:val="Lienhypertexte"/>
          </w:rPr>
          <w:fldChar w:fldCharType="end"/>
        </w:r>
      </w:ins>
    </w:p>
    <w:p w14:paraId="30E41460" w14:textId="77777777" w:rsidR="00657F22" w:rsidRDefault="00657F22">
      <w:pPr>
        <w:pStyle w:val="TM2"/>
        <w:tabs>
          <w:tab w:val="left" w:pos="1247"/>
        </w:tabs>
        <w:rPr>
          <w:ins w:id="22" w:author="Lionel" w:date="2026-02-13T18:30:00Z"/>
          <w:rFonts w:asciiTheme="minorHAnsi" w:eastAsiaTheme="minorEastAsia" w:hAnsiTheme="minorHAnsi" w:cstheme="minorBidi"/>
          <w:lang w:val="fr-FR" w:eastAsia="fr-FR"/>
        </w:rPr>
      </w:pPr>
      <w:ins w:id="23" w:author="Lionel" w:date="2026-02-13T18:30:00Z">
        <w:r w:rsidRPr="006003E6">
          <w:rPr>
            <w:rStyle w:val="Lienhypertexte"/>
          </w:rPr>
          <w:fldChar w:fldCharType="begin"/>
        </w:r>
        <w:r w:rsidRPr="006003E6">
          <w:rPr>
            <w:rStyle w:val="Lienhypertexte"/>
          </w:rPr>
          <w:instrText xml:space="preserve"> </w:instrText>
        </w:r>
        <w:r>
          <w:instrText>HYPERLINK \l "_Toc221899858"</w:instrText>
        </w:r>
        <w:r w:rsidRPr="006003E6">
          <w:rPr>
            <w:rStyle w:val="Lienhypertexte"/>
          </w:rPr>
          <w:instrText xml:space="preserve"> </w:instrText>
        </w:r>
        <w:r w:rsidRPr="006003E6">
          <w:rPr>
            <w:rStyle w:val="Lienhypertexte"/>
          </w:rPr>
          <w:fldChar w:fldCharType="separate"/>
        </w:r>
        <w:r w:rsidRPr="006003E6">
          <w:rPr>
            <w:rStyle w:val="Lienhypertexte"/>
          </w:rPr>
          <w:t>3.4</w:t>
        </w:r>
        <w:r>
          <w:rPr>
            <w:rFonts w:asciiTheme="minorHAnsi" w:eastAsiaTheme="minorEastAsia" w:hAnsiTheme="minorHAnsi" w:cstheme="minorBidi"/>
            <w:lang w:val="fr-FR" w:eastAsia="fr-FR"/>
          </w:rPr>
          <w:tab/>
        </w:r>
        <w:r w:rsidRPr="006003E6">
          <w:rPr>
            <w:rStyle w:val="Lienhypertexte"/>
          </w:rPr>
          <w:t>Cookies publicitaires</w:t>
        </w:r>
        <w:r>
          <w:rPr>
            <w:webHidden/>
          </w:rPr>
          <w:tab/>
        </w:r>
        <w:r>
          <w:rPr>
            <w:webHidden/>
          </w:rPr>
          <w:fldChar w:fldCharType="begin"/>
        </w:r>
        <w:r>
          <w:rPr>
            <w:webHidden/>
          </w:rPr>
          <w:instrText xml:space="preserve"> PAGEREF _Toc221899858 \h </w:instrText>
        </w:r>
      </w:ins>
      <w:r>
        <w:rPr>
          <w:webHidden/>
        </w:rPr>
      </w:r>
      <w:r>
        <w:rPr>
          <w:webHidden/>
        </w:rPr>
        <w:fldChar w:fldCharType="separate"/>
      </w:r>
      <w:ins w:id="24" w:author="Lionel" w:date="2026-02-13T18:30:00Z">
        <w:r>
          <w:rPr>
            <w:webHidden/>
          </w:rPr>
          <w:t>4</w:t>
        </w:r>
        <w:r>
          <w:rPr>
            <w:webHidden/>
          </w:rPr>
          <w:fldChar w:fldCharType="end"/>
        </w:r>
        <w:r w:rsidRPr="006003E6">
          <w:rPr>
            <w:rStyle w:val="Lienhypertexte"/>
          </w:rPr>
          <w:fldChar w:fldCharType="end"/>
        </w:r>
      </w:ins>
    </w:p>
    <w:p w14:paraId="38EE63F1" w14:textId="77777777" w:rsidR="00657F22" w:rsidRDefault="00657F22">
      <w:pPr>
        <w:pStyle w:val="TM1"/>
        <w:rPr>
          <w:ins w:id="25" w:author="Lionel" w:date="2026-02-13T18:30:00Z"/>
          <w:rFonts w:asciiTheme="minorHAnsi" w:eastAsiaTheme="minorEastAsia" w:hAnsiTheme="minorHAnsi" w:cstheme="minorBidi"/>
          <w:szCs w:val="22"/>
          <w:lang w:val="fr-FR" w:eastAsia="fr-FR"/>
        </w:rPr>
      </w:pPr>
      <w:ins w:id="26" w:author="Lionel" w:date="2026-02-13T18:30:00Z">
        <w:r w:rsidRPr="006003E6">
          <w:rPr>
            <w:rStyle w:val="Lienhypertexte"/>
          </w:rPr>
          <w:fldChar w:fldCharType="begin"/>
        </w:r>
        <w:r w:rsidRPr="006003E6">
          <w:rPr>
            <w:rStyle w:val="Lienhypertexte"/>
          </w:rPr>
          <w:instrText xml:space="preserve"> </w:instrText>
        </w:r>
        <w:r>
          <w:instrText>HYPERLINK \l "_Toc221899859"</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4</w:t>
        </w:r>
        <w:r>
          <w:rPr>
            <w:rFonts w:asciiTheme="minorHAnsi" w:eastAsiaTheme="minorEastAsia" w:hAnsiTheme="minorHAnsi" w:cstheme="minorBidi"/>
            <w:szCs w:val="22"/>
            <w:lang w:val="fr-FR" w:eastAsia="fr-FR"/>
          </w:rPr>
          <w:tab/>
        </w:r>
        <w:r w:rsidRPr="006003E6">
          <w:rPr>
            <w:rStyle w:val="Lienhypertexte"/>
          </w:rPr>
          <w:t>Liste des cookies</w:t>
        </w:r>
        <w:r>
          <w:rPr>
            <w:webHidden/>
          </w:rPr>
          <w:tab/>
        </w:r>
        <w:r>
          <w:rPr>
            <w:webHidden/>
          </w:rPr>
          <w:fldChar w:fldCharType="begin"/>
        </w:r>
        <w:r>
          <w:rPr>
            <w:webHidden/>
          </w:rPr>
          <w:instrText xml:space="preserve"> PAGEREF _Toc221899859 \h </w:instrText>
        </w:r>
      </w:ins>
      <w:r>
        <w:rPr>
          <w:webHidden/>
        </w:rPr>
      </w:r>
      <w:r>
        <w:rPr>
          <w:webHidden/>
        </w:rPr>
        <w:fldChar w:fldCharType="separate"/>
      </w:r>
      <w:ins w:id="27" w:author="Lionel" w:date="2026-02-13T18:30:00Z">
        <w:r>
          <w:rPr>
            <w:webHidden/>
          </w:rPr>
          <w:t>4</w:t>
        </w:r>
        <w:r>
          <w:rPr>
            <w:webHidden/>
          </w:rPr>
          <w:fldChar w:fldCharType="end"/>
        </w:r>
        <w:r w:rsidRPr="006003E6">
          <w:rPr>
            <w:rStyle w:val="Lienhypertexte"/>
          </w:rPr>
          <w:fldChar w:fldCharType="end"/>
        </w:r>
      </w:ins>
    </w:p>
    <w:p w14:paraId="2C7CEFD1" w14:textId="77777777" w:rsidR="00657F22" w:rsidRDefault="00657F22">
      <w:pPr>
        <w:pStyle w:val="TM3"/>
        <w:rPr>
          <w:ins w:id="28" w:author="Lionel" w:date="2026-02-13T18:30:00Z"/>
          <w:rFonts w:asciiTheme="minorHAnsi" w:eastAsiaTheme="minorEastAsia" w:hAnsiTheme="minorHAnsi" w:cstheme="minorBidi"/>
          <w:lang w:val="fr-FR" w:eastAsia="fr-FR"/>
        </w:rPr>
      </w:pPr>
      <w:ins w:id="29" w:author="Lionel" w:date="2026-02-13T18:30:00Z">
        <w:r w:rsidRPr="006003E6">
          <w:rPr>
            <w:rStyle w:val="Lienhypertexte"/>
          </w:rPr>
          <w:fldChar w:fldCharType="begin"/>
        </w:r>
        <w:r w:rsidRPr="006003E6">
          <w:rPr>
            <w:rStyle w:val="Lienhypertexte"/>
          </w:rPr>
          <w:instrText xml:space="preserve"> </w:instrText>
        </w:r>
        <w:r>
          <w:instrText>HYPERLINK \l "_Toc221899860"</w:instrText>
        </w:r>
        <w:r w:rsidRPr="006003E6">
          <w:rPr>
            <w:rStyle w:val="Lienhypertexte"/>
          </w:rPr>
          <w:instrText xml:space="preserve"> </w:instrText>
        </w:r>
        <w:r w:rsidRPr="006003E6">
          <w:rPr>
            <w:rStyle w:val="Lienhypertexte"/>
          </w:rPr>
          <w:fldChar w:fldCharType="separate"/>
        </w:r>
        <w:r w:rsidRPr="006003E6">
          <w:rPr>
            <w:rStyle w:val="Lienhypertexte"/>
            <w:lang w:val="fr-FR" w:eastAsia="en-GB"/>
          </w:rPr>
          <w:t>Cookies internes Reviewsvisor</w:t>
        </w:r>
        <w:r>
          <w:rPr>
            <w:webHidden/>
          </w:rPr>
          <w:tab/>
        </w:r>
        <w:r>
          <w:rPr>
            <w:webHidden/>
          </w:rPr>
          <w:fldChar w:fldCharType="begin"/>
        </w:r>
        <w:r>
          <w:rPr>
            <w:webHidden/>
          </w:rPr>
          <w:instrText xml:space="preserve"> PAGEREF _Toc221899860 \h </w:instrText>
        </w:r>
      </w:ins>
      <w:r>
        <w:rPr>
          <w:webHidden/>
        </w:rPr>
      </w:r>
      <w:r>
        <w:rPr>
          <w:webHidden/>
        </w:rPr>
        <w:fldChar w:fldCharType="separate"/>
      </w:r>
      <w:ins w:id="30" w:author="Lionel" w:date="2026-02-13T18:30:00Z">
        <w:r>
          <w:rPr>
            <w:webHidden/>
          </w:rPr>
          <w:t>4</w:t>
        </w:r>
        <w:r>
          <w:rPr>
            <w:webHidden/>
          </w:rPr>
          <w:fldChar w:fldCharType="end"/>
        </w:r>
        <w:r w:rsidRPr="006003E6">
          <w:rPr>
            <w:rStyle w:val="Lienhypertexte"/>
          </w:rPr>
          <w:fldChar w:fldCharType="end"/>
        </w:r>
      </w:ins>
    </w:p>
    <w:p w14:paraId="5008E18B" w14:textId="77777777" w:rsidR="00657F22" w:rsidRDefault="00657F22">
      <w:pPr>
        <w:pStyle w:val="TM3"/>
        <w:rPr>
          <w:ins w:id="31" w:author="Lionel" w:date="2026-02-13T18:30:00Z"/>
          <w:rFonts w:asciiTheme="minorHAnsi" w:eastAsiaTheme="minorEastAsia" w:hAnsiTheme="minorHAnsi" w:cstheme="minorBidi"/>
          <w:lang w:val="fr-FR" w:eastAsia="fr-FR"/>
        </w:rPr>
      </w:pPr>
      <w:ins w:id="32" w:author="Lionel" w:date="2026-02-13T18:30:00Z">
        <w:r w:rsidRPr="006003E6">
          <w:rPr>
            <w:rStyle w:val="Lienhypertexte"/>
          </w:rPr>
          <w:fldChar w:fldCharType="begin"/>
        </w:r>
        <w:r w:rsidRPr="006003E6">
          <w:rPr>
            <w:rStyle w:val="Lienhypertexte"/>
          </w:rPr>
          <w:instrText xml:space="preserve"> </w:instrText>
        </w:r>
        <w:r>
          <w:instrText>HYPERLINK \l "_Toc221899861"</w:instrText>
        </w:r>
        <w:r w:rsidRPr="006003E6">
          <w:rPr>
            <w:rStyle w:val="Lienhypertexte"/>
          </w:rPr>
          <w:instrText xml:space="preserve"> </w:instrText>
        </w:r>
        <w:r w:rsidRPr="006003E6">
          <w:rPr>
            <w:rStyle w:val="Lienhypertexte"/>
          </w:rPr>
          <w:fldChar w:fldCharType="separate"/>
        </w:r>
        <w:r w:rsidRPr="006003E6">
          <w:rPr>
            <w:rStyle w:val="Lienhypertexte"/>
          </w:rPr>
          <w:t>Cookies tiers</w:t>
        </w:r>
        <w:r>
          <w:rPr>
            <w:webHidden/>
          </w:rPr>
          <w:tab/>
        </w:r>
        <w:r>
          <w:rPr>
            <w:webHidden/>
          </w:rPr>
          <w:fldChar w:fldCharType="begin"/>
        </w:r>
        <w:r>
          <w:rPr>
            <w:webHidden/>
          </w:rPr>
          <w:instrText xml:space="preserve"> PAGEREF _Toc221899861 \h </w:instrText>
        </w:r>
      </w:ins>
      <w:r>
        <w:rPr>
          <w:webHidden/>
        </w:rPr>
      </w:r>
      <w:r>
        <w:rPr>
          <w:webHidden/>
        </w:rPr>
        <w:fldChar w:fldCharType="separate"/>
      </w:r>
      <w:ins w:id="33" w:author="Lionel" w:date="2026-02-13T18:30:00Z">
        <w:r>
          <w:rPr>
            <w:webHidden/>
          </w:rPr>
          <w:t>4</w:t>
        </w:r>
        <w:r>
          <w:rPr>
            <w:webHidden/>
          </w:rPr>
          <w:fldChar w:fldCharType="end"/>
        </w:r>
        <w:r w:rsidRPr="006003E6">
          <w:rPr>
            <w:rStyle w:val="Lienhypertexte"/>
          </w:rPr>
          <w:fldChar w:fldCharType="end"/>
        </w:r>
      </w:ins>
    </w:p>
    <w:p w14:paraId="7FC1694F" w14:textId="77777777" w:rsidR="00657F22" w:rsidRDefault="00657F22">
      <w:pPr>
        <w:pStyle w:val="TM1"/>
        <w:rPr>
          <w:ins w:id="34" w:author="Lionel" w:date="2026-02-13T18:30:00Z"/>
          <w:rFonts w:asciiTheme="minorHAnsi" w:eastAsiaTheme="minorEastAsia" w:hAnsiTheme="minorHAnsi" w:cstheme="minorBidi"/>
          <w:szCs w:val="22"/>
          <w:lang w:val="fr-FR" w:eastAsia="fr-FR"/>
        </w:rPr>
      </w:pPr>
      <w:ins w:id="35" w:author="Lionel" w:date="2026-02-13T18:30:00Z">
        <w:r w:rsidRPr="006003E6">
          <w:rPr>
            <w:rStyle w:val="Lienhypertexte"/>
          </w:rPr>
          <w:fldChar w:fldCharType="begin"/>
        </w:r>
        <w:r w:rsidRPr="006003E6">
          <w:rPr>
            <w:rStyle w:val="Lienhypertexte"/>
          </w:rPr>
          <w:instrText xml:space="preserve"> </w:instrText>
        </w:r>
        <w:r>
          <w:instrText>HYPERLINK \l "_Toc221899862"</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5</w:t>
        </w:r>
        <w:r>
          <w:rPr>
            <w:rFonts w:asciiTheme="minorHAnsi" w:eastAsiaTheme="minorEastAsia" w:hAnsiTheme="minorHAnsi" w:cstheme="minorBidi"/>
            <w:szCs w:val="22"/>
            <w:lang w:val="fr-FR" w:eastAsia="fr-FR"/>
          </w:rPr>
          <w:tab/>
        </w:r>
        <w:r w:rsidRPr="006003E6">
          <w:rPr>
            <w:rStyle w:val="Lienhypertexte"/>
          </w:rPr>
          <w:t>Gestion du consentement</w:t>
        </w:r>
        <w:r>
          <w:rPr>
            <w:webHidden/>
          </w:rPr>
          <w:tab/>
        </w:r>
        <w:r>
          <w:rPr>
            <w:webHidden/>
          </w:rPr>
          <w:fldChar w:fldCharType="begin"/>
        </w:r>
        <w:r>
          <w:rPr>
            <w:webHidden/>
          </w:rPr>
          <w:instrText xml:space="preserve"> PAGEREF _Toc221899862 \h </w:instrText>
        </w:r>
      </w:ins>
      <w:r>
        <w:rPr>
          <w:webHidden/>
        </w:rPr>
      </w:r>
      <w:r>
        <w:rPr>
          <w:webHidden/>
        </w:rPr>
        <w:fldChar w:fldCharType="separate"/>
      </w:r>
      <w:ins w:id="36" w:author="Lionel" w:date="2026-02-13T18:30:00Z">
        <w:r>
          <w:rPr>
            <w:webHidden/>
          </w:rPr>
          <w:t>4</w:t>
        </w:r>
        <w:r>
          <w:rPr>
            <w:webHidden/>
          </w:rPr>
          <w:fldChar w:fldCharType="end"/>
        </w:r>
        <w:r w:rsidRPr="006003E6">
          <w:rPr>
            <w:rStyle w:val="Lienhypertexte"/>
          </w:rPr>
          <w:fldChar w:fldCharType="end"/>
        </w:r>
      </w:ins>
    </w:p>
    <w:p w14:paraId="39F1F768" w14:textId="77777777" w:rsidR="00657F22" w:rsidRDefault="00657F22">
      <w:pPr>
        <w:pStyle w:val="TM2"/>
        <w:tabs>
          <w:tab w:val="left" w:pos="1247"/>
        </w:tabs>
        <w:rPr>
          <w:ins w:id="37" w:author="Lionel" w:date="2026-02-13T18:30:00Z"/>
          <w:rFonts w:asciiTheme="minorHAnsi" w:eastAsiaTheme="minorEastAsia" w:hAnsiTheme="minorHAnsi" w:cstheme="minorBidi"/>
          <w:lang w:val="fr-FR" w:eastAsia="fr-FR"/>
        </w:rPr>
      </w:pPr>
      <w:ins w:id="38" w:author="Lionel" w:date="2026-02-13T18:30:00Z">
        <w:r w:rsidRPr="006003E6">
          <w:rPr>
            <w:rStyle w:val="Lienhypertexte"/>
          </w:rPr>
          <w:fldChar w:fldCharType="begin"/>
        </w:r>
        <w:r w:rsidRPr="006003E6">
          <w:rPr>
            <w:rStyle w:val="Lienhypertexte"/>
          </w:rPr>
          <w:instrText xml:space="preserve"> </w:instrText>
        </w:r>
        <w:r>
          <w:instrText>HYPERLINK \l "_Toc221899863"</w:instrText>
        </w:r>
        <w:r w:rsidRPr="006003E6">
          <w:rPr>
            <w:rStyle w:val="Lienhypertexte"/>
          </w:rPr>
          <w:instrText xml:space="preserve"> </w:instrText>
        </w:r>
        <w:r w:rsidRPr="006003E6">
          <w:rPr>
            <w:rStyle w:val="Lienhypertexte"/>
          </w:rPr>
          <w:fldChar w:fldCharType="separate"/>
        </w:r>
        <w:r w:rsidRPr="006003E6">
          <w:rPr>
            <w:rStyle w:val="Lienhypertexte"/>
          </w:rPr>
          <w:t>5.1</w:t>
        </w:r>
        <w:r>
          <w:rPr>
            <w:rFonts w:asciiTheme="minorHAnsi" w:eastAsiaTheme="minorEastAsia" w:hAnsiTheme="minorHAnsi" w:cstheme="minorBidi"/>
            <w:lang w:val="fr-FR" w:eastAsia="fr-FR"/>
          </w:rPr>
          <w:tab/>
        </w:r>
        <w:r w:rsidRPr="006003E6">
          <w:rPr>
            <w:rStyle w:val="Lienhypertexte"/>
          </w:rPr>
          <w:t>Via la plateforme</w:t>
        </w:r>
        <w:r>
          <w:rPr>
            <w:webHidden/>
          </w:rPr>
          <w:tab/>
        </w:r>
        <w:r>
          <w:rPr>
            <w:webHidden/>
          </w:rPr>
          <w:fldChar w:fldCharType="begin"/>
        </w:r>
        <w:r>
          <w:rPr>
            <w:webHidden/>
          </w:rPr>
          <w:instrText xml:space="preserve"> PAGEREF _Toc221899863 \h </w:instrText>
        </w:r>
      </w:ins>
      <w:r>
        <w:rPr>
          <w:webHidden/>
        </w:rPr>
      </w:r>
      <w:r>
        <w:rPr>
          <w:webHidden/>
        </w:rPr>
        <w:fldChar w:fldCharType="separate"/>
      </w:r>
      <w:ins w:id="39" w:author="Lionel" w:date="2026-02-13T18:30:00Z">
        <w:r>
          <w:rPr>
            <w:webHidden/>
          </w:rPr>
          <w:t>4</w:t>
        </w:r>
        <w:r>
          <w:rPr>
            <w:webHidden/>
          </w:rPr>
          <w:fldChar w:fldCharType="end"/>
        </w:r>
        <w:r w:rsidRPr="006003E6">
          <w:rPr>
            <w:rStyle w:val="Lienhypertexte"/>
          </w:rPr>
          <w:fldChar w:fldCharType="end"/>
        </w:r>
      </w:ins>
    </w:p>
    <w:p w14:paraId="12AD266D" w14:textId="77777777" w:rsidR="00657F22" w:rsidRDefault="00657F22">
      <w:pPr>
        <w:pStyle w:val="TM2"/>
        <w:tabs>
          <w:tab w:val="left" w:pos="1247"/>
        </w:tabs>
        <w:rPr>
          <w:ins w:id="40" w:author="Lionel" w:date="2026-02-13T18:30:00Z"/>
          <w:rFonts w:asciiTheme="minorHAnsi" w:eastAsiaTheme="minorEastAsia" w:hAnsiTheme="minorHAnsi" w:cstheme="minorBidi"/>
          <w:lang w:val="fr-FR" w:eastAsia="fr-FR"/>
        </w:rPr>
      </w:pPr>
      <w:ins w:id="41" w:author="Lionel" w:date="2026-02-13T18:30:00Z">
        <w:r w:rsidRPr="006003E6">
          <w:rPr>
            <w:rStyle w:val="Lienhypertexte"/>
          </w:rPr>
          <w:fldChar w:fldCharType="begin"/>
        </w:r>
        <w:r w:rsidRPr="006003E6">
          <w:rPr>
            <w:rStyle w:val="Lienhypertexte"/>
          </w:rPr>
          <w:instrText xml:space="preserve"> </w:instrText>
        </w:r>
        <w:r>
          <w:instrText>HYPERLINK \l "_Toc221899864"</w:instrText>
        </w:r>
        <w:r w:rsidRPr="006003E6">
          <w:rPr>
            <w:rStyle w:val="Lienhypertexte"/>
          </w:rPr>
          <w:instrText xml:space="preserve"> </w:instrText>
        </w:r>
        <w:r w:rsidRPr="006003E6">
          <w:rPr>
            <w:rStyle w:val="Lienhypertexte"/>
          </w:rPr>
          <w:fldChar w:fldCharType="separate"/>
        </w:r>
        <w:r w:rsidRPr="006003E6">
          <w:rPr>
            <w:rStyle w:val="Lienhypertexte"/>
          </w:rPr>
          <w:t>5.2</w:t>
        </w:r>
        <w:r>
          <w:rPr>
            <w:rFonts w:asciiTheme="minorHAnsi" w:eastAsiaTheme="minorEastAsia" w:hAnsiTheme="minorHAnsi" w:cstheme="minorBidi"/>
            <w:lang w:val="fr-FR" w:eastAsia="fr-FR"/>
          </w:rPr>
          <w:tab/>
        </w:r>
        <w:r w:rsidRPr="006003E6">
          <w:rPr>
            <w:rStyle w:val="Lienhypertexte"/>
          </w:rPr>
          <w:t>Via le navigateur</w:t>
        </w:r>
        <w:r>
          <w:rPr>
            <w:webHidden/>
          </w:rPr>
          <w:tab/>
        </w:r>
        <w:r>
          <w:rPr>
            <w:webHidden/>
          </w:rPr>
          <w:fldChar w:fldCharType="begin"/>
        </w:r>
        <w:r>
          <w:rPr>
            <w:webHidden/>
          </w:rPr>
          <w:instrText xml:space="preserve"> PAGEREF _Toc221899864 \h </w:instrText>
        </w:r>
      </w:ins>
      <w:r>
        <w:rPr>
          <w:webHidden/>
        </w:rPr>
      </w:r>
      <w:r>
        <w:rPr>
          <w:webHidden/>
        </w:rPr>
        <w:fldChar w:fldCharType="separate"/>
      </w:r>
      <w:ins w:id="42" w:author="Lionel" w:date="2026-02-13T18:30:00Z">
        <w:r>
          <w:rPr>
            <w:webHidden/>
          </w:rPr>
          <w:t>5</w:t>
        </w:r>
        <w:r>
          <w:rPr>
            <w:webHidden/>
          </w:rPr>
          <w:fldChar w:fldCharType="end"/>
        </w:r>
        <w:r w:rsidRPr="006003E6">
          <w:rPr>
            <w:rStyle w:val="Lienhypertexte"/>
          </w:rPr>
          <w:fldChar w:fldCharType="end"/>
        </w:r>
      </w:ins>
    </w:p>
    <w:p w14:paraId="17A7EEAE" w14:textId="77777777" w:rsidR="00657F22" w:rsidRDefault="00657F22">
      <w:pPr>
        <w:pStyle w:val="TM1"/>
        <w:rPr>
          <w:ins w:id="43" w:author="Lionel" w:date="2026-02-13T18:30:00Z"/>
          <w:rFonts w:asciiTheme="minorHAnsi" w:eastAsiaTheme="minorEastAsia" w:hAnsiTheme="minorHAnsi" w:cstheme="minorBidi"/>
          <w:szCs w:val="22"/>
          <w:lang w:val="fr-FR" w:eastAsia="fr-FR"/>
        </w:rPr>
      </w:pPr>
      <w:ins w:id="44" w:author="Lionel" w:date="2026-02-13T18:30:00Z">
        <w:r w:rsidRPr="006003E6">
          <w:rPr>
            <w:rStyle w:val="Lienhypertexte"/>
          </w:rPr>
          <w:fldChar w:fldCharType="begin"/>
        </w:r>
        <w:r w:rsidRPr="006003E6">
          <w:rPr>
            <w:rStyle w:val="Lienhypertexte"/>
          </w:rPr>
          <w:instrText xml:space="preserve"> </w:instrText>
        </w:r>
        <w:r>
          <w:instrText>HYPERLINK \l "_Toc221899865"</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6</w:t>
        </w:r>
        <w:r>
          <w:rPr>
            <w:rFonts w:asciiTheme="minorHAnsi" w:eastAsiaTheme="minorEastAsia" w:hAnsiTheme="minorHAnsi" w:cstheme="minorBidi"/>
            <w:szCs w:val="22"/>
            <w:lang w:val="fr-FR" w:eastAsia="fr-FR"/>
          </w:rPr>
          <w:tab/>
        </w:r>
        <w:r w:rsidRPr="006003E6">
          <w:rPr>
            <w:rStyle w:val="Lienhypertexte"/>
          </w:rPr>
          <w:t>Durée de conservation</w:t>
        </w:r>
        <w:r>
          <w:rPr>
            <w:webHidden/>
          </w:rPr>
          <w:tab/>
        </w:r>
        <w:r>
          <w:rPr>
            <w:webHidden/>
          </w:rPr>
          <w:fldChar w:fldCharType="begin"/>
        </w:r>
        <w:r>
          <w:rPr>
            <w:webHidden/>
          </w:rPr>
          <w:instrText xml:space="preserve"> PAGEREF _Toc221899865 \h </w:instrText>
        </w:r>
      </w:ins>
      <w:r>
        <w:rPr>
          <w:webHidden/>
        </w:rPr>
      </w:r>
      <w:r>
        <w:rPr>
          <w:webHidden/>
        </w:rPr>
        <w:fldChar w:fldCharType="separate"/>
      </w:r>
      <w:ins w:id="45" w:author="Lionel" w:date="2026-02-13T18:30:00Z">
        <w:r>
          <w:rPr>
            <w:webHidden/>
          </w:rPr>
          <w:t>5</w:t>
        </w:r>
        <w:r>
          <w:rPr>
            <w:webHidden/>
          </w:rPr>
          <w:fldChar w:fldCharType="end"/>
        </w:r>
        <w:r w:rsidRPr="006003E6">
          <w:rPr>
            <w:rStyle w:val="Lienhypertexte"/>
          </w:rPr>
          <w:fldChar w:fldCharType="end"/>
        </w:r>
      </w:ins>
    </w:p>
    <w:p w14:paraId="207C3CD7" w14:textId="77777777" w:rsidR="00657F22" w:rsidRDefault="00657F22">
      <w:pPr>
        <w:pStyle w:val="TM1"/>
        <w:rPr>
          <w:ins w:id="46" w:author="Lionel" w:date="2026-02-13T18:30:00Z"/>
          <w:rFonts w:asciiTheme="minorHAnsi" w:eastAsiaTheme="minorEastAsia" w:hAnsiTheme="minorHAnsi" w:cstheme="minorBidi"/>
          <w:szCs w:val="22"/>
          <w:lang w:val="fr-FR" w:eastAsia="fr-FR"/>
        </w:rPr>
      </w:pPr>
      <w:ins w:id="47" w:author="Lionel" w:date="2026-02-13T18:30:00Z">
        <w:r w:rsidRPr="006003E6">
          <w:rPr>
            <w:rStyle w:val="Lienhypertexte"/>
          </w:rPr>
          <w:fldChar w:fldCharType="begin"/>
        </w:r>
        <w:r w:rsidRPr="006003E6">
          <w:rPr>
            <w:rStyle w:val="Lienhypertexte"/>
          </w:rPr>
          <w:instrText xml:space="preserve"> </w:instrText>
        </w:r>
        <w:r>
          <w:instrText>HYPERLINK \l "_Toc221899866"</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lang w:val="fr-FR"/>
          </w:rPr>
          <w:t>7</w:t>
        </w:r>
        <w:r>
          <w:rPr>
            <w:rFonts w:asciiTheme="minorHAnsi" w:eastAsiaTheme="minorEastAsia" w:hAnsiTheme="minorHAnsi" w:cstheme="minorBidi"/>
            <w:szCs w:val="22"/>
            <w:lang w:val="fr-FR" w:eastAsia="fr-FR"/>
          </w:rPr>
          <w:tab/>
        </w:r>
        <w:r w:rsidRPr="006003E6">
          <w:rPr>
            <w:rStyle w:val="Lienhypertexte"/>
            <w:lang w:val="fr-FR"/>
          </w:rPr>
          <w:t>Lien avec la Politique de Confidentialité</w:t>
        </w:r>
        <w:r>
          <w:rPr>
            <w:webHidden/>
          </w:rPr>
          <w:tab/>
        </w:r>
        <w:r>
          <w:rPr>
            <w:webHidden/>
          </w:rPr>
          <w:fldChar w:fldCharType="begin"/>
        </w:r>
        <w:r>
          <w:rPr>
            <w:webHidden/>
          </w:rPr>
          <w:instrText xml:space="preserve"> PAGEREF _Toc221899866 \h </w:instrText>
        </w:r>
      </w:ins>
      <w:r>
        <w:rPr>
          <w:webHidden/>
        </w:rPr>
      </w:r>
      <w:r>
        <w:rPr>
          <w:webHidden/>
        </w:rPr>
        <w:fldChar w:fldCharType="separate"/>
      </w:r>
      <w:ins w:id="48" w:author="Lionel" w:date="2026-02-13T18:30:00Z">
        <w:r>
          <w:rPr>
            <w:webHidden/>
          </w:rPr>
          <w:t>5</w:t>
        </w:r>
        <w:r>
          <w:rPr>
            <w:webHidden/>
          </w:rPr>
          <w:fldChar w:fldCharType="end"/>
        </w:r>
        <w:r w:rsidRPr="006003E6">
          <w:rPr>
            <w:rStyle w:val="Lienhypertexte"/>
          </w:rPr>
          <w:fldChar w:fldCharType="end"/>
        </w:r>
      </w:ins>
    </w:p>
    <w:p w14:paraId="5936BD59" w14:textId="77777777" w:rsidR="00657F22" w:rsidRDefault="00657F22">
      <w:pPr>
        <w:pStyle w:val="TM1"/>
        <w:rPr>
          <w:ins w:id="49" w:author="Lionel" w:date="2026-02-13T18:30:00Z"/>
          <w:rFonts w:asciiTheme="minorHAnsi" w:eastAsiaTheme="minorEastAsia" w:hAnsiTheme="minorHAnsi" w:cstheme="minorBidi"/>
          <w:szCs w:val="22"/>
          <w:lang w:val="fr-FR" w:eastAsia="fr-FR"/>
        </w:rPr>
      </w:pPr>
      <w:ins w:id="50" w:author="Lionel" w:date="2026-02-13T18:30:00Z">
        <w:r w:rsidRPr="006003E6">
          <w:rPr>
            <w:rStyle w:val="Lienhypertexte"/>
          </w:rPr>
          <w:fldChar w:fldCharType="begin"/>
        </w:r>
        <w:r w:rsidRPr="006003E6">
          <w:rPr>
            <w:rStyle w:val="Lienhypertexte"/>
          </w:rPr>
          <w:instrText xml:space="preserve"> </w:instrText>
        </w:r>
        <w:r>
          <w:instrText>HYPERLINK \l "_Toc221899867"</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lang w:val="fr-FR"/>
          </w:rPr>
          <w:t>8</w:t>
        </w:r>
        <w:r>
          <w:rPr>
            <w:rFonts w:asciiTheme="minorHAnsi" w:eastAsiaTheme="minorEastAsia" w:hAnsiTheme="minorHAnsi" w:cstheme="minorBidi"/>
            <w:szCs w:val="22"/>
            <w:lang w:val="fr-FR" w:eastAsia="fr-FR"/>
          </w:rPr>
          <w:tab/>
        </w:r>
        <w:r w:rsidRPr="006003E6">
          <w:rPr>
            <w:rStyle w:val="Lienhypertexte"/>
            <w:lang w:val="fr-FR"/>
          </w:rPr>
          <w:t>Mise à jour de la politique</w:t>
        </w:r>
        <w:r>
          <w:rPr>
            <w:webHidden/>
          </w:rPr>
          <w:tab/>
        </w:r>
        <w:r>
          <w:rPr>
            <w:webHidden/>
          </w:rPr>
          <w:fldChar w:fldCharType="begin"/>
        </w:r>
        <w:r>
          <w:rPr>
            <w:webHidden/>
          </w:rPr>
          <w:instrText xml:space="preserve"> PAGEREF _Toc221899867 \h </w:instrText>
        </w:r>
      </w:ins>
      <w:r>
        <w:rPr>
          <w:webHidden/>
        </w:rPr>
      </w:r>
      <w:r>
        <w:rPr>
          <w:webHidden/>
        </w:rPr>
        <w:fldChar w:fldCharType="separate"/>
      </w:r>
      <w:ins w:id="51" w:author="Lionel" w:date="2026-02-13T18:30:00Z">
        <w:r>
          <w:rPr>
            <w:webHidden/>
          </w:rPr>
          <w:t>5</w:t>
        </w:r>
        <w:r>
          <w:rPr>
            <w:webHidden/>
          </w:rPr>
          <w:fldChar w:fldCharType="end"/>
        </w:r>
        <w:r w:rsidRPr="006003E6">
          <w:rPr>
            <w:rStyle w:val="Lienhypertexte"/>
          </w:rPr>
          <w:fldChar w:fldCharType="end"/>
        </w:r>
      </w:ins>
    </w:p>
    <w:p w14:paraId="240AF6D8" w14:textId="77777777" w:rsidR="00657F22" w:rsidRDefault="00657F22">
      <w:pPr>
        <w:pStyle w:val="TM1"/>
        <w:rPr>
          <w:ins w:id="52" w:author="Lionel" w:date="2026-02-13T18:30:00Z"/>
          <w:rFonts w:asciiTheme="minorHAnsi" w:eastAsiaTheme="minorEastAsia" w:hAnsiTheme="minorHAnsi" w:cstheme="minorBidi"/>
          <w:szCs w:val="22"/>
          <w:lang w:val="fr-FR" w:eastAsia="fr-FR"/>
        </w:rPr>
      </w:pPr>
      <w:ins w:id="53" w:author="Lionel" w:date="2026-02-13T18:30:00Z">
        <w:r w:rsidRPr="006003E6">
          <w:rPr>
            <w:rStyle w:val="Lienhypertexte"/>
          </w:rPr>
          <w:fldChar w:fldCharType="begin"/>
        </w:r>
        <w:r w:rsidRPr="006003E6">
          <w:rPr>
            <w:rStyle w:val="Lienhypertexte"/>
          </w:rPr>
          <w:instrText xml:space="preserve"> </w:instrText>
        </w:r>
        <w:r>
          <w:instrText>HYPERLINK \l "_Toc221899868"</w:instrText>
        </w:r>
        <w:r w:rsidRPr="006003E6">
          <w:rPr>
            <w:rStyle w:val="Lienhypertexte"/>
          </w:rPr>
          <w:instrText xml:space="preserve"> </w:instrText>
        </w:r>
        <w:r w:rsidRPr="006003E6">
          <w:rPr>
            <w:rStyle w:val="Lienhypertexte"/>
          </w:rPr>
          <w:fldChar w:fldCharType="separate"/>
        </w:r>
        <w:r w:rsidRPr="006003E6">
          <w:rPr>
            <w:rStyle w:val="Lienhypertexte"/>
            <w:rFonts w:ascii="Times New Roman" w:hAnsi="Times New Roman"/>
            <w:snapToGrid w:val="0"/>
            <w:w w:val="0"/>
          </w:rPr>
          <w:t>9</w:t>
        </w:r>
        <w:r>
          <w:rPr>
            <w:rFonts w:asciiTheme="minorHAnsi" w:eastAsiaTheme="minorEastAsia" w:hAnsiTheme="minorHAnsi" w:cstheme="minorBidi"/>
            <w:szCs w:val="22"/>
            <w:lang w:val="fr-FR" w:eastAsia="fr-FR"/>
          </w:rPr>
          <w:tab/>
        </w:r>
        <w:r w:rsidRPr="006003E6">
          <w:rPr>
            <w:rStyle w:val="Lienhypertexte"/>
          </w:rPr>
          <w:t>Contact</w:t>
        </w:r>
        <w:r>
          <w:rPr>
            <w:webHidden/>
          </w:rPr>
          <w:tab/>
        </w:r>
        <w:r>
          <w:rPr>
            <w:webHidden/>
          </w:rPr>
          <w:fldChar w:fldCharType="begin"/>
        </w:r>
        <w:r>
          <w:rPr>
            <w:webHidden/>
          </w:rPr>
          <w:instrText xml:space="preserve"> PAGEREF _Toc221899868 \h </w:instrText>
        </w:r>
      </w:ins>
      <w:r>
        <w:rPr>
          <w:webHidden/>
        </w:rPr>
      </w:r>
      <w:r>
        <w:rPr>
          <w:webHidden/>
        </w:rPr>
        <w:fldChar w:fldCharType="separate"/>
      </w:r>
      <w:ins w:id="54" w:author="Lionel" w:date="2026-02-13T18:30:00Z">
        <w:r>
          <w:rPr>
            <w:webHidden/>
          </w:rPr>
          <w:t>5</w:t>
        </w:r>
        <w:r>
          <w:rPr>
            <w:webHidden/>
          </w:rPr>
          <w:fldChar w:fldCharType="end"/>
        </w:r>
        <w:r w:rsidRPr="006003E6">
          <w:rPr>
            <w:rStyle w:val="Lienhypertexte"/>
          </w:rPr>
          <w:fldChar w:fldCharType="end"/>
        </w:r>
      </w:ins>
    </w:p>
    <w:p w14:paraId="53AC8B71" w14:textId="77777777" w:rsidR="00971ADF" w:rsidDel="00657F22" w:rsidRDefault="00971ADF">
      <w:pPr>
        <w:pStyle w:val="TM1"/>
        <w:rPr>
          <w:del w:id="55" w:author="Lionel" w:date="2026-02-13T18:30:00Z"/>
          <w:rFonts w:asciiTheme="minorHAnsi" w:eastAsiaTheme="minorEastAsia" w:hAnsiTheme="minorHAnsi" w:cstheme="minorBidi"/>
          <w:szCs w:val="22"/>
          <w:lang w:val="fr-FR" w:eastAsia="fr-FR"/>
        </w:rPr>
      </w:pPr>
      <w:del w:id="56" w:author="Lionel" w:date="2026-02-13T18:30:00Z">
        <w:r w:rsidRPr="00657F22" w:rsidDel="00657F22">
          <w:rPr>
            <w:rPrChange w:id="57" w:author="Lionel" w:date="2026-02-13T18:30:00Z">
              <w:rPr>
                <w:rStyle w:val="Lienhypertexte"/>
              </w:rPr>
            </w:rPrChange>
          </w:rPr>
          <w:delText>1</w:delText>
        </w:r>
        <w:r w:rsidDel="00657F22">
          <w:rPr>
            <w:rFonts w:asciiTheme="minorHAnsi" w:eastAsiaTheme="minorEastAsia" w:hAnsiTheme="minorHAnsi" w:cstheme="minorBidi"/>
            <w:szCs w:val="22"/>
            <w:lang w:val="fr-FR" w:eastAsia="fr-FR"/>
          </w:rPr>
          <w:tab/>
        </w:r>
        <w:r w:rsidRPr="00657F22" w:rsidDel="00657F22">
          <w:rPr>
            <w:rPrChange w:id="58" w:author="Lionel" w:date="2026-02-13T18:30:00Z">
              <w:rPr>
                <w:rStyle w:val="Lienhypertexte"/>
              </w:rPr>
            </w:rPrChange>
          </w:rPr>
          <w:delText>Introduction</w:delText>
        </w:r>
        <w:r w:rsidDel="00657F22">
          <w:rPr>
            <w:webHidden/>
          </w:rPr>
          <w:tab/>
          <w:delText>3</w:delText>
        </w:r>
      </w:del>
    </w:p>
    <w:p w14:paraId="1D6E5920" w14:textId="77777777" w:rsidR="00971ADF" w:rsidDel="00657F22" w:rsidRDefault="00971ADF">
      <w:pPr>
        <w:pStyle w:val="TM1"/>
        <w:rPr>
          <w:del w:id="59" w:author="Lionel" w:date="2026-02-13T18:30:00Z"/>
          <w:rFonts w:asciiTheme="minorHAnsi" w:eastAsiaTheme="minorEastAsia" w:hAnsiTheme="minorHAnsi" w:cstheme="minorBidi"/>
          <w:szCs w:val="22"/>
          <w:lang w:val="fr-FR" w:eastAsia="fr-FR"/>
        </w:rPr>
      </w:pPr>
      <w:del w:id="60" w:author="Lionel" w:date="2026-02-13T18:30:00Z">
        <w:r w:rsidRPr="00657F22" w:rsidDel="00657F22">
          <w:rPr>
            <w:rPrChange w:id="61" w:author="Lionel" w:date="2026-02-13T18:30:00Z">
              <w:rPr>
                <w:rStyle w:val="Lienhypertexte"/>
              </w:rPr>
            </w:rPrChange>
          </w:rPr>
          <w:delText>2</w:delText>
        </w:r>
        <w:r w:rsidDel="00657F22">
          <w:rPr>
            <w:rFonts w:asciiTheme="minorHAnsi" w:eastAsiaTheme="minorEastAsia" w:hAnsiTheme="minorHAnsi" w:cstheme="minorBidi"/>
            <w:szCs w:val="22"/>
            <w:lang w:val="fr-FR" w:eastAsia="fr-FR"/>
          </w:rPr>
          <w:tab/>
        </w:r>
        <w:r w:rsidRPr="00657F22" w:rsidDel="00657F22">
          <w:rPr>
            <w:rPrChange w:id="62" w:author="Lionel" w:date="2026-02-13T18:30:00Z">
              <w:rPr>
                <w:rStyle w:val="Lienhypertexte"/>
                <w:lang w:val="fr-BE"/>
              </w:rPr>
            </w:rPrChange>
          </w:rPr>
          <w:delText>Qu’est-ce qu’un cookie ?</w:delText>
        </w:r>
        <w:r w:rsidDel="00657F22">
          <w:rPr>
            <w:webHidden/>
          </w:rPr>
          <w:tab/>
          <w:delText>3</w:delText>
        </w:r>
      </w:del>
    </w:p>
    <w:p w14:paraId="2D5DE9C2" w14:textId="77777777" w:rsidR="00971ADF" w:rsidDel="00657F22" w:rsidRDefault="00971ADF">
      <w:pPr>
        <w:pStyle w:val="TM1"/>
        <w:rPr>
          <w:del w:id="63" w:author="Lionel" w:date="2026-02-13T18:30:00Z"/>
          <w:rFonts w:asciiTheme="minorHAnsi" w:eastAsiaTheme="minorEastAsia" w:hAnsiTheme="minorHAnsi" w:cstheme="minorBidi"/>
          <w:szCs w:val="22"/>
          <w:lang w:val="fr-FR" w:eastAsia="fr-FR"/>
        </w:rPr>
      </w:pPr>
      <w:del w:id="64" w:author="Lionel" w:date="2026-02-13T18:30:00Z">
        <w:r w:rsidRPr="00657F22" w:rsidDel="00657F22">
          <w:rPr>
            <w:rPrChange w:id="65" w:author="Lionel" w:date="2026-02-13T18:30:00Z">
              <w:rPr>
                <w:rStyle w:val="Lienhypertexte"/>
              </w:rPr>
            </w:rPrChange>
          </w:rPr>
          <w:delText>3</w:delText>
        </w:r>
        <w:r w:rsidDel="00657F22">
          <w:rPr>
            <w:rFonts w:asciiTheme="minorHAnsi" w:eastAsiaTheme="minorEastAsia" w:hAnsiTheme="minorHAnsi" w:cstheme="minorBidi"/>
            <w:szCs w:val="22"/>
            <w:lang w:val="fr-FR" w:eastAsia="fr-FR"/>
          </w:rPr>
          <w:tab/>
        </w:r>
        <w:r w:rsidRPr="00657F22" w:rsidDel="00657F22">
          <w:rPr>
            <w:rPrChange w:id="66" w:author="Lionel" w:date="2026-02-13T18:30:00Z">
              <w:rPr>
                <w:rStyle w:val="Lienhypertexte"/>
              </w:rPr>
            </w:rPrChange>
          </w:rPr>
          <w:delText>Catégories de cookies utilises</w:delText>
        </w:r>
        <w:r w:rsidDel="00657F22">
          <w:rPr>
            <w:webHidden/>
          </w:rPr>
          <w:tab/>
          <w:delText>3</w:delText>
        </w:r>
      </w:del>
    </w:p>
    <w:p w14:paraId="06DD75BF" w14:textId="77777777" w:rsidR="00971ADF" w:rsidDel="00657F22" w:rsidRDefault="00971ADF">
      <w:pPr>
        <w:pStyle w:val="TM2"/>
        <w:tabs>
          <w:tab w:val="left" w:pos="1247"/>
        </w:tabs>
        <w:rPr>
          <w:del w:id="67" w:author="Lionel" w:date="2026-02-13T18:30:00Z"/>
          <w:rFonts w:asciiTheme="minorHAnsi" w:eastAsiaTheme="minorEastAsia" w:hAnsiTheme="minorHAnsi" w:cstheme="minorBidi"/>
          <w:lang w:val="fr-FR" w:eastAsia="fr-FR"/>
        </w:rPr>
      </w:pPr>
      <w:del w:id="68" w:author="Lionel" w:date="2026-02-13T18:30:00Z">
        <w:r w:rsidRPr="00657F22" w:rsidDel="00657F22">
          <w:rPr>
            <w:rPrChange w:id="69" w:author="Lionel" w:date="2026-02-13T18:30:00Z">
              <w:rPr>
                <w:rStyle w:val="Lienhypertexte"/>
              </w:rPr>
            </w:rPrChange>
          </w:rPr>
          <w:delText>3.1</w:delText>
        </w:r>
        <w:r w:rsidDel="00657F22">
          <w:rPr>
            <w:rFonts w:asciiTheme="minorHAnsi" w:eastAsiaTheme="minorEastAsia" w:hAnsiTheme="minorHAnsi" w:cstheme="minorBidi"/>
            <w:lang w:val="fr-FR" w:eastAsia="fr-FR"/>
          </w:rPr>
          <w:tab/>
        </w:r>
        <w:r w:rsidRPr="00657F22" w:rsidDel="00657F22">
          <w:rPr>
            <w:rPrChange w:id="70" w:author="Lionel" w:date="2026-02-13T18:30:00Z">
              <w:rPr>
                <w:rStyle w:val="Lienhypertexte"/>
              </w:rPr>
            </w:rPrChange>
          </w:rPr>
          <w:delText>Cookies strictement nécessaires (exemptés de consentement)</w:delText>
        </w:r>
        <w:r w:rsidDel="00657F22">
          <w:rPr>
            <w:webHidden/>
          </w:rPr>
          <w:tab/>
          <w:delText>3</w:delText>
        </w:r>
      </w:del>
    </w:p>
    <w:p w14:paraId="78FAD1B0" w14:textId="77777777" w:rsidR="00971ADF" w:rsidDel="00657F22" w:rsidRDefault="00971ADF">
      <w:pPr>
        <w:pStyle w:val="TM2"/>
        <w:tabs>
          <w:tab w:val="left" w:pos="1247"/>
        </w:tabs>
        <w:rPr>
          <w:del w:id="71" w:author="Lionel" w:date="2026-02-13T18:30:00Z"/>
          <w:rFonts w:asciiTheme="minorHAnsi" w:eastAsiaTheme="minorEastAsia" w:hAnsiTheme="minorHAnsi" w:cstheme="minorBidi"/>
          <w:lang w:val="fr-FR" w:eastAsia="fr-FR"/>
        </w:rPr>
      </w:pPr>
      <w:del w:id="72" w:author="Lionel" w:date="2026-02-13T18:30:00Z">
        <w:r w:rsidRPr="00657F22" w:rsidDel="00657F22">
          <w:rPr>
            <w:rPrChange w:id="73" w:author="Lionel" w:date="2026-02-13T18:30:00Z">
              <w:rPr>
                <w:rStyle w:val="Lienhypertexte"/>
              </w:rPr>
            </w:rPrChange>
          </w:rPr>
          <w:delText>3.2</w:delText>
        </w:r>
        <w:r w:rsidDel="00657F22">
          <w:rPr>
            <w:rFonts w:asciiTheme="minorHAnsi" w:eastAsiaTheme="minorEastAsia" w:hAnsiTheme="minorHAnsi" w:cstheme="minorBidi"/>
            <w:lang w:val="fr-FR" w:eastAsia="fr-FR"/>
          </w:rPr>
          <w:tab/>
        </w:r>
        <w:r w:rsidRPr="00657F22" w:rsidDel="00657F22">
          <w:rPr>
            <w:rPrChange w:id="74" w:author="Lionel" w:date="2026-02-13T18:30:00Z">
              <w:rPr>
                <w:rStyle w:val="Lienhypertexte"/>
              </w:rPr>
            </w:rPrChange>
          </w:rPr>
          <w:delText>Cookies de mesure d’audience et de performance (soumis au consentement)</w:delText>
        </w:r>
        <w:r w:rsidDel="00657F22">
          <w:rPr>
            <w:webHidden/>
          </w:rPr>
          <w:tab/>
          <w:delText>3</w:delText>
        </w:r>
      </w:del>
    </w:p>
    <w:p w14:paraId="494B3AB5" w14:textId="77777777" w:rsidR="00971ADF" w:rsidDel="00657F22" w:rsidRDefault="00971ADF">
      <w:pPr>
        <w:pStyle w:val="TM2"/>
        <w:tabs>
          <w:tab w:val="left" w:pos="1247"/>
        </w:tabs>
        <w:rPr>
          <w:del w:id="75" w:author="Lionel" w:date="2026-02-13T18:30:00Z"/>
          <w:rFonts w:asciiTheme="minorHAnsi" w:eastAsiaTheme="minorEastAsia" w:hAnsiTheme="minorHAnsi" w:cstheme="minorBidi"/>
          <w:lang w:val="fr-FR" w:eastAsia="fr-FR"/>
        </w:rPr>
      </w:pPr>
      <w:del w:id="76" w:author="Lionel" w:date="2026-02-13T18:30:00Z">
        <w:r w:rsidRPr="00657F22" w:rsidDel="00657F22">
          <w:rPr>
            <w:rPrChange w:id="77" w:author="Lionel" w:date="2026-02-13T18:30:00Z">
              <w:rPr>
                <w:rStyle w:val="Lienhypertexte"/>
              </w:rPr>
            </w:rPrChange>
          </w:rPr>
          <w:delText>3.3</w:delText>
        </w:r>
        <w:r w:rsidDel="00657F22">
          <w:rPr>
            <w:rFonts w:asciiTheme="minorHAnsi" w:eastAsiaTheme="minorEastAsia" w:hAnsiTheme="minorHAnsi" w:cstheme="minorBidi"/>
            <w:lang w:val="fr-FR" w:eastAsia="fr-FR"/>
          </w:rPr>
          <w:tab/>
        </w:r>
        <w:r w:rsidRPr="00657F22" w:rsidDel="00657F22">
          <w:rPr>
            <w:rPrChange w:id="78" w:author="Lionel" w:date="2026-02-13T18:30:00Z">
              <w:rPr>
                <w:rStyle w:val="Lienhypertexte"/>
              </w:rPr>
            </w:rPrChange>
          </w:rPr>
          <w:delText>Cookies de fonctionnalité (soumis au consentement)</w:delText>
        </w:r>
        <w:r w:rsidDel="00657F22">
          <w:rPr>
            <w:webHidden/>
          </w:rPr>
          <w:tab/>
          <w:delText>4</w:delText>
        </w:r>
      </w:del>
    </w:p>
    <w:p w14:paraId="66180FA3" w14:textId="77777777" w:rsidR="00971ADF" w:rsidDel="00657F22" w:rsidRDefault="00971ADF">
      <w:pPr>
        <w:pStyle w:val="TM2"/>
        <w:tabs>
          <w:tab w:val="left" w:pos="1247"/>
        </w:tabs>
        <w:rPr>
          <w:del w:id="79" w:author="Lionel" w:date="2026-02-13T18:30:00Z"/>
          <w:rFonts w:asciiTheme="minorHAnsi" w:eastAsiaTheme="minorEastAsia" w:hAnsiTheme="minorHAnsi" w:cstheme="minorBidi"/>
          <w:lang w:val="fr-FR" w:eastAsia="fr-FR"/>
        </w:rPr>
      </w:pPr>
      <w:del w:id="80" w:author="Lionel" w:date="2026-02-13T18:30:00Z">
        <w:r w:rsidRPr="00657F22" w:rsidDel="00657F22">
          <w:rPr>
            <w:rPrChange w:id="81" w:author="Lionel" w:date="2026-02-13T18:30:00Z">
              <w:rPr>
                <w:rStyle w:val="Lienhypertexte"/>
              </w:rPr>
            </w:rPrChange>
          </w:rPr>
          <w:delText>3.4</w:delText>
        </w:r>
        <w:r w:rsidDel="00657F22">
          <w:rPr>
            <w:rFonts w:asciiTheme="minorHAnsi" w:eastAsiaTheme="minorEastAsia" w:hAnsiTheme="minorHAnsi" w:cstheme="minorBidi"/>
            <w:lang w:val="fr-FR" w:eastAsia="fr-FR"/>
          </w:rPr>
          <w:tab/>
        </w:r>
        <w:r w:rsidRPr="00657F22" w:rsidDel="00657F22">
          <w:rPr>
            <w:rPrChange w:id="82" w:author="Lionel" w:date="2026-02-13T18:30:00Z">
              <w:rPr>
                <w:rStyle w:val="Lienhypertexte"/>
              </w:rPr>
            </w:rPrChange>
          </w:rPr>
          <w:delText>Cookies publicitaires</w:delText>
        </w:r>
        <w:r w:rsidDel="00657F22">
          <w:rPr>
            <w:webHidden/>
          </w:rPr>
          <w:tab/>
          <w:delText>4</w:delText>
        </w:r>
      </w:del>
    </w:p>
    <w:p w14:paraId="441CD0E8" w14:textId="77777777" w:rsidR="00971ADF" w:rsidDel="00657F22" w:rsidRDefault="00971ADF">
      <w:pPr>
        <w:pStyle w:val="TM1"/>
        <w:rPr>
          <w:del w:id="83" w:author="Lionel" w:date="2026-02-13T18:30:00Z"/>
          <w:rFonts w:asciiTheme="minorHAnsi" w:eastAsiaTheme="minorEastAsia" w:hAnsiTheme="minorHAnsi" w:cstheme="minorBidi"/>
          <w:szCs w:val="22"/>
          <w:lang w:val="fr-FR" w:eastAsia="fr-FR"/>
        </w:rPr>
      </w:pPr>
      <w:del w:id="84" w:author="Lionel" w:date="2026-02-13T18:30:00Z">
        <w:r w:rsidRPr="00657F22" w:rsidDel="00657F22">
          <w:rPr>
            <w:rPrChange w:id="85" w:author="Lionel" w:date="2026-02-13T18:30:00Z">
              <w:rPr>
                <w:rStyle w:val="Lienhypertexte"/>
              </w:rPr>
            </w:rPrChange>
          </w:rPr>
          <w:delText>4</w:delText>
        </w:r>
        <w:r w:rsidDel="00657F22">
          <w:rPr>
            <w:rFonts w:asciiTheme="minorHAnsi" w:eastAsiaTheme="minorEastAsia" w:hAnsiTheme="minorHAnsi" w:cstheme="minorBidi"/>
            <w:szCs w:val="22"/>
            <w:lang w:val="fr-FR" w:eastAsia="fr-FR"/>
          </w:rPr>
          <w:tab/>
        </w:r>
        <w:r w:rsidRPr="00657F22" w:rsidDel="00657F22">
          <w:rPr>
            <w:rPrChange w:id="86" w:author="Lionel" w:date="2026-02-13T18:30:00Z">
              <w:rPr>
                <w:rStyle w:val="Lienhypertexte"/>
              </w:rPr>
            </w:rPrChange>
          </w:rPr>
          <w:delText>Liste des cookies</w:delText>
        </w:r>
        <w:r w:rsidDel="00657F22">
          <w:rPr>
            <w:webHidden/>
          </w:rPr>
          <w:tab/>
          <w:delText>4</w:delText>
        </w:r>
      </w:del>
    </w:p>
    <w:p w14:paraId="20873551" w14:textId="77777777" w:rsidR="00971ADF" w:rsidDel="00657F22" w:rsidRDefault="00971ADF">
      <w:pPr>
        <w:pStyle w:val="TM3"/>
        <w:rPr>
          <w:del w:id="87" w:author="Lionel" w:date="2026-02-13T18:30:00Z"/>
          <w:rFonts w:asciiTheme="minorHAnsi" w:eastAsiaTheme="minorEastAsia" w:hAnsiTheme="minorHAnsi" w:cstheme="minorBidi"/>
          <w:lang w:val="fr-FR" w:eastAsia="fr-FR"/>
        </w:rPr>
      </w:pPr>
      <w:del w:id="88" w:author="Lionel" w:date="2026-02-13T18:30:00Z">
        <w:r w:rsidRPr="00657F22" w:rsidDel="00657F22">
          <w:rPr>
            <w:rPrChange w:id="89" w:author="Lionel" w:date="2026-02-13T18:30:00Z">
              <w:rPr>
                <w:rStyle w:val="Lienhypertexte"/>
                <w:lang w:eastAsia="en-GB"/>
              </w:rPr>
            </w:rPrChange>
          </w:rPr>
          <w:delText>Cookies internes Reviewsvisor</w:delText>
        </w:r>
        <w:r w:rsidDel="00657F22">
          <w:rPr>
            <w:webHidden/>
          </w:rPr>
          <w:tab/>
          <w:delText>4</w:delText>
        </w:r>
      </w:del>
    </w:p>
    <w:p w14:paraId="7E152084" w14:textId="77777777" w:rsidR="00971ADF" w:rsidDel="00657F22" w:rsidRDefault="00971ADF">
      <w:pPr>
        <w:pStyle w:val="TM3"/>
        <w:rPr>
          <w:del w:id="90" w:author="Lionel" w:date="2026-02-13T18:30:00Z"/>
          <w:rFonts w:asciiTheme="minorHAnsi" w:eastAsiaTheme="minorEastAsia" w:hAnsiTheme="minorHAnsi" w:cstheme="minorBidi"/>
          <w:lang w:val="fr-FR" w:eastAsia="fr-FR"/>
        </w:rPr>
      </w:pPr>
      <w:del w:id="91" w:author="Lionel" w:date="2026-02-13T18:30:00Z">
        <w:r w:rsidRPr="00657F22" w:rsidDel="00657F22">
          <w:rPr>
            <w:rPrChange w:id="92" w:author="Lionel" w:date="2026-02-13T18:30:00Z">
              <w:rPr>
                <w:rStyle w:val="Lienhypertexte"/>
              </w:rPr>
            </w:rPrChange>
          </w:rPr>
          <w:delText>Cookies tiers</w:delText>
        </w:r>
        <w:r w:rsidDel="00657F22">
          <w:rPr>
            <w:webHidden/>
          </w:rPr>
          <w:tab/>
          <w:delText>4</w:delText>
        </w:r>
      </w:del>
    </w:p>
    <w:p w14:paraId="0B8D5BB9" w14:textId="77777777" w:rsidR="00971ADF" w:rsidDel="00657F22" w:rsidRDefault="00971ADF">
      <w:pPr>
        <w:pStyle w:val="TM1"/>
        <w:rPr>
          <w:del w:id="93" w:author="Lionel" w:date="2026-02-13T18:30:00Z"/>
          <w:rFonts w:asciiTheme="minorHAnsi" w:eastAsiaTheme="minorEastAsia" w:hAnsiTheme="minorHAnsi" w:cstheme="minorBidi"/>
          <w:szCs w:val="22"/>
          <w:lang w:val="fr-FR" w:eastAsia="fr-FR"/>
        </w:rPr>
      </w:pPr>
      <w:del w:id="94" w:author="Lionel" w:date="2026-02-13T18:30:00Z">
        <w:r w:rsidRPr="00657F22" w:rsidDel="00657F22">
          <w:rPr>
            <w:rPrChange w:id="95" w:author="Lionel" w:date="2026-02-13T18:30:00Z">
              <w:rPr>
                <w:rStyle w:val="Lienhypertexte"/>
              </w:rPr>
            </w:rPrChange>
          </w:rPr>
          <w:delText>5</w:delText>
        </w:r>
        <w:r w:rsidDel="00657F22">
          <w:rPr>
            <w:rFonts w:asciiTheme="minorHAnsi" w:eastAsiaTheme="minorEastAsia" w:hAnsiTheme="minorHAnsi" w:cstheme="minorBidi"/>
            <w:szCs w:val="22"/>
            <w:lang w:val="fr-FR" w:eastAsia="fr-FR"/>
          </w:rPr>
          <w:tab/>
        </w:r>
        <w:r w:rsidRPr="00657F22" w:rsidDel="00657F22">
          <w:rPr>
            <w:rPrChange w:id="96" w:author="Lionel" w:date="2026-02-13T18:30:00Z">
              <w:rPr>
                <w:rStyle w:val="Lienhypertexte"/>
              </w:rPr>
            </w:rPrChange>
          </w:rPr>
          <w:delText>Gestion du consentement</w:delText>
        </w:r>
        <w:r w:rsidDel="00657F22">
          <w:rPr>
            <w:webHidden/>
          </w:rPr>
          <w:tab/>
          <w:delText>4</w:delText>
        </w:r>
      </w:del>
    </w:p>
    <w:p w14:paraId="49046DBF" w14:textId="77777777" w:rsidR="00971ADF" w:rsidDel="00657F22" w:rsidRDefault="00971ADF">
      <w:pPr>
        <w:pStyle w:val="TM2"/>
        <w:tabs>
          <w:tab w:val="left" w:pos="1247"/>
        </w:tabs>
        <w:rPr>
          <w:del w:id="97" w:author="Lionel" w:date="2026-02-13T18:30:00Z"/>
          <w:rFonts w:asciiTheme="minorHAnsi" w:eastAsiaTheme="minorEastAsia" w:hAnsiTheme="minorHAnsi" w:cstheme="minorBidi"/>
          <w:lang w:val="fr-FR" w:eastAsia="fr-FR"/>
        </w:rPr>
      </w:pPr>
      <w:del w:id="98" w:author="Lionel" w:date="2026-02-13T18:30:00Z">
        <w:r w:rsidRPr="00657F22" w:rsidDel="00657F22">
          <w:rPr>
            <w:rPrChange w:id="99" w:author="Lionel" w:date="2026-02-13T18:30:00Z">
              <w:rPr>
                <w:rStyle w:val="Lienhypertexte"/>
              </w:rPr>
            </w:rPrChange>
          </w:rPr>
          <w:delText>5.1</w:delText>
        </w:r>
        <w:r w:rsidDel="00657F22">
          <w:rPr>
            <w:rFonts w:asciiTheme="minorHAnsi" w:eastAsiaTheme="minorEastAsia" w:hAnsiTheme="minorHAnsi" w:cstheme="minorBidi"/>
            <w:lang w:val="fr-FR" w:eastAsia="fr-FR"/>
          </w:rPr>
          <w:tab/>
        </w:r>
        <w:r w:rsidRPr="00657F22" w:rsidDel="00657F22">
          <w:rPr>
            <w:rPrChange w:id="100" w:author="Lionel" w:date="2026-02-13T18:30:00Z">
              <w:rPr>
                <w:rStyle w:val="Lienhypertexte"/>
              </w:rPr>
            </w:rPrChange>
          </w:rPr>
          <w:delText>Via la plateforme</w:delText>
        </w:r>
        <w:r w:rsidDel="00657F22">
          <w:rPr>
            <w:webHidden/>
          </w:rPr>
          <w:tab/>
          <w:delText>4</w:delText>
        </w:r>
      </w:del>
    </w:p>
    <w:p w14:paraId="49F3124D" w14:textId="77777777" w:rsidR="00971ADF" w:rsidDel="00657F22" w:rsidRDefault="00971ADF">
      <w:pPr>
        <w:pStyle w:val="TM2"/>
        <w:tabs>
          <w:tab w:val="left" w:pos="1247"/>
        </w:tabs>
        <w:rPr>
          <w:del w:id="101" w:author="Lionel" w:date="2026-02-13T18:30:00Z"/>
          <w:rFonts w:asciiTheme="minorHAnsi" w:eastAsiaTheme="minorEastAsia" w:hAnsiTheme="minorHAnsi" w:cstheme="minorBidi"/>
          <w:lang w:val="fr-FR" w:eastAsia="fr-FR"/>
        </w:rPr>
      </w:pPr>
      <w:del w:id="102" w:author="Lionel" w:date="2026-02-13T18:30:00Z">
        <w:r w:rsidRPr="00657F22" w:rsidDel="00657F22">
          <w:rPr>
            <w:rPrChange w:id="103" w:author="Lionel" w:date="2026-02-13T18:30:00Z">
              <w:rPr>
                <w:rStyle w:val="Lienhypertexte"/>
              </w:rPr>
            </w:rPrChange>
          </w:rPr>
          <w:delText>5.2</w:delText>
        </w:r>
        <w:r w:rsidDel="00657F22">
          <w:rPr>
            <w:rFonts w:asciiTheme="minorHAnsi" w:eastAsiaTheme="minorEastAsia" w:hAnsiTheme="minorHAnsi" w:cstheme="minorBidi"/>
            <w:lang w:val="fr-FR" w:eastAsia="fr-FR"/>
          </w:rPr>
          <w:tab/>
        </w:r>
        <w:r w:rsidRPr="00657F22" w:rsidDel="00657F22">
          <w:rPr>
            <w:rPrChange w:id="104" w:author="Lionel" w:date="2026-02-13T18:30:00Z">
              <w:rPr>
                <w:rStyle w:val="Lienhypertexte"/>
              </w:rPr>
            </w:rPrChange>
          </w:rPr>
          <w:delText>Via le navigateur</w:delText>
        </w:r>
        <w:r w:rsidDel="00657F22">
          <w:rPr>
            <w:webHidden/>
          </w:rPr>
          <w:tab/>
          <w:delText>5</w:delText>
        </w:r>
      </w:del>
    </w:p>
    <w:p w14:paraId="0D11EC9E" w14:textId="77777777" w:rsidR="00971ADF" w:rsidDel="00657F22" w:rsidRDefault="00971ADF">
      <w:pPr>
        <w:pStyle w:val="TM1"/>
        <w:rPr>
          <w:del w:id="105" w:author="Lionel" w:date="2026-02-13T18:30:00Z"/>
          <w:rFonts w:asciiTheme="minorHAnsi" w:eastAsiaTheme="minorEastAsia" w:hAnsiTheme="minorHAnsi" w:cstheme="minorBidi"/>
          <w:szCs w:val="22"/>
          <w:lang w:val="fr-FR" w:eastAsia="fr-FR"/>
        </w:rPr>
      </w:pPr>
      <w:del w:id="106" w:author="Lionel" w:date="2026-02-13T18:30:00Z">
        <w:r w:rsidRPr="00657F22" w:rsidDel="00657F22">
          <w:rPr>
            <w:rPrChange w:id="107" w:author="Lionel" w:date="2026-02-13T18:30:00Z">
              <w:rPr>
                <w:rStyle w:val="Lienhypertexte"/>
              </w:rPr>
            </w:rPrChange>
          </w:rPr>
          <w:delText>6</w:delText>
        </w:r>
        <w:r w:rsidDel="00657F22">
          <w:rPr>
            <w:rFonts w:asciiTheme="minorHAnsi" w:eastAsiaTheme="minorEastAsia" w:hAnsiTheme="minorHAnsi" w:cstheme="minorBidi"/>
            <w:szCs w:val="22"/>
            <w:lang w:val="fr-FR" w:eastAsia="fr-FR"/>
          </w:rPr>
          <w:tab/>
        </w:r>
        <w:r w:rsidRPr="00657F22" w:rsidDel="00657F22">
          <w:rPr>
            <w:rPrChange w:id="108" w:author="Lionel" w:date="2026-02-13T18:30:00Z">
              <w:rPr>
                <w:rStyle w:val="Lienhypertexte"/>
              </w:rPr>
            </w:rPrChange>
          </w:rPr>
          <w:delText>Durée de conservation</w:delText>
        </w:r>
        <w:r w:rsidDel="00657F22">
          <w:rPr>
            <w:webHidden/>
          </w:rPr>
          <w:tab/>
          <w:delText>5</w:delText>
        </w:r>
      </w:del>
    </w:p>
    <w:p w14:paraId="03AF184F" w14:textId="77777777" w:rsidR="00971ADF" w:rsidDel="00657F22" w:rsidRDefault="00971ADF">
      <w:pPr>
        <w:pStyle w:val="TM1"/>
        <w:rPr>
          <w:del w:id="109" w:author="Lionel" w:date="2026-02-13T18:30:00Z"/>
          <w:rFonts w:asciiTheme="minorHAnsi" w:eastAsiaTheme="minorEastAsia" w:hAnsiTheme="minorHAnsi" w:cstheme="minorBidi"/>
          <w:szCs w:val="22"/>
          <w:lang w:val="fr-FR" w:eastAsia="fr-FR"/>
        </w:rPr>
      </w:pPr>
      <w:del w:id="110" w:author="Lionel" w:date="2026-02-13T18:30:00Z">
        <w:r w:rsidRPr="00657F22" w:rsidDel="00657F22">
          <w:rPr>
            <w:rPrChange w:id="111" w:author="Lionel" w:date="2026-02-13T18:30:00Z">
              <w:rPr>
                <w:rStyle w:val="Lienhypertexte"/>
              </w:rPr>
            </w:rPrChange>
          </w:rPr>
          <w:delText>7</w:delText>
        </w:r>
        <w:r w:rsidDel="00657F22">
          <w:rPr>
            <w:rFonts w:asciiTheme="minorHAnsi" w:eastAsiaTheme="minorEastAsia" w:hAnsiTheme="minorHAnsi" w:cstheme="minorBidi"/>
            <w:szCs w:val="22"/>
            <w:lang w:val="fr-FR" w:eastAsia="fr-FR"/>
          </w:rPr>
          <w:tab/>
        </w:r>
        <w:r w:rsidRPr="00657F22" w:rsidDel="00657F22">
          <w:rPr>
            <w:rPrChange w:id="112" w:author="Lionel" w:date="2026-02-13T18:30:00Z">
              <w:rPr>
                <w:rStyle w:val="Lienhypertexte"/>
              </w:rPr>
            </w:rPrChange>
          </w:rPr>
          <w:delText>Transferts hors Union européenne</w:delText>
        </w:r>
        <w:r w:rsidDel="00657F22">
          <w:rPr>
            <w:webHidden/>
          </w:rPr>
          <w:tab/>
          <w:delText>5</w:delText>
        </w:r>
      </w:del>
    </w:p>
    <w:p w14:paraId="6F4436EF" w14:textId="77777777" w:rsidR="00971ADF" w:rsidDel="00657F22" w:rsidRDefault="00971ADF">
      <w:pPr>
        <w:pStyle w:val="TM1"/>
        <w:rPr>
          <w:del w:id="113" w:author="Lionel" w:date="2026-02-13T18:30:00Z"/>
          <w:rFonts w:asciiTheme="minorHAnsi" w:eastAsiaTheme="minorEastAsia" w:hAnsiTheme="minorHAnsi" w:cstheme="minorBidi"/>
          <w:szCs w:val="22"/>
          <w:lang w:val="fr-FR" w:eastAsia="fr-FR"/>
        </w:rPr>
      </w:pPr>
      <w:del w:id="114" w:author="Lionel" w:date="2026-02-13T18:30:00Z">
        <w:r w:rsidRPr="00657F22" w:rsidDel="00657F22">
          <w:rPr>
            <w:rPrChange w:id="115" w:author="Lionel" w:date="2026-02-13T18:30:00Z">
              <w:rPr>
                <w:rStyle w:val="Lienhypertexte"/>
              </w:rPr>
            </w:rPrChange>
          </w:rPr>
          <w:delText>8</w:delText>
        </w:r>
        <w:r w:rsidDel="00657F22">
          <w:rPr>
            <w:rFonts w:asciiTheme="minorHAnsi" w:eastAsiaTheme="minorEastAsia" w:hAnsiTheme="minorHAnsi" w:cstheme="minorBidi"/>
            <w:szCs w:val="22"/>
            <w:lang w:val="fr-FR" w:eastAsia="fr-FR"/>
          </w:rPr>
          <w:tab/>
        </w:r>
        <w:r w:rsidRPr="00657F22" w:rsidDel="00657F22">
          <w:rPr>
            <w:rPrChange w:id="116" w:author="Lionel" w:date="2026-02-13T18:30:00Z">
              <w:rPr>
                <w:rStyle w:val="Lienhypertexte"/>
              </w:rPr>
            </w:rPrChange>
          </w:rPr>
          <w:delText>Lien avec la Politique de Confidentialité</w:delText>
        </w:r>
        <w:r w:rsidDel="00657F22">
          <w:rPr>
            <w:webHidden/>
          </w:rPr>
          <w:tab/>
          <w:delText>5</w:delText>
        </w:r>
      </w:del>
    </w:p>
    <w:p w14:paraId="26FC5D6C" w14:textId="77777777" w:rsidR="00971ADF" w:rsidDel="00657F22" w:rsidRDefault="00971ADF">
      <w:pPr>
        <w:pStyle w:val="TM1"/>
        <w:rPr>
          <w:del w:id="117" w:author="Lionel" w:date="2026-02-13T18:30:00Z"/>
          <w:rFonts w:asciiTheme="minorHAnsi" w:eastAsiaTheme="minorEastAsia" w:hAnsiTheme="minorHAnsi" w:cstheme="minorBidi"/>
          <w:szCs w:val="22"/>
          <w:lang w:val="fr-FR" w:eastAsia="fr-FR"/>
        </w:rPr>
      </w:pPr>
      <w:del w:id="118" w:author="Lionel" w:date="2026-02-13T18:30:00Z">
        <w:r w:rsidRPr="00657F22" w:rsidDel="00657F22">
          <w:rPr>
            <w:rPrChange w:id="119" w:author="Lionel" w:date="2026-02-13T18:30:00Z">
              <w:rPr>
                <w:rStyle w:val="Lienhypertexte"/>
              </w:rPr>
            </w:rPrChange>
          </w:rPr>
          <w:delText>9</w:delText>
        </w:r>
        <w:r w:rsidDel="00657F22">
          <w:rPr>
            <w:rFonts w:asciiTheme="minorHAnsi" w:eastAsiaTheme="minorEastAsia" w:hAnsiTheme="minorHAnsi" w:cstheme="minorBidi"/>
            <w:szCs w:val="22"/>
            <w:lang w:val="fr-FR" w:eastAsia="fr-FR"/>
          </w:rPr>
          <w:tab/>
        </w:r>
        <w:r w:rsidRPr="00657F22" w:rsidDel="00657F22">
          <w:rPr>
            <w:rPrChange w:id="120" w:author="Lionel" w:date="2026-02-13T18:30:00Z">
              <w:rPr>
                <w:rStyle w:val="Lienhypertexte"/>
              </w:rPr>
            </w:rPrChange>
          </w:rPr>
          <w:delText>Mise à jour de la politique</w:delText>
        </w:r>
        <w:r w:rsidDel="00657F22">
          <w:rPr>
            <w:webHidden/>
          </w:rPr>
          <w:tab/>
          <w:delText>5</w:delText>
        </w:r>
      </w:del>
    </w:p>
    <w:p w14:paraId="3A98AF9B" w14:textId="77777777" w:rsidR="00971ADF" w:rsidDel="00657F22" w:rsidRDefault="00971ADF">
      <w:pPr>
        <w:pStyle w:val="TM1"/>
        <w:rPr>
          <w:del w:id="121" w:author="Lionel" w:date="2026-02-13T18:30:00Z"/>
          <w:rFonts w:asciiTheme="minorHAnsi" w:eastAsiaTheme="minorEastAsia" w:hAnsiTheme="minorHAnsi" w:cstheme="minorBidi"/>
          <w:szCs w:val="22"/>
          <w:lang w:val="fr-FR" w:eastAsia="fr-FR"/>
        </w:rPr>
      </w:pPr>
      <w:del w:id="122" w:author="Lionel" w:date="2026-02-13T18:30:00Z">
        <w:r w:rsidRPr="00657F22" w:rsidDel="00657F22">
          <w:rPr>
            <w:rPrChange w:id="123" w:author="Lionel" w:date="2026-02-13T18:30:00Z">
              <w:rPr>
                <w:rStyle w:val="Lienhypertexte"/>
              </w:rPr>
            </w:rPrChange>
          </w:rPr>
          <w:delText>10</w:delText>
        </w:r>
        <w:r w:rsidDel="00657F22">
          <w:rPr>
            <w:rFonts w:asciiTheme="minorHAnsi" w:eastAsiaTheme="minorEastAsia" w:hAnsiTheme="minorHAnsi" w:cstheme="minorBidi"/>
            <w:szCs w:val="22"/>
            <w:lang w:val="fr-FR" w:eastAsia="fr-FR"/>
          </w:rPr>
          <w:tab/>
        </w:r>
        <w:r w:rsidRPr="00657F22" w:rsidDel="00657F22">
          <w:rPr>
            <w:rPrChange w:id="124" w:author="Lionel" w:date="2026-02-13T18:30:00Z">
              <w:rPr>
                <w:rStyle w:val="Lienhypertexte"/>
              </w:rPr>
            </w:rPrChange>
          </w:rPr>
          <w:delText>Contact</w:delText>
        </w:r>
        <w:r w:rsidDel="00657F22">
          <w:rPr>
            <w:webHidden/>
          </w:rPr>
          <w:tab/>
          <w:delText>5</w:delText>
        </w:r>
      </w:del>
    </w:p>
    <w:p w14:paraId="0E95B011" w14:textId="77777777" w:rsidR="001566E0" w:rsidRPr="0081145D" w:rsidRDefault="006E72D4" w:rsidP="00823D9D">
      <w:pPr>
        <w:rPr>
          <w:b/>
          <w:bCs/>
          <w:sz w:val="28"/>
          <w:szCs w:val="20"/>
          <w:lang w:val="en-GB"/>
        </w:rPr>
      </w:pPr>
      <w:r w:rsidRPr="0081145D">
        <w:rPr>
          <w:noProof/>
          <w:szCs w:val="28"/>
        </w:rPr>
        <w:fldChar w:fldCharType="end"/>
      </w:r>
      <w:r w:rsidR="001566E0" w:rsidRPr="0081145D">
        <w:br w:type="page"/>
      </w:r>
    </w:p>
    <w:p w14:paraId="1F903F17" w14:textId="77777777" w:rsidR="00C42472" w:rsidRPr="0081145D" w:rsidRDefault="00C42472" w:rsidP="00971ADF">
      <w:pPr>
        <w:pStyle w:val="Titre1"/>
        <w:jc w:val="both"/>
      </w:pPr>
      <w:bookmarkStart w:id="125" w:name="_Toc221899852"/>
      <w:r w:rsidRPr="0081145D">
        <w:lastRenderedPageBreak/>
        <w:t>Introduction</w:t>
      </w:r>
      <w:bookmarkEnd w:id="125"/>
    </w:p>
    <w:p w14:paraId="7BD110B2"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La présente Politique de Cookies explique comment Reviewsvisor utilise des cookies et autres traceurs lors de la navigation sur sa plateforme, conformément au Règlement (UE) 2016/679 (RGPD) et aux recommandations de la CNIL.</w:t>
      </w:r>
    </w:p>
    <w:p w14:paraId="1E7A7779"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 xml:space="preserve">Les cookies non strictement nécessaires ne sont déposés qu’après recueil de votre </w:t>
      </w:r>
      <w:r w:rsidRPr="009B6A16">
        <w:rPr>
          <w:rFonts w:ascii="Univers for BP Light" w:hAnsi="Univers for BP Light"/>
          <w:b/>
          <w:bCs/>
          <w:lang w:eastAsia="en-GB"/>
        </w:rPr>
        <w:t>consentement préalable</w:t>
      </w:r>
      <w:r w:rsidRPr="009B6A16">
        <w:rPr>
          <w:rFonts w:ascii="Univers for BP Light" w:hAnsi="Univers for BP Light"/>
          <w:lang w:eastAsia="en-GB"/>
        </w:rPr>
        <w:t>, que vous pouvez retirer à tout moment.</w:t>
      </w:r>
    </w:p>
    <w:p w14:paraId="5B462BB5" w14:textId="77777777" w:rsidR="003A4B71" w:rsidRDefault="003A4B71" w:rsidP="00971ADF">
      <w:pPr>
        <w:pStyle w:val="TextSection"/>
        <w:ind w:left="0"/>
        <w:jc w:val="both"/>
        <w:rPr>
          <w:sz w:val="24"/>
          <w:szCs w:val="24"/>
          <w:lang w:eastAsia="en-GB"/>
        </w:rPr>
      </w:pPr>
    </w:p>
    <w:p w14:paraId="2E0794EC" w14:textId="77777777" w:rsidR="009B6A16" w:rsidRDefault="009B6A16" w:rsidP="00971ADF">
      <w:pPr>
        <w:pStyle w:val="Titre1"/>
        <w:jc w:val="both"/>
      </w:pPr>
      <w:bookmarkStart w:id="126" w:name="_Toc221899853"/>
      <w:r w:rsidRPr="00971ADF">
        <w:rPr>
          <w:lang w:val="fr-BE"/>
        </w:rPr>
        <w:t>Qu’est-ce qu’un cookie ?</w:t>
      </w:r>
      <w:bookmarkEnd w:id="126"/>
    </w:p>
    <w:p w14:paraId="73E8F73A"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Un cookie est un petit fichier texte déposé sur votre terminal (ordinateur, tablette, smartphone) lors de la consultation d’un site internet. Il permet notamment de reconnaître un utilisateur, de mémoriser ses préférences ou de collecter des informations statistiques.</w:t>
      </w:r>
    </w:p>
    <w:p w14:paraId="4B614F93"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Les cookies peuvent être :</w:t>
      </w:r>
    </w:p>
    <w:p w14:paraId="6F369CA1" w14:textId="77777777" w:rsidR="009B6A16" w:rsidRPr="009B6A16" w:rsidRDefault="009B6A16" w:rsidP="00971ADF">
      <w:pPr>
        <w:pStyle w:val="NormalWeb"/>
        <w:numPr>
          <w:ilvl w:val="0"/>
          <w:numId w:val="36"/>
        </w:numPr>
        <w:tabs>
          <w:tab w:val="clear" w:pos="720"/>
          <w:tab w:val="num" w:pos="1287"/>
        </w:tabs>
        <w:ind w:left="1287"/>
        <w:jc w:val="both"/>
        <w:rPr>
          <w:rFonts w:ascii="Univers for BP Light" w:hAnsi="Univers for BP Light"/>
          <w:lang w:eastAsia="en-GB"/>
        </w:rPr>
      </w:pPr>
      <w:r w:rsidRPr="009B6A16">
        <w:rPr>
          <w:rFonts w:ascii="Univers for BP Light" w:hAnsi="Univers for BP Light"/>
          <w:b/>
          <w:bCs/>
          <w:lang w:eastAsia="en-GB"/>
        </w:rPr>
        <w:t>de session</w:t>
      </w:r>
      <w:r w:rsidRPr="009B6A16">
        <w:rPr>
          <w:rFonts w:ascii="Univers for BP Light" w:hAnsi="Univers for BP Light"/>
          <w:lang w:eastAsia="en-GB"/>
        </w:rPr>
        <w:t xml:space="preserve"> : supprimés à la fermeture du navigateur ;</w:t>
      </w:r>
    </w:p>
    <w:p w14:paraId="1D23D1B7" w14:textId="77777777" w:rsidR="009B6A16" w:rsidRPr="009B6A16" w:rsidRDefault="009B6A16" w:rsidP="00971ADF">
      <w:pPr>
        <w:pStyle w:val="NormalWeb"/>
        <w:numPr>
          <w:ilvl w:val="0"/>
          <w:numId w:val="36"/>
        </w:numPr>
        <w:tabs>
          <w:tab w:val="clear" w:pos="720"/>
          <w:tab w:val="num" w:pos="1287"/>
        </w:tabs>
        <w:ind w:left="1287"/>
        <w:jc w:val="both"/>
        <w:rPr>
          <w:rFonts w:ascii="Univers for BP Light" w:hAnsi="Univers for BP Light"/>
          <w:lang w:eastAsia="en-GB"/>
        </w:rPr>
      </w:pPr>
      <w:r w:rsidRPr="009B6A16">
        <w:rPr>
          <w:rFonts w:ascii="Univers for BP Light" w:hAnsi="Univers for BP Light"/>
          <w:b/>
          <w:bCs/>
          <w:lang w:eastAsia="en-GB"/>
        </w:rPr>
        <w:t>persistants</w:t>
      </w:r>
      <w:r w:rsidRPr="009B6A16">
        <w:rPr>
          <w:rFonts w:ascii="Univers for BP Light" w:hAnsi="Univers for BP Light"/>
          <w:lang w:eastAsia="en-GB"/>
        </w:rPr>
        <w:t xml:space="preserve"> : conservés pour une durée limitée.</w:t>
      </w:r>
    </w:p>
    <w:p w14:paraId="02310B76" w14:textId="77777777" w:rsidR="009B6A16" w:rsidRDefault="009B6A16" w:rsidP="00971ADF">
      <w:pPr>
        <w:jc w:val="both"/>
      </w:pPr>
    </w:p>
    <w:p w14:paraId="2E916743" w14:textId="4381C023" w:rsidR="009B6A16" w:rsidRDefault="009B6A16" w:rsidP="00971ADF">
      <w:pPr>
        <w:pStyle w:val="Titre1"/>
        <w:jc w:val="both"/>
      </w:pPr>
      <w:bookmarkStart w:id="127" w:name="_Toc221899854"/>
      <w:r w:rsidRPr="009B6A16">
        <w:rPr>
          <w:lang w:val="fr-FR"/>
        </w:rPr>
        <w:t>Catégories</w:t>
      </w:r>
      <w:r>
        <w:t xml:space="preserve"> de cookies utilis</w:t>
      </w:r>
      <w:ins w:id="128" w:author="Lionel" w:date="2026-04-01T14:35:00Z">
        <w:r w:rsidR="009320CC">
          <w:t>és</w:t>
        </w:r>
      </w:ins>
      <w:del w:id="129" w:author="Lionel" w:date="2026-03-31T20:19:00Z">
        <w:r w:rsidDel="00052F06">
          <w:delText>e</w:delText>
        </w:r>
      </w:del>
      <w:del w:id="130" w:author="Lionel" w:date="2026-04-01T14:35:00Z">
        <w:r w:rsidDel="009320CC">
          <w:delText>s</w:delText>
        </w:r>
      </w:del>
      <w:bookmarkEnd w:id="127"/>
    </w:p>
    <w:p w14:paraId="1B33546E" w14:textId="77777777" w:rsidR="009B6A16" w:rsidRPr="009B6A16" w:rsidRDefault="009B6A16" w:rsidP="00971ADF">
      <w:pPr>
        <w:pStyle w:val="TextSection"/>
        <w:jc w:val="both"/>
        <w:rPr>
          <w:lang w:val="en-GB"/>
        </w:rPr>
      </w:pPr>
    </w:p>
    <w:p w14:paraId="1B3AB756" w14:textId="77777777" w:rsidR="009B6A16" w:rsidRPr="009B6A16" w:rsidRDefault="009B6A16" w:rsidP="00971ADF">
      <w:pPr>
        <w:pStyle w:val="Titre2"/>
        <w:tabs>
          <w:tab w:val="clear" w:pos="1418"/>
          <w:tab w:val="num" w:pos="851"/>
        </w:tabs>
        <w:jc w:val="both"/>
        <w:rPr>
          <w:lang w:val="fr-FR"/>
        </w:rPr>
      </w:pPr>
      <w:bookmarkStart w:id="131" w:name="_Toc221899855"/>
      <w:r w:rsidRPr="009B6A16">
        <w:rPr>
          <w:lang w:val="fr-FR"/>
        </w:rPr>
        <w:t>Cookies strictement nécessaires (exemptés de consentement)</w:t>
      </w:r>
      <w:bookmarkEnd w:id="131"/>
    </w:p>
    <w:p w14:paraId="36981AA3"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sont indispensables au fonctionnement du Service et ne peuvent pas être désactivés.</w:t>
      </w:r>
    </w:p>
    <w:p w14:paraId="0442A221"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authentification et maintien de session ;</w:t>
      </w:r>
    </w:p>
    <w:p w14:paraId="0B528756"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sécurité et prévention des fraudes ;</w:t>
      </w:r>
    </w:p>
    <w:p w14:paraId="781E9C52"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mémorisation du choix de consentement.</w:t>
      </w:r>
    </w:p>
    <w:p w14:paraId="495FEAD4" w14:textId="77777777" w:rsidR="009B6A16" w:rsidRPr="009B6A16" w:rsidRDefault="009B6A16" w:rsidP="00971ADF">
      <w:pPr>
        <w:pStyle w:val="Titre2"/>
        <w:tabs>
          <w:tab w:val="clear" w:pos="1418"/>
          <w:tab w:val="num" w:pos="851"/>
        </w:tabs>
        <w:jc w:val="both"/>
        <w:rPr>
          <w:lang w:val="fr-FR"/>
        </w:rPr>
      </w:pPr>
      <w:bookmarkStart w:id="132" w:name="_Toc221899856"/>
      <w:r w:rsidRPr="009B6A16">
        <w:rPr>
          <w:lang w:val="fr-FR"/>
        </w:rPr>
        <w:t xml:space="preserve">Cookies de mesure d’audience et de performance (soumis au </w:t>
      </w:r>
      <w:commentRangeStart w:id="133"/>
      <w:r w:rsidRPr="009B6A16">
        <w:rPr>
          <w:lang w:val="fr-FR"/>
        </w:rPr>
        <w:t>consentement</w:t>
      </w:r>
      <w:commentRangeEnd w:id="133"/>
      <w:r w:rsidR="001036BF" w:rsidRPr="009B6A16">
        <w:rPr>
          <w:rStyle w:val="Marquedecommentaire"/>
          <w:sz w:val="22"/>
          <w:szCs w:val="28"/>
          <w:lang w:val="fr-FR"/>
        </w:rPr>
        <w:commentReference w:id="133"/>
      </w:r>
      <w:r w:rsidRPr="009B6A16">
        <w:rPr>
          <w:lang w:val="fr-FR"/>
        </w:rPr>
        <w:t>)</w:t>
      </w:r>
      <w:bookmarkEnd w:id="132"/>
    </w:p>
    <w:p w14:paraId="7FC0965C"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permettent de mesurer l’audience et d’améliorer les performances de la plateforme.</w:t>
      </w:r>
    </w:p>
    <w:p w14:paraId="1A555557"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statistiques de fréquentation ;</w:t>
      </w:r>
    </w:p>
    <w:p w14:paraId="56B79F47"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analyse des parcours utilisateurs ;</w:t>
      </w:r>
    </w:p>
    <w:p w14:paraId="5D665B3B"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détection des anomalies techniques.</w:t>
      </w:r>
    </w:p>
    <w:p w14:paraId="3AC6CA9D" w14:textId="77777777" w:rsidR="009B6A16" w:rsidRPr="009B6A16" w:rsidRDefault="009B6A16" w:rsidP="00971ADF">
      <w:pPr>
        <w:pStyle w:val="Titre2"/>
        <w:tabs>
          <w:tab w:val="clear" w:pos="1418"/>
          <w:tab w:val="num" w:pos="851"/>
        </w:tabs>
        <w:jc w:val="both"/>
        <w:rPr>
          <w:lang w:val="fr-FR"/>
        </w:rPr>
      </w:pPr>
      <w:bookmarkStart w:id="134" w:name="_Toc221899857"/>
      <w:r w:rsidRPr="009B6A16">
        <w:rPr>
          <w:lang w:val="fr-FR"/>
        </w:rPr>
        <w:lastRenderedPageBreak/>
        <w:t>Cookies de fonctionnalité (soumis au consentement)</w:t>
      </w:r>
      <w:bookmarkEnd w:id="134"/>
    </w:p>
    <w:p w14:paraId="7757BD40"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améliorent l’expérience utilisateur en mémorisant certaines préférences.</w:t>
      </w:r>
    </w:p>
    <w:p w14:paraId="7C0446BE"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langue préférée ;</w:t>
      </w:r>
    </w:p>
    <w:p w14:paraId="4B1AE906"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établissement sélectionné ;</w:t>
      </w:r>
    </w:p>
    <w:p w14:paraId="626A6AB6"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préférences d’affichage.</w:t>
      </w:r>
    </w:p>
    <w:p w14:paraId="278CB8A9" w14:textId="77777777" w:rsidR="009B6A16" w:rsidRDefault="009B6A16" w:rsidP="00971ADF">
      <w:pPr>
        <w:pStyle w:val="Titre2"/>
        <w:tabs>
          <w:tab w:val="clear" w:pos="1418"/>
          <w:tab w:val="num" w:pos="851"/>
        </w:tabs>
        <w:jc w:val="both"/>
      </w:pPr>
      <w:bookmarkStart w:id="135" w:name="_Toc221899858"/>
      <w:r>
        <w:t>Cookies publicitaires</w:t>
      </w:r>
      <w:bookmarkEnd w:id="135"/>
    </w:p>
    <w:p w14:paraId="5C94FE7D"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 xml:space="preserve">Reviewsvisor </w:t>
      </w:r>
      <w:r w:rsidRPr="009B6A16">
        <w:rPr>
          <w:rFonts w:ascii="Univers for BP Light" w:hAnsi="Univers for BP Light"/>
          <w:b/>
          <w:bCs/>
          <w:lang w:eastAsia="en-GB"/>
        </w:rPr>
        <w:t>n’utilise pas</w:t>
      </w:r>
      <w:r w:rsidRPr="009B6A16">
        <w:rPr>
          <w:rFonts w:ascii="Univers for BP Light" w:hAnsi="Univers for BP Light"/>
          <w:lang w:eastAsia="en-GB"/>
        </w:rPr>
        <w:t xml:space="preserve"> de cookies publicitaires ou de ciblage à ce jour. Toute évolution future fera l’objet d’une information préalable et d’un nouveau recueil de consentement.</w:t>
      </w:r>
    </w:p>
    <w:p w14:paraId="5AF3EC1B" w14:textId="77777777" w:rsidR="009B6A16" w:rsidRDefault="009B6A16" w:rsidP="00971ADF">
      <w:pPr>
        <w:jc w:val="both"/>
      </w:pPr>
    </w:p>
    <w:p w14:paraId="5AB5BAD2" w14:textId="77777777" w:rsidR="009B6A16" w:rsidRDefault="009B6A16" w:rsidP="00971ADF">
      <w:pPr>
        <w:pStyle w:val="Titre1"/>
        <w:jc w:val="both"/>
      </w:pPr>
      <w:bookmarkStart w:id="136" w:name="_Toc221899859"/>
      <w:r>
        <w:t>Liste des cookies</w:t>
      </w:r>
      <w:bookmarkEnd w:id="136"/>
    </w:p>
    <w:p w14:paraId="08CD0387" w14:textId="77777777" w:rsidR="009B6A16" w:rsidRPr="009B6A16" w:rsidRDefault="009B6A16" w:rsidP="00971ADF">
      <w:pPr>
        <w:pStyle w:val="Titre3"/>
        <w:numPr>
          <w:ilvl w:val="0"/>
          <w:numId w:val="0"/>
        </w:numPr>
        <w:ind w:left="1134" w:hanging="567"/>
        <w:jc w:val="both"/>
        <w:rPr>
          <w:rFonts w:ascii="Univers for BP Light" w:hAnsi="Univers for BP Light" w:cs="Times New Roman"/>
          <w:sz w:val="24"/>
          <w:szCs w:val="24"/>
          <w:lang w:val="fr-FR" w:eastAsia="en-GB"/>
        </w:rPr>
      </w:pPr>
      <w:bookmarkStart w:id="137" w:name="_Toc221899860"/>
      <w:r w:rsidRPr="009B6A16">
        <w:rPr>
          <w:rFonts w:ascii="Univers for BP Light" w:hAnsi="Univers for BP Light" w:cs="Times New Roman"/>
          <w:sz w:val="24"/>
          <w:szCs w:val="24"/>
          <w:lang w:val="fr-FR" w:eastAsia="en-GB"/>
        </w:rPr>
        <w:t>Cookies internes Reviewsvisor</w:t>
      </w:r>
      <w:bookmarkEnd w:id="137"/>
    </w:p>
    <w:p w14:paraId="3C0D0179"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rv_session</w:t>
      </w:r>
      <w:r w:rsidRPr="009B6A16">
        <w:rPr>
          <w:rFonts w:ascii="Univers for BP Light" w:hAnsi="Univers for BP Light"/>
          <w:lang w:eastAsia="en-GB"/>
        </w:rPr>
        <w:t xml:space="preserve"> : authentification (session)</w:t>
      </w:r>
    </w:p>
    <w:p w14:paraId="59FE57F8"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rv_auth_token</w:t>
      </w:r>
      <w:r w:rsidRPr="009B6A16">
        <w:rPr>
          <w:rFonts w:ascii="Univers for BP Light" w:hAnsi="Univers for BP Light"/>
          <w:lang w:eastAsia="en-GB"/>
        </w:rPr>
        <w:t xml:space="preserve"> : jeton d’authentification sécurisé (30 jours)</w:t>
      </w:r>
    </w:p>
    <w:p w14:paraId="0D81BD35"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rv_preferences</w:t>
      </w:r>
      <w:r w:rsidRPr="009B6A16">
        <w:rPr>
          <w:rFonts w:ascii="Univers for BP Light" w:hAnsi="Univers for BP Light"/>
          <w:lang w:eastAsia="en-GB"/>
        </w:rPr>
        <w:t xml:space="preserve"> : préférences utilisateur (1 an)</w:t>
      </w:r>
    </w:p>
    <w:p w14:paraId="45445440"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rv_consent</w:t>
      </w:r>
      <w:r w:rsidRPr="009B6A16">
        <w:rPr>
          <w:rFonts w:ascii="Univers for BP Light" w:hAnsi="Univers for BP Light"/>
          <w:lang w:eastAsia="en-GB"/>
        </w:rPr>
        <w:t xml:space="preserve"> : mémorisation du choix de consentement (1 an)</w:t>
      </w:r>
    </w:p>
    <w:p w14:paraId="6960E55A"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rv_etab_selected</w:t>
      </w:r>
      <w:r w:rsidRPr="009B6A16">
        <w:rPr>
          <w:rFonts w:ascii="Univers for BP Light" w:hAnsi="Univers for BP Light"/>
          <w:lang w:eastAsia="en-GB"/>
        </w:rPr>
        <w:t xml:space="preserve"> : établissement sélectionné (session)</w:t>
      </w:r>
    </w:p>
    <w:p w14:paraId="454BA030" w14:textId="77777777" w:rsidR="009B6A16" w:rsidRDefault="009B6A16" w:rsidP="00971ADF">
      <w:pPr>
        <w:pStyle w:val="Titre3"/>
        <w:numPr>
          <w:ilvl w:val="0"/>
          <w:numId w:val="0"/>
        </w:numPr>
        <w:ind w:left="1134" w:hanging="567"/>
        <w:jc w:val="both"/>
      </w:pPr>
      <w:bookmarkStart w:id="138" w:name="_Toc221899861"/>
      <w:r>
        <w:t>Cookies tiers</w:t>
      </w:r>
      <w:bookmarkEnd w:id="138"/>
    </w:p>
    <w:p w14:paraId="014D19E6" w14:textId="4E525720" w:rsidR="009B6A16" w:rsidRPr="009B6A16" w:rsidRDefault="009B6A16" w:rsidP="00971ADF">
      <w:pPr>
        <w:pStyle w:val="NormalWeb"/>
        <w:numPr>
          <w:ilvl w:val="0"/>
          <w:numId w:val="41"/>
        </w:numPr>
        <w:jc w:val="both"/>
        <w:rPr>
          <w:rFonts w:ascii="Univers for BP Light" w:hAnsi="Univers for BP Light"/>
          <w:lang w:eastAsia="en-GB"/>
        </w:rPr>
      </w:pPr>
      <w:del w:id="139" w:author="Lionel" w:date="2026-03-31T20:20:00Z">
        <w:r w:rsidRPr="009B6A16" w:rsidDel="00052F06">
          <w:rPr>
            <w:rFonts w:ascii="Univers for BP Light" w:hAnsi="Univers for BP Light"/>
            <w:b/>
            <w:bCs/>
            <w:lang w:eastAsia="en-GB"/>
          </w:rPr>
          <w:delText>Analytics</w:delText>
        </w:r>
        <w:r w:rsidRPr="009B6A16" w:rsidDel="00052F06">
          <w:rPr>
            <w:rFonts w:ascii="Univers for BP Light" w:hAnsi="Univers for BP Light"/>
            <w:lang w:eastAsia="en-GB"/>
          </w:rPr>
          <w:delText xml:space="preserve"> : mesure d’audience anonymisée (13 mois maximum)</w:delText>
        </w:r>
      </w:del>
      <w:ins w:id="140" w:author="Lionel" w:date="2026-03-31T20:19:00Z">
        <w:r w:rsidR="00052F06" w:rsidRPr="00052F06">
          <w:rPr>
            <w:rFonts w:ascii="Univers for BP Light" w:hAnsi="Univers for BP Light"/>
            <w:lang w:eastAsia="en-GB"/>
            <w:rPrChange w:id="141" w:author="Lionel" w:date="2026-03-31T20:20:00Z">
              <w:rPr/>
            </w:rPrChange>
          </w:rPr>
          <w:t>Outil de mesure d’audience : mesure d’audience anonymisée (13 mois maximum)</w:t>
        </w:r>
      </w:ins>
    </w:p>
    <w:p w14:paraId="05E73279" w14:textId="77777777" w:rsidR="009B6A16" w:rsidRDefault="009B6A16" w:rsidP="00971ADF">
      <w:pPr>
        <w:jc w:val="both"/>
      </w:pPr>
    </w:p>
    <w:p w14:paraId="1187FBFE" w14:textId="77777777" w:rsidR="009B6A16" w:rsidRDefault="009B6A16" w:rsidP="00971ADF">
      <w:pPr>
        <w:pStyle w:val="Titre1"/>
        <w:jc w:val="both"/>
      </w:pPr>
      <w:bookmarkStart w:id="142" w:name="_Toc221899862"/>
      <w:r>
        <w:t>Gestion du consentement</w:t>
      </w:r>
      <w:bookmarkEnd w:id="142"/>
    </w:p>
    <w:p w14:paraId="28DAE872" w14:textId="77777777" w:rsidR="009B6A16" w:rsidRDefault="009B6A16" w:rsidP="00971ADF">
      <w:pPr>
        <w:pStyle w:val="Titre2"/>
        <w:tabs>
          <w:tab w:val="clear" w:pos="1418"/>
          <w:tab w:val="num" w:pos="851"/>
        </w:tabs>
        <w:jc w:val="both"/>
      </w:pPr>
      <w:bookmarkStart w:id="143" w:name="_Toc221899863"/>
      <w:r>
        <w:t>Via la plateforme</w:t>
      </w:r>
      <w:bookmarkEnd w:id="143"/>
    </w:p>
    <w:p w14:paraId="71141537" w14:textId="77777777" w:rsidR="009B6A16" w:rsidRPr="00971ADF"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Lors de votre première visite, un bandeau de consentement vous permet :</w:t>
      </w:r>
    </w:p>
    <w:p w14:paraId="2A7ECD0D"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d’accepter tous les cookies ;</w:t>
      </w:r>
    </w:p>
    <w:p w14:paraId="5D8D3F1E"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de refuser les cookies non essentiels ;</w:t>
      </w:r>
    </w:p>
    <w:p w14:paraId="0EBB421C"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de personnaliser vos choix par catégorie.</w:t>
      </w:r>
    </w:p>
    <w:p w14:paraId="40E3E857" w14:textId="77777777" w:rsidR="009B6A16" w:rsidRPr="00971ADF"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Vous pouvez modifier vos préférences à tout moment via le lien « Gérer les cookies » accessible sur le site.</w:t>
      </w:r>
    </w:p>
    <w:p w14:paraId="025525FB" w14:textId="77777777" w:rsidR="009B6A16"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Le refus des cookies non essentiels n’affecte pas l’accès au Service.</w:t>
      </w:r>
    </w:p>
    <w:p w14:paraId="179EAF88" w14:textId="77777777" w:rsidR="00971ADF" w:rsidRPr="00971ADF" w:rsidRDefault="00971ADF" w:rsidP="00971ADF">
      <w:pPr>
        <w:pStyle w:val="NormalWeb"/>
        <w:ind w:left="284"/>
        <w:jc w:val="both"/>
        <w:rPr>
          <w:rFonts w:ascii="Univers for BP Light" w:hAnsi="Univers for BP Light"/>
          <w:lang w:eastAsia="en-GB"/>
        </w:rPr>
      </w:pPr>
    </w:p>
    <w:p w14:paraId="3DC0A15E" w14:textId="77777777" w:rsidR="009B6A16" w:rsidRDefault="009B6A16" w:rsidP="00971ADF">
      <w:pPr>
        <w:pStyle w:val="Titre2"/>
        <w:tabs>
          <w:tab w:val="clear" w:pos="1418"/>
          <w:tab w:val="num" w:pos="851"/>
        </w:tabs>
        <w:jc w:val="both"/>
      </w:pPr>
      <w:bookmarkStart w:id="144" w:name="_Toc221899864"/>
      <w:r>
        <w:lastRenderedPageBreak/>
        <w:t>Via le navigateur</w:t>
      </w:r>
      <w:bookmarkEnd w:id="144"/>
    </w:p>
    <w:p w14:paraId="21FB5D08" w14:textId="77777777" w:rsidR="009B6A16" w:rsidRPr="00971ADF" w:rsidRDefault="009B6A16" w:rsidP="00971ADF">
      <w:pPr>
        <w:pStyle w:val="NormalWeb"/>
        <w:ind w:firstLine="284"/>
        <w:jc w:val="both"/>
        <w:rPr>
          <w:rFonts w:ascii="Univers for BP Light" w:hAnsi="Univers for BP Light"/>
          <w:lang w:eastAsia="en-GB"/>
        </w:rPr>
      </w:pPr>
      <w:r w:rsidRPr="00971ADF">
        <w:rPr>
          <w:rFonts w:ascii="Univers for BP Light" w:hAnsi="Univers for BP Light"/>
          <w:lang w:eastAsia="en-GB"/>
        </w:rPr>
        <w:t>Vous pouvez également configurer votre navigateur pour bloquer ou supprimer les cookies.</w:t>
      </w:r>
    </w:p>
    <w:p w14:paraId="432CB321" w14:textId="77777777" w:rsidR="009B6A16" w:rsidRDefault="009B6A16" w:rsidP="00971ADF">
      <w:pPr>
        <w:jc w:val="both"/>
      </w:pPr>
    </w:p>
    <w:p w14:paraId="24E0CDCF" w14:textId="77777777" w:rsidR="009B6A16" w:rsidRDefault="009B6A16" w:rsidP="00971ADF">
      <w:pPr>
        <w:pStyle w:val="Titre1"/>
        <w:jc w:val="both"/>
      </w:pPr>
      <w:bookmarkStart w:id="145" w:name="_Toc221899865"/>
      <w:r>
        <w:t>Durée de conservation</w:t>
      </w:r>
      <w:bookmarkEnd w:id="145"/>
    </w:p>
    <w:p w14:paraId="5F44495A" w14:textId="77777777" w:rsidR="009B6A16" w:rsidRPr="00971ADF" w:rsidRDefault="009B6A16" w:rsidP="00971ADF">
      <w:pPr>
        <w:pStyle w:val="NormalWeb"/>
        <w:ind w:left="567"/>
        <w:jc w:val="both"/>
        <w:rPr>
          <w:rFonts w:ascii="Univers for BP Light" w:hAnsi="Univers for BP Light"/>
          <w:lang w:eastAsia="en-GB"/>
        </w:rPr>
      </w:pPr>
      <w:r w:rsidRPr="00971ADF">
        <w:rPr>
          <w:rFonts w:ascii="Univers for BP Light" w:hAnsi="Univers for BP Light"/>
          <w:lang w:eastAsia="en-GB"/>
        </w:rPr>
        <w:t xml:space="preserve">Les cookies sont conservés pour une durée maximale de </w:t>
      </w:r>
      <w:r w:rsidRPr="00971ADF">
        <w:rPr>
          <w:rFonts w:ascii="Univers for BP Light" w:hAnsi="Univers for BP Light"/>
          <w:b/>
          <w:bCs/>
          <w:lang w:eastAsia="en-GB"/>
        </w:rPr>
        <w:t>13 mois</w:t>
      </w:r>
      <w:r w:rsidRPr="00971ADF">
        <w:rPr>
          <w:rFonts w:ascii="Univers for BP Light" w:hAnsi="Univers for BP Light"/>
          <w:lang w:eastAsia="en-GB"/>
        </w:rPr>
        <w:t xml:space="preserve">, conformément aux recommandations de la </w:t>
      </w:r>
      <w:commentRangeStart w:id="146"/>
      <w:r w:rsidRPr="00971ADF">
        <w:rPr>
          <w:rFonts w:ascii="Univers for BP Light" w:hAnsi="Univers for BP Light"/>
          <w:lang w:eastAsia="en-GB"/>
        </w:rPr>
        <w:t>CNIL</w:t>
      </w:r>
      <w:commentRangeEnd w:id="146"/>
      <w:r w:rsidR="001036BF" w:rsidRPr="00971ADF">
        <w:rPr>
          <w:rStyle w:val="Marquedecommentaire"/>
          <w:rFonts w:ascii="Univers for BP Light" w:hAnsi="Univers for BP Light"/>
          <w:sz w:val="24"/>
          <w:szCs w:val="24"/>
          <w:lang w:eastAsia="en-GB"/>
        </w:rPr>
        <w:commentReference w:id="146"/>
      </w:r>
      <w:r w:rsidRPr="00971ADF">
        <w:rPr>
          <w:rFonts w:ascii="Univers for BP Light" w:hAnsi="Univers for BP Light"/>
          <w:lang w:eastAsia="en-GB"/>
        </w:rPr>
        <w:t>.</w:t>
      </w:r>
    </w:p>
    <w:p w14:paraId="59BEE2A7" w14:textId="77777777" w:rsidR="009B6A16" w:rsidRPr="00971ADF" w:rsidRDefault="009B6A16" w:rsidP="00971ADF">
      <w:pPr>
        <w:pStyle w:val="NormalWeb"/>
        <w:ind w:left="567"/>
        <w:jc w:val="both"/>
        <w:rPr>
          <w:rFonts w:ascii="Univers for BP Light" w:hAnsi="Univers for BP Light"/>
          <w:lang w:eastAsia="en-GB"/>
        </w:rPr>
      </w:pPr>
      <w:r w:rsidRPr="00971ADF">
        <w:rPr>
          <w:rFonts w:ascii="Univers for BP Light" w:hAnsi="Univers for BP Light"/>
          <w:lang w:eastAsia="en-GB"/>
        </w:rPr>
        <w:t>Les cookies de session sont supprimés à la fermeture du navigateur.</w:t>
      </w:r>
    </w:p>
    <w:p w14:paraId="0B09FC29" w14:textId="77777777" w:rsidR="009B6A16" w:rsidRDefault="009B6A16" w:rsidP="00971ADF">
      <w:pPr>
        <w:jc w:val="both"/>
      </w:pPr>
    </w:p>
    <w:p w14:paraId="191B5C0E" w14:textId="77777777" w:rsidR="009B6A16" w:rsidRPr="00971ADF" w:rsidRDefault="001036BF" w:rsidP="00971ADF">
      <w:pPr>
        <w:pStyle w:val="Titre1"/>
        <w:rPr>
          <w:lang w:val="fr-FR"/>
        </w:rPr>
      </w:pPr>
      <w:commentRangeStart w:id="147"/>
      <w:commentRangeEnd w:id="147"/>
      <w:r w:rsidRPr="00971ADF">
        <w:rPr>
          <w:rStyle w:val="Marquedecommentaire"/>
          <w:rFonts w:ascii="Univers for BP Light" w:hAnsi="Univers for BP Light"/>
          <w:sz w:val="24"/>
          <w:szCs w:val="24"/>
          <w:lang w:eastAsia="en-GB"/>
        </w:rPr>
        <w:commentReference w:id="147"/>
      </w:r>
      <w:bookmarkStart w:id="148" w:name="_Toc221899866"/>
      <w:r w:rsidR="009B6A16" w:rsidRPr="00971ADF">
        <w:rPr>
          <w:lang w:val="fr-FR"/>
        </w:rPr>
        <w:t>Lien avec la Politique de Confidentialité</w:t>
      </w:r>
      <w:bookmarkEnd w:id="148"/>
    </w:p>
    <w:p w14:paraId="49A7508A" w14:textId="77777777" w:rsidR="009B6A16" w:rsidRPr="00971ADF" w:rsidRDefault="009B6A16" w:rsidP="00971ADF">
      <w:pPr>
        <w:pStyle w:val="NormalWeb"/>
        <w:ind w:left="284"/>
        <w:rPr>
          <w:rFonts w:ascii="Univers for BP Light" w:hAnsi="Univers for BP Light"/>
          <w:lang w:eastAsia="en-GB"/>
        </w:rPr>
      </w:pPr>
      <w:r w:rsidRPr="00971ADF">
        <w:rPr>
          <w:rFonts w:ascii="Univers for BP Light" w:hAnsi="Univers for BP Light"/>
          <w:lang w:eastAsia="en-GB"/>
        </w:rPr>
        <w:t xml:space="preserve">Pour plus d’informations sur le traitement des données personnelles, vous pouvez consulter notre </w:t>
      </w:r>
      <w:commentRangeStart w:id="149"/>
      <w:r w:rsidRPr="00971ADF">
        <w:rPr>
          <w:rFonts w:ascii="Univers for BP Light" w:hAnsi="Univers for BP Light"/>
          <w:b/>
          <w:bCs/>
          <w:lang w:eastAsia="en-GB"/>
        </w:rPr>
        <w:t>Politique de Confidentialité</w:t>
      </w:r>
      <w:commentRangeEnd w:id="149"/>
      <w:r w:rsidR="001036BF" w:rsidRPr="00971ADF">
        <w:rPr>
          <w:rStyle w:val="Marquedecommentaire"/>
          <w:rFonts w:ascii="Univers for BP Light" w:hAnsi="Univers for BP Light"/>
          <w:sz w:val="24"/>
          <w:szCs w:val="24"/>
          <w:lang w:eastAsia="en-GB"/>
        </w:rPr>
        <w:commentReference w:id="149"/>
      </w:r>
      <w:r w:rsidRPr="00971ADF">
        <w:rPr>
          <w:rFonts w:ascii="Univers for BP Light" w:hAnsi="Univers for BP Light"/>
          <w:lang w:eastAsia="en-GB"/>
        </w:rPr>
        <w:t>.</w:t>
      </w:r>
    </w:p>
    <w:p w14:paraId="32C9949A" w14:textId="77777777" w:rsidR="009B6A16" w:rsidRDefault="009B6A16" w:rsidP="009B6A16"/>
    <w:p w14:paraId="7A56A2F2" w14:textId="77777777" w:rsidR="009B6A16" w:rsidRPr="00971ADF" w:rsidRDefault="009B6A16" w:rsidP="00971ADF">
      <w:pPr>
        <w:pStyle w:val="Titre1"/>
        <w:rPr>
          <w:lang w:val="fr-FR"/>
        </w:rPr>
      </w:pPr>
      <w:bookmarkStart w:id="150" w:name="_Toc221899867"/>
      <w:r w:rsidRPr="00971ADF">
        <w:rPr>
          <w:lang w:val="fr-FR"/>
        </w:rPr>
        <w:t>Mise à jour de la politique</w:t>
      </w:r>
      <w:bookmarkEnd w:id="150"/>
    </w:p>
    <w:p w14:paraId="68B6174C" w14:textId="77777777" w:rsidR="009B6A16" w:rsidRPr="00971ADF" w:rsidRDefault="009B6A16" w:rsidP="00971ADF">
      <w:pPr>
        <w:pStyle w:val="NormalWeb"/>
        <w:ind w:left="284"/>
        <w:rPr>
          <w:rFonts w:ascii="Univers for BP Light" w:hAnsi="Univers for BP Light"/>
          <w:lang w:eastAsia="en-GB"/>
        </w:rPr>
      </w:pPr>
      <w:r w:rsidRPr="00971ADF">
        <w:rPr>
          <w:rFonts w:ascii="Univers for BP Light" w:hAnsi="Univers for BP Light"/>
          <w:lang w:eastAsia="en-GB"/>
        </w:rPr>
        <w:t>La présente politique peut être modifiée à tout moment. La date de dernière mise à jour figure en en-tête. Toute modification substantielle fera l’objet d’une information préalable.</w:t>
      </w:r>
    </w:p>
    <w:p w14:paraId="2CA8A257" w14:textId="77777777" w:rsidR="009B6A16" w:rsidRDefault="009B6A16" w:rsidP="009B6A16"/>
    <w:p w14:paraId="5C68B460" w14:textId="77777777" w:rsidR="009B6A16" w:rsidRDefault="009B6A16" w:rsidP="00971ADF">
      <w:pPr>
        <w:pStyle w:val="Titre1"/>
      </w:pPr>
      <w:bookmarkStart w:id="151" w:name="_Toc221899868"/>
      <w:r>
        <w:t>Contact</w:t>
      </w:r>
      <w:bookmarkEnd w:id="151"/>
    </w:p>
    <w:p w14:paraId="37DCBFBC" w14:textId="77777777" w:rsidR="009B6A16" w:rsidRPr="00971ADF" w:rsidRDefault="009B6A16" w:rsidP="00971ADF">
      <w:pPr>
        <w:pStyle w:val="NormalWeb"/>
        <w:ind w:left="567"/>
        <w:rPr>
          <w:rFonts w:ascii="Univers for BP Light" w:hAnsi="Univers for BP Light"/>
          <w:lang w:eastAsia="en-GB"/>
        </w:rPr>
      </w:pPr>
      <w:r w:rsidRPr="00971ADF">
        <w:rPr>
          <w:rFonts w:ascii="Univers for BP Light" w:hAnsi="Univers for BP Light"/>
          <w:lang w:eastAsia="en-GB"/>
        </w:rPr>
        <w:t>Pour toute question relative aux cookies ou à la protection des données personnelles :</w:t>
      </w:r>
    </w:p>
    <w:p w14:paraId="2AB4689D" w14:textId="77777777" w:rsidR="009B6A16" w:rsidRPr="00A70671" w:rsidRDefault="009B6A16" w:rsidP="00971ADF">
      <w:pPr>
        <w:pStyle w:val="NormalWeb"/>
        <w:ind w:left="567"/>
        <w:rPr>
          <w:rFonts w:ascii="Univers for BP Light" w:hAnsi="Univers for BP Light"/>
          <w:lang w:val="en-US" w:eastAsia="en-GB"/>
        </w:rPr>
      </w:pPr>
      <w:r w:rsidRPr="00A70671">
        <w:rPr>
          <w:rFonts w:ascii="Univers for BP Light" w:hAnsi="Univers for BP Light"/>
          <w:lang w:val="en-US" w:eastAsia="en-GB"/>
        </w:rPr>
        <w:t xml:space="preserve">Email : </w:t>
      </w:r>
      <w:r w:rsidRPr="00A70671">
        <w:rPr>
          <w:rFonts w:ascii="Univers for BP Light" w:hAnsi="Univers for BP Light"/>
          <w:b/>
          <w:bCs/>
          <w:lang w:val="en-US" w:eastAsia="en-GB"/>
        </w:rPr>
        <w:t>contact@reviewsvisor.fr</w:t>
      </w:r>
      <w:r w:rsidRPr="00A70671">
        <w:rPr>
          <w:rFonts w:ascii="Univers for BP Light" w:hAnsi="Univers for BP Light"/>
          <w:lang w:val="en-US" w:eastAsia="en-GB"/>
        </w:rPr>
        <w:br/>
        <w:t xml:space="preserve">Site web : </w:t>
      </w:r>
      <w:r w:rsidRPr="00A70671">
        <w:rPr>
          <w:rFonts w:ascii="Univers for BP Light" w:hAnsi="Univers for BP Light"/>
          <w:b/>
          <w:bCs/>
          <w:lang w:val="en-US" w:eastAsia="en-GB"/>
        </w:rPr>
        <w:t>www.reviewsvisor.fr</w:t>
      </w:r>
    </w:p>
    <w:p w14:paraId="661E164A" w14:textId="77777777" w:rsidR="009B6A16" w:rsidRPr="00971ADF" w:rsidDel="0097524F" w:rsidRDefault="001036BF" w:rsidP="00971ADF">
      <w:pPr>
        <w:pStyle w:val="NormalWeb"/>
        <w:ind w:left="567"/>
        <w:rPr>
          <w:del w:id="152" w:author="Jean-Pierre Roux" w:date="2026-02-11T18:40:00Z"/>
          <w:rFonts w:ascii="Univers for BP Light" w:hAnsi="Univers for BP Light"/>
          <w:lang w:eastAsia="en-GB"/>
        </w:rPr>
      </w:pPr>
      <w:commentRangeStart w:id="153"/>
      <w:commentRangeEnd w:id="153"/>
      <w:r w:rsidRPr="00971ADF">
        <w:rPr>
          <w:rStyle w:val="Marquedecommentaire"/>
          <w:rFonts w:ascii="Univers for BP Light" w:hAnsi="Univers for BP Light"/>
          <w:sz w:val="24"/>
          <w:szCs w:val="24"/>
          <w:lang w:eastAsia="en-GB"/>
        </w:rPr>
        <w:commentReference w:id="153"/>
      </w:r>
      <w:del w:id="154" w:author="Jean-Pierre Roux" w:date="2026-02-11T18:40:00Z">
        <w:r w:rsidR="009B6A16" w:rsidRPr="00971ADF" w:rsidDel="0097524F">
          <w:rPr>
            <w:rFonts w:ascii="Univers for BP Light" w:hAnsi="Univers for BP Light"/>
            <w:lang w:eastAsia="en-GB"/>
          </w:rPr>
          <w:delText>).</w:delText>
        </w:r>
      </w:del>
    </w:p>
    <w:p w14:paraId="2B4A0B1F" w14:textId="77777777" w:rsidR="009B6A16" w:rsidRPr="00971ADF" w:rsidRDefault="009B6A16" w:rsidP="00971ADF">
      <w:pPr>
        <w:ind w:left="567"/>
        <w:rPr>
          <w:sz w:val="24"/>
          <w:szCs w:val="24"/>
          <w:lang w:eastAsia="en-GB"/>
        </w:rPr>
      </w:pPr>
    </w:p>
    <w:p w14:paraId="52996FDD" w14:textId="77777777" w:rsidR="009B6A16" w:rsidRPr="00971ADF" w:rsidRDefault="009B6A16" w:rsidP="00971ADF">
      <w:pPr>
        <w:pStyle w:val="NormalWeb"/>
        <w:ind w:left="567"/>
        <w:jc w:val="center"/>
        <w:rPr>
          <w:rFonts w:ascii="Univers for BP Light" w:hAnsi="Univers for BP Light"/>
          <w:lang w:eastAsia="en-GB"/>
        </w:rPr>
      </w:pPr>
      <w:r w:rsidRPr="00971ADF">
        <w:rPr>
          <w:rFonts w:ascii="Univers for BP Light" w:hAnsi="Univers for BP Light"/>
          <w:lang w:eastAsia="en-GB"/>
        </w:rPr>
        <w:t>© 2026 Reviewsvisor – Tous droits réservés</w:t>
      </w:r>
    </w:p>
    <w:sectPr w:rsidR="009B6A16" w:rsidRPr="00971ADF" w:rsidSect="00581D1D">
      <w:headerReference w:type="default" r:id="rId17"/>
      <w:footerReference w:type="default" r:id="rId18"/>
      <w:headerReference w:type="first" r:id="rId19"/>
      <w:pgSz w:w="11907" w:h="16840" w:code="9"/>
      <w:pgMar w:top="1418" w:right="1134" w:bottom="1332" w:left="1134" w:header="720" w:footer="57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3" w:author="Fabien DROUILLARD" w:date="2026-02-13T16:17:00Z" w:initials="FD">
    <w:p w14:paraId="636555B0" w14:textId="77777777" w:rsidR="001036BF" w:rsidRDefault="001036BF" w:rsidP="001036BF">
      <w:pPr>
        <w:pStyle w:val="Commentaire"/>
      </w:pPr>
      <w:r>
        <w:rPr>
          <w:rStyle w:val="Marquedecommentaire"/>
        </w:rPr>
        <w:annotationRef/>
      </w:r>
      <w:r>
        <w:t xml:space="preserve">C’est plus sûr de l’indiquer de cette manière et de s’y tenir, mais les cookies de mesure d’audience peuvent souvent être exemptées de consentement : </w:t>
      </w:r>
      <w:hyperlink r:id="rId1" w:history="1">
        <w:r w:rsidRPr="00D46538">
          <w:rPr>
            <w:rStyle w:val="Lienhypertexte"/>
          </w:rPr>
          <w:t>https://www.cnil.fr/fr/cookies-solutions-pour-les-outils-de-mesure-daudience</w:t>
        </w:r>
      </w:hyperlink>
    </w:p>
  </w:comment>
  <w:comment w:id="146" w:author="Fabien DROUILLARD" w:date="2026-02-13T16:17:00Z" w:initials="FD">
    <w:p w14:paraId="41952A10" w14:textId="77777777" w:rsidR="001036BF" w:rsidRDefault="001036BF" w:rsidP="001036BF">
      <w:pPr>
        <w:pStyle w:val="Commentaire"/>
      </w:pPr>
      <w:r>
        <w:rPr>
          <w:rStyle w:val="Marquedecommentaire"/>
        </w:rPr>
        <w:annotationRef/>
      </w:r>
      <w:r>
        <w:t>OK 13 mois max</w:t>
      </w:r>
    </w:p>
  </w:comment>
  <w:comment w:id="147" w:author="Fabien DROUILLARD" w:date="2026-02-13T16:18:00Z" w:initials="FD">
    <w:p w14:paraId="127B7B96" w14:textId="77777777" w:rsidR="001036BF" w:rsidRDefault="001036BF" w:rsidP="001036BF">
      <w:pPr>
        <w:pStyle w:val="Commentaire"/>
      </w:pPr>
      <w:r>
        <w:rPr>
          <w:rStyle w:val="Marquedecommentaire"/>
        </w:rPr>
        <w:annotationRef/>
      </w:r>
      <w:r>
        <w:t>Effectivement, le site est hébergé aux Etats Unis. Il est préférable de ne rien indiquer ici puisque le sujet est traité dans la politique de confidentialité</w:t>
      </w:r>
    </w:p>
  </w:comment>
  <w:comment w:id="149" w:author="Fabien DROUILLARD" w:date="2026-02-13T16:18:00Z" w:initials="FD">
    <w:p w14:paraId="2640DFD1" w14:textId="77777777" w:rsidR="001036BF" w:rsidRDefault="001036BF" w:rsidP="001036BF">
      <w:pPr>
        <w:pStyle w:val="Commentaire"/>
      </w:pPr>
      <w:r>
        <w:rPr>
          <w:rStyle w:val="Marquedecommentaire"/>
        </w:rPr>
        <w:annotationRef/>
      </w:r>
      <w:r>
        <w:t>Renvoyer vers la page dédiée via un lien hypertexte</w:t>
      </w:r>
    </w:p>
  </w:comment>
  <w:comment w:id="153" w:author="Fabien DROUILLARD" w:date="2026-02-13T16:18:00Z" w:initials="FD">
    <w:p w14:paraId="21D722DA" w14:textId="77777777" w:rsidR="001036BF" w:rsidRDefault="001036BF" w:rsidP="001036BF">
      <w:pPr>
        <w:pStyle w:val="Commentaire"/>
      </w:pPr>
      <w:r>
        <w:rPr>
          <w:rStyle w:val="Marquedecommentaire"/>
        </w:rPr>
        <w:annotationRef/>
      </w:r>
      <w:r>
        <w:t>Inutile ici car fait partie plus généralement du droit des personnes concernées qu’on retrouve dans la politique de confidentialité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6555B0" w15:done="0"/>
  <w15:commentEx w15:paraId="41952A10" w15:done="0"/>
  <w15:commentEx w15:paraId="127B7B96" w15:done="0"/>
  <w15:commentEx w15:paraId="2640DFD1" w15:done="0"/>
  <w15:commentEx w15:paraId="21D722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6555B0" w16cid:durableId="2D76A968"/>
  <w16cid:commentId w16cid:paraId="41952A10" w16cid:durableId="2D76A969"/>
  <w16cid:commentId w16cid:paraId="127B7B96" w16cid:durableId="2D76A96A"/>
  <w16cid:commentId w16cid:paraId="2640DFD1" w16cid:durableId="2D76A96B"/>
  <w16cid:commentId w16cid:paraId="21D722DA" w16cid:durableId="2D76A9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1676B" w14:textId="77777777" w:rsidR="001C49AF" w:rsidRDefault="001C49AF">
      <w:r>
        <w:separator/>
      </w:r>
    </w:p>
  </w:endnote>
  <w:endnote w:type="continuationSeparator" w:id="0">
    <w:p w14:paraId="29261208" w14:textId="77777777" w:rsidR="001C49AF" w:rsidRDefault="001C4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rebuchet MS"/>
    <w:panose1 w:val="00000000000000000000"/>
    <w:charset w:val="00"/>
    <w:family w:val="roman"/>
    <w:notTrueType/>
    <w:pitch w:val="default"/>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5D65" w14:textId="77777777" w:rsidR="00EE1C11" w:rsidRDefault="00EE1C1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47E8" w14:textId="77777777" w:rsidR="00EE1C11" w:rsidRDefault="00EE1C1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9B6A16" w:rsidRPr="0035566C" w14:paraId="3BAC5064" w14:textId="77777777" w:rsidTr="00834C8F">
      <w:tc>
        <w:tcPr>
          <w:tcW w:w="626" w:type="dxa"/>
        </w:tcPr>
        <w:p w14:paraId="17EA70CB" w14:textId="77777777" w:rsidR="009B6A16" w:rsidRPr="0035566C" w:rsidRDefault="009B6A16" w:rsidP="001278A7">
          <w:pPr>
            <w:rPr>
              <w:snapToGrid w:val="0"/>
              <w:color w:val="000000"/>
              <w:sz w:val="16"/>
              <w:szCs w:val="16"/>
            </w:rPr>
          </w:pPr>
        </w:p>
      </w:tc>
      <w:tc>
        <w:tcPr>
          <w:tcW w:w="2237" w:type="dxa"/>
          <w:gridSpan w:val="2"/>
        </w:tcPr>
        <w:p w14:paraId="17F5D6B8" w14:textId="77777777" w:rsidR="009B6A16" w:rsidRPr="0035566C" w:rsidRDefault="009B6A16" w:rsidP="001278A7">
          <w:pPr>
            <w:rPr>
              <w:snapToGrid w:val="0"/>
              <w:color w:val="000000"/>
              <w:sz w:val="16"/>
              <w:szCs w:val="16"/>
            </w:rPr>
          </w:pPr>
        </w:p>
      </w:tc>
      <w:tc>
        <w:tcPr>
          <w:tcW w:w="1611" w:type="dxa"/>
        </w:tcPr>
        <w:p w14:paraId="4D3B0272" w14:textId="77777777" w:rsidR="009B6A16" w:rsidRPr="0035566C" w:rsidRDefault="009B6A16" w:rsidP="001278A7">
          <w:pPr>
            <w:rPr>
              <w:snapToGrid w:val="0"/>
              <w:color w:val="000000"/>
              <w:sz w:val="16"/>
              <w:szCs w:val="16"/>
            </w:rPr>
          </w:pPr>
        </w:p>
      </w:tc>
      <w:tc>
        <w:tcPr>
          <w:tcW w:w="1075" w:type="dxa"/>
        </w:tcPr>
        <w:p w14:paraId="6BD9B2B1" w14:textId="77777777" w:rsidR="009B6A16" w:rsidRPr="0035566C" w:rsidRDefault="009B6A16" w:rsidP="001278A7">
          <w:pPr>
            <w:rPr>
              <w:snapToGrid w:val="0"/>
              <w:color w:val="000000"/>
              <w:sz w:val="16"/>
              <w:szCs w:val="16"/>
            </w:rPr>
          </w:pPr>
        </w:p>
      </w:tc>
      <w:tc>
        <w:tcPr>
          <w:tcW w:w="1204" w:type="dxa"/>
        </w:tcPr>
        <w:p w14:paraId="19A923FE" w14:textId="77777777" w:rsidR="009B6A16" w:rsidRPr="0035566C" w:rsidRDefault="009B6A16" w:rsidP="001278A7">
          <w:pPr>
            <w:rPr>
              <w:snapToGrid w:val="0"/>
              <w:color w:val="000000"/>
              <w:sz w:val="16"/>
              <w:szCs w:val="16"/>
            </w:rPr>
          </w:pPr>
        </w:p>
      </w:tc>
      <w:tc>
        <w:tcPr>
          <w:tcW w:w="1393" w:type="dxa"/>
        </w:tcPr>
        <w:p w14:paraId="08D68C23" w14:textId="77777777" w:rsidR="009B6A16" w:rsidRPr="0035566C" w:rsidRDefault="009B6A16" w:rsidP="001278A7">
          <w:pPr>
            <w:rPr>
              <w:snapToGrid w:val="0"/>
              <w:color w:val="000000"/>
              <w:sz w:val="16"/>
              <w:szCs w:val="16"/>
            </w:rPr>
          </w:pPr>
        </w:p>
      </w:tc>
      <w:tc>
        <w:tcPr>
          <w:tcW w:w="1493" w:type="dxa"/>
        </w:tcPr>
        <w:p w14:paraId="29CACB6B" w14:textId="77777777" w:rsidR="009B6A16" w:rsidRPr="0035566C" w:rsidRDefault="009B6A16" w:rsidP="001278A7">
          <w:pPr>
            <w:rPr>
              <w:snapToGrid w:val="0"/>
              <w:color w:val="000000"/>
              <w:sz w:val="16"/>
              <w:szCs w:val="16"/>
            </w:rPr>
          </w:pPr>
        </w:p>
      </w:tc>
      <w:tc>
        <w:tcPr>
          <w:tcW w:w="1134" w:type="dxa"/>
          <w:gridSpan w:val="2"/>
        </w:tcPr>
        <w:p w14:paraId="63EAA441" w14:textId="77777777" w:rsidR="009B6A16" w:rsidRPr="0035566C" w:rsidRDefault="009B6A16" w:rsidP="001278A7">
          <w:pPr>
            <w:rPr>
              <w:snapToGrid w:val="0"/>
              <w:color w:val="000000"/>
              <w:sz w:val="16"/>
              <w:szCs w:val="16"/>
            </w:rPr>
          </w:pPr>
        </w:p>
      </w:tc>
    </w:tr>
    <w:tr w:rsidR="009B6A16" w:rsidRPr="0035566C" w14:paraId="3ED0E659" w14:textId="77777777" w:rsidTr="00834C8F">
      <w:tc>
        <w:tcPr>
          <w:tcW w:w="626" w:type="dxa"/>
        </w:tcPr>
        <w:p w14:paraId="5C94F30E" w14:textId="77777777" w:rsidR="009B6A16" w:rsidRPr="0035566C" w:rsidRDefault="009B6A16" w:rsidP="001278A7">
          <w:pPr>
            <w:rPr>
              <w:snapToGrid w:val="0"/>
              <w:color w:val="000000"/>
              <w:sz w:val="16"/>
              <w:szCs w:val="16"/>
            </w:rPr>
          </w:pPr>
        </w:p>
      </w:tc>
      <w:tc>
        <w:tcPr>
          <w:tcW w:w="2237" w:type="dxa"/>
          <w:gridSpan w:val="2"/>
        </w:tcPr>
        <w:p w14:paraId="593D3B0C" w14:textId="77777777" w:rsidR="009B6A16" w:rsidRPr="0035566C" w:rsidRDefault="009B6A16" w:rsidP="001278A7">
          <w:pPr>
            <w:rPr>
              <w:snapToGrid w:val="0"/>
              <w:color w:val="000000"/>
              <w:sz w:val="16"/>
              <w:szCs w:val="16"/>
            </w:rPr>
          </w:pPr>
        </w:p>
      </w:tc>
      <w:tc>
        <w:tcPr>
          <w:tcW w:w="1611" w:type="dxa"/>
        </w:tcPr>
        <w:p w14:paraId="1D0F28D5" w14:textId="77777777" w:rsidR="009B6A16" w:rsidRPr="0035566C" w:rsidRDefault="009B6A16" w:rsidP="001278A7">
          <w:pPr>
            <w:rPr>
              <w:snapToGrid w:val="0"/>
              <w:color w:val="000000"/>
              <w:sz w:val="16"/>
              <w:szCs w:val="16"/>
            </w:rPr>
          </w:pPr>
        </w:p>
      </w:tc>
      <w:tc>
        <w:tcPr>
          <w:tcW w:w="1075" w:type="dxa"/>
        </w:tcPr>
        <w:p w14:paraId="699E3550" w14:textId="77777777" w:rsidR="009B6A16" w:rsidRPr="0035566C" w:rsidRDefault="009B6A16" w:rsidP="001278A7">
          <w:pPr>
            <w:rPr>
              <w:snapToGrid w:val="0"/>
              <w:color w:val="000000"/>
              <w:sz w:val="16"/>
              <w:szCs w:val="16"/>
            </w:rPr>
          </w:pPr>
        </w:p>
      </w:tc>
      <w:tc>
        <w:tcPr>
          <w:tcW w:w="1204" w:type="dxa"/>
        </w:tcPr>
        <w:p w14:paraId="75703845" w14:textId="77777777" w:rsidR="009B6A16" w:rsidRPr="0035566C" w:rsidRDefault="009B6A16" w:rsidP="001278A7">
          <w:pPr>
            <w:rPr>
              <w:snapToGrid w:val="0"/>
              <w:color w:val="000000"/>
              <w:sz w:val="16"/>
              <w:szCs w:val="16"/>
            </w:rPr>
          </w:pPr>
        </w:p>
      </w:tc>
      <w:tc>
        <w:tcPr>
          <w:tcW w:w="1393" w:type="dxa"/>
        </w:tcPr>
        <w:p w14:paraId="6D2B92B8" w14:textId="77777777" w:rsidR="009B6A16" w:rsidRPr="0035566C" w:rsidRDefault="009B6A16" w:rsidP="001278A7">
          <w:pPr>
            <w:rPr>
              <w:snapToGrid w:val="0"/>
              <w:color w:val="000000"/>
              <w:sz w:val="16"/>
              <w:szCs w:val="16"/>
            </w:rPr>
          </w:pPr>
        </w:p>
      </w:tc>
      <w:tc>
        <w:tcPr>
          <w:tcW w:w="1493" w:type="dxa"/>
        </w:tcPr>
        <w:p w14:paraId="3BA88D29" w14:textId="77777777" w:rsidR="009B6A16" w:rsidRPr="0035566C" w:rsidRDefault="009B6A16" w:rsidP="001278A7">
          <w:pPr>
            <w:rPr>
              <w:snapToGrid w:val="0"/>
              <w:color w:val="000000"/>
              <w:sz w:val="16"/>
              <w:szCs w:val="16"/>
            </w:rPr>
          </w:pPr>
        </w:p>
      </w:tc>
      <w:tc>
        <w:tcPr>
          <w:tcW w:w="1134" w:type="dxa"/>
          <w:gridSpan w:val="2"/>
        </w:tcPr>
        <w:p w14:paraId="4C3C4286" w14:textId="77777777" w:rsidR="009B6A16" w:rsidRPr="0035566C" w:rsidRDefault="009B6A16" w:rsidP="001278A7">
          <w:pPr>
            <w:rPr>
              <w:snapToGrid w:val="0"/>
              <w:color w:val="000000"/>
              <w:sz w:val="16"/>
              <w:szCs w:val="16"/>
            </w:rPr>
          </w:pPr>
        </w:p>
      </w:tc>
    </w:tr>
    <w:tr w:rsidR="009B6A16" w:rsidRPr="0035566C" w14:paraId="3A5CFD05" w14:textId="77777777" w:rsidTr="00834C8F">
      <w:tc>
        <w:tcPr>
          <w:tcW w:w="626" w:type="dxa"/>
        </w:tcPr>
        <w:p w14:paraId="6F21ABBC" w14:textId="77777777" w:rsidR="009B6A16" w:rsidRPr="0035566C" w:rsidRDefault="009B6A16" w:rsidP="001278A7">
          <w:pPr>
            <w:rPr>
              <w:snapToGrid w:val="0"/>
              <w:color w:val="000000"/>
              <w:sz w:val="16"/>
              <w:szCs w:val="16"/>
            </w:rPr>
          </w:pPr>
        </w:p>
      </w:tc>
      <w:tc>
        <w:tcPr>
          <w:tcW w:w="2237" w:type="dxa"/>
          <w:gridSpan w:val="2"/>
        </w:tcPr>
        <w:p w14:paraId="79C64F78" w14:textId="77777777" w:rsidR="009B6A16" w:rsidRPr="0035566C" w:rsidRDefault="009B6A16" w:rsidP="001278A7">
          <w:pPr>
            <w:rPr>
              <w:snapToGrid w:val="0"/>
              <w:color w:val="000000"/>
              <w:sz w:val="16"/>
              <w:szCs w:val="16"/>
            </w:rPr>
          </w:pPr>
        </w:p>
      </w:tc>
      <w:tc>
        <w:tcPr>
          <w:tcW w:w="1611" w:type="dxa"/>
        </w:tcPr>
        <w:p w14:paraId="47E39851" w14:textId="77777777" w:rsidR="009B6A16" w:rsidRPr="0035566C" w:rsidRDefault="009B6A16" w:rsidP="001278A7">
          <w:pPr>
            <w:rPr>
              <w:snapToGrid w:val="0"/>
              <w:color w:val="000000"/>
              <w:sz w:val="16"/>
              <w:szCs w:val="16"/>
            </w:rPr>
          </w:pPr>
        </w:p>
      </w:tc>
      <w:tc>
        <w:tcPr>
          <w:tcW w:w="1075" w:type="dxa"/>
        </w:tcPr>
        <w:p w14:paraId="015740A8" w14:textId="77777777" w:rsidR="009B6A16" w:rsidRPr="0035566C" w:rsidRDefault="009B6A16" w:rsidP="001278A7">
          <w:pPr>
            <w:rPr>
              <w:snapToGrid w:val="0"/>
              <w:color w:val="000000"/>
              <w:sz w:val="16"/>
              <w:szCs w:val="16"/>
            </w:rPr>
          </w:pPr>
        </w:p>
      </w:tc>
      <w:tc>
        <w:tcPr>
          <w:tcW w:w="1204" w:type="dxa"/>
        </w:tcPr>
        <w:p w14:paraId="0B582FB9" w14:textId="77777777" w:rsidR="009B6A16" w:rsidRPr="0035566C" w:rsidRDefault="009B6A16" w:rsidP="001278A7">
          <w:pPr>
            <w:rPr>
              <w:snapToGrid w:val="0"/>
              <w:color w:val="000000"/>
              <w:sz w:val="16"/>
              <w:szCs w:val="16"/>
            </w:rPr>
          </w:pPr>
        </w:p>
      </w:tc>
      <w:tc>
        <w:tcPr>
          <w:tcW w:w="1393" w:type="dxa"/>
        </w:tcPr>
        <w:p w14:paraId="512B72A5" w14:textId="77777777" w:rsidR="009B6A16" w:rsidRPr="0035566C" w:rsidRDefault="009B6A16" w:rsidP="001278A7">
          <w:pPr>
            <w:rPr>
              <w:snapToGrid w:val="0"/>
              <w:color w:val="000000"/>
              <w:sz w:val="16"/>
              <w:szCs w:val="16"/>
            </w:rPr>
          </w:pPr>
        </w:p>
      </w:tc>
      <w:tc>
        <w:tcPr>
          <w:tcW w:w="1493" w:type="dxa"/>
        </w:tcPr>
        <w:p w14:paraId="0ADA1041" w14:textId="77777777" w:rsidR="009B6A16" w:rsidRPr="0035566C" w:rsidRDefault="009B6A16" w:rsidP="001278A7">
          <w:pPr>
            <w:rPr>
              <w:snapToGrid w:val="0"/>
              <w:color w:val="000000"/>
              <w:sz w:val="16"/>
              <w:szCs w:val="16"/>
            </w:rPr>
          </w:pPr>
        </w:p>
      </w:tc>
      <w:tc>
        <w:tcPr>
          <w:tcW w:w="1134" w:type="dxa"/>
          <w:gridSpan w:val="2"/>
        </w:tcPr>
        <w:p w14:paraId="6AAE4369" w14:textId="77777777" w:rsidR="009B6A16" w:rsidRPr="0035566C" w:rsidRDefault="009B6A16" w:rsidP="001278A7">
          <w:pPr>
            <w:rPr>
              <w:snapToGrid w:val="0"/>
              <w:color w:val="000000"/>
              <w:sz w:val="16"/>
              <w:szCs w:val="16"/>
            </w:rPr>
          </w:pPr>
        </w:p>
      </w:tc>
    </w:tr>
    <w:tr w:rsidR="009B6A16" w:rsidRPr="0035566C" w14:paraId="65B1C108" w14:textId="77777777" w:rsidTr="00834C8F">
      <w:tc>
        <w:tcPr>
          <w:tcW w:w="626" w:type="dxa"/>
        </w:tcPr>
        <w:p w14:paraId="1C63758C" w14:textId="77777777" w:rsidR="009B6A16" w:rsidRPr="0035566C" w:rsidRDefault="009B6A16" w:rsidP="006B6474">
          <w:pPr>
            <w:rPr>
              <w:snapToGrid w:val="0"/>
              <w:color w:val="000000"/>
              <w:sz w:val="16"/>
              <w:szCs w:val="16"/>
            </w:rPr>
          </w:pPr>
        </w:p>
      </w:tc>
      <w:tc>
        <w:tcPr>
          <w:tcW w:w="2237" w:type="dxa"/>
          <w:gridSpan w:val="2"/>
        </w:tcPr>
        <w:p w14:paraId="2EA12F56" w14:textId="77777777" w:rsidR="009B6A16" w:rsidRPr="0035566C" w:rsidRDefault="009B6A16" w:rsidP="006B6474">
          <w:pPr>
            <w:rPr>
              <w:snapToGrid w:val="0"/>
              <w:color w:val="000000"/>
              <w:sz w:val="16"/>
              <w:szCs w:val="16"/>
            </w:rPr>
          </w:pPr>
        </w:p>
      </w:tc>
      <w:tc>
        <w:tcPr>
          <w:tcW w:w="1611" w:type="dxa"/>
        </w:tcPr>
        <w:p w14:paraId="78A1C7E9" w14:textId="77777777" w:rsidR="009B6A16" w:rsidRPr="0035566C" w:rsidRDefault="009B6A16" w:rsidP="006B6474">
          <w:pPr>
            <w:rPr>
              <w:snapToGrid w:val="0"/>
              <w:color w:val="000000"/>
              <w:sz w:val="16"/>
              <w:szCs w:val="16"/>
            </w:rPr>
          </w:pPr>
        </w:p>
      </w:tc>
      <w:tc>
        <w:tcPr>
          <w:tcW w:w="1075" w:type="dxa"/>
        </w:tcPr>
        <w:p w14:paraId="717F3565" w14:textId="77777777" w:rsidR="009B6A16" w:rsidRPr="0035566C" w:rsidRDefault="009B6A16" w:rsidP="006B6474">
          <w:pPr>
            <w:rPr>
              <w:snapToGrid w:val="0"/>
              <w:color w:val="000000"/>
              <w:sz w:val="16"/>
              <w:szCs w:val="16"/>
            </w:rPr>
          </w:pPr>
        </w:p>
      </w:tc>
      <w:tc>
        <w:tcPr>
          <w:tcW w:w="1204" w:type="dxa"/>
        </w:tcPr>
        <w:p w14:paraId="3830585B" w14:textId="77777777" w:rsidR="009B6A16" w:rsidRPr="0035566C" w:rsidRDefault="009B6A16" w:rsidP="006B6474">
          <w:pPr>
            <w:rPr>
              <w:snapToGrid w:val="0"/>
              <w:color w:val="000000"/>
              <w:sz w:val="16"/>
              <w:szCs w:val="16"/>
            </w:rPr>
          </w:pPr>
        </w:p>
      </w:tc>
      <w:tc>
        <w:tcPr>
          <w:tcW w:w="1393" w:type="dxa"/>
        </w:tcPr>
        <w:p w14:paraId="31BA6DDB" w14:textId="77777777" w:rsidR="009B6A16" w:rsidRPr="0035566C" w:rsidRDefault="009B6A16" w:rsidP="006B6474">
          <w:pPr>
            <w:rPr>
              <w:snapToGrid w:val="0"/>
              <w:color w:val="000000"/>
              <w:sz w:val="16"/>
              <w:szCs w:val="16"/>
            </w:rPr>
          </w:pPr>
        </w:p>
      </w:tc>
      <w:tc>
        <w:tcPr>
          <w:tcW w:w="1493" w:type="dxa"/>
        </w:tcPr>
        <w:p w14:paraId="58153962" w14:textId="77777777" w:rsidR="009B6A16" w:rsidRPr="0035566C" w:rsidRDefault="009B6A16" w:rsidP="006B6474">
          <w:pPr>
            <w:rPr>
              <w:snapToGrid w:val="0"/>
              <w:color w:val="000000"/>
              <w:sz w:val="16"/>
              <w:szCs w:val="16"/>
            </w:rPr>
          </w:pPr>
        </w:p>
      </w:tc>
      <w:tc>
        <w:tcPr>
          <w:tcW w:w="1134" w:type="dxa"/>
          <w:gridSpan w:val="2"/>
        </w:tcPr>
        <w:p w14:paraId="414741BD" w14:textId="77777777" w:rsidR="009B6A16" w:rsidRPr="0035566C" w:rsidRDefault="009B6A16" w:rsidP="006B6474">
          <w:pPr>
            <w:rPr>
              <w:snapToGrid w:val="0"/>
              <w:color w:val="000000"/>
              <w:sz w:val="16"/>
              <w:szCs w:val="16"/>
            </w:rPr>
          </w:pPr>
        </w:p>
      </w:tc>
    </w:tr>
    <w:tr w:rsidR="009B6A16" w:rsidRPr="0035566C" w14:paraId="5A0C7674" w14:textId="77777777" w:rsidTr="00834C8F">
      <w:tc>
        <w:tcPr>
          <w:tcW w:w="626" w:type="dxa"/>
        </w:tcPr>
        <w:p w14:paraId="6F4733C8" w14:textId="77777777" w:rsidR="009B6A16" w:rsidRPr="0035566C" w:rsidRDefault="009B6A16" w:rsidP="006B6474">
          <w:pPr>
            <w:rPr>
              <w:snapToGrid w:val="0"/>
              <w:color w:val="000000"/>
              <w:sz w:val="16"/>
              <w:szCs w:val="16"/>
            </w:rPr>
          </w:pPr>
        </w:p>
      </w:tc>
      <w:tc>
        <w:tcPr>
          <w:tcW w:w="2237" w:type="dxa"/>
          <w:gridSpan w:val="2"/>
        </w:tcPr>
        <w:p w14:paraId="199A84BB" w14:textId="77777777" w:rsidR="009B6A16" w:rsidRPr="0035566C" w:rsidRDefault="009B6A16" w:rsidP="006B6474">
          <w:pPr>
            <w:rPr>
              <w:snapToGrid w:val="0"/>
              <w:color w:val="000000"/>
              <w:sz w:val="16"/>
              <w:szCs w:val="16"/>
            </w:rPr>
          </w:pPr>
        </w:p>
      </w:tc>
      <w:tc>
        <w:tcPr>
          <w:tcW w:w="1611" w:type="dxa"/>
        </w:tcPr>
        <w:p w14:paraId="57E2C430" w14:textId="77777777" w:rsidR="009B6A16" w:rsidRPr="0035566C" w:rsidRDefault="009B6A16" w:rsidP="006B6474">
          <w:pPr>
            <w:rPr>
              <w:snapToGrid w:val="0"/>
              <w:color w:val="000000"/>
              <w:sz w:val="16"/>
              <w:szCs w:val="16"/>
            </w:rPr>
          </w:pPr>
        </w:p>
      </w:tc>
      <w:tc>
        <w:tcPr>
          <w:tcW w:w="1075" w:type="dxa"/>
        </w:tcPr>
        <w:p w14:paraId="318D3F81" w14:textId="77777777" w:rsidR="009B6A16" w:rsidRPr="0035566C" w:rsidRDefault="009B6A16" w:rsidP="006B6474">
          <w:pPr>
            <w:rPr>
              <w:snapToGrid w:val="0"/>
              <w:color w:val="000000"/>
              <w:sz w:val="16"/>
              <w:szCs w:val="16"/>
            </w:rPr>
          </w:pPr>
        </w:p>
      </w:tc>
      <w:tc>
        <w:tcPr>
          <w:tcW w:w="1204" w:type="dxa"/>
        </w:tcPr>
        <w:p w14:paraId="12C9F814" w14:textId="77777777" w:rsidR="009B6A16" w:rsidRPr="0035566C" w:rsidRDefault="009B6A16" w:rsidP="006B6474">
          <w:pPr>
            <w:rPr>
              <w:snapToGrid w:val="0"/>
              <w:color w:val="000000"/>
              <w:sz w:val="16"/>
              <w:szCs w:val="16"/>
            </w:rPr>
          </w:pPr>
        </w:p>
      </w:tc>
      <w:tc>
        <w:tcPr>
          <w:tcW w:w="1393" w:type="dxa"/>
        </w:tcPr>
        <w:p w14:paraId="693EE44A" w14:textId="77777777" w:rsidR="009B6A16" w:rsidRPr="0035566C" w:rsidRDefault="009B6A16" w:rsidP="006B6474">
          <w:pPr>
            <w:rPr>
              <w:snapToGrid w:val="0"/>
              <w:color w:val="000000"/>
              <w:sz w:val="16"/>
              <w:szCs w:val="16"/>
            </w:rPr>
          </w:pPr>
        </w:p>
      </w:tc>
      <w:tc>
        <w:tcPr>
          <w:tcW w:w="1493" w:type="dxa"/>
        </w:tcPr>
        <w:p w14:paraId="2CC8E099" w14:textId="77777777" w:rsidR="009B6A16" w:rsidRPr="0035566C" w:rsidRDefault="009B6A16" w:rsidP="006B6474">
          <w:pPr>
            <w:rPr>
              <w:snapToGrid w:val="0"/>
              <w:color w:val="000000"/>
              <w:sz w:val="16"/>
              <w:szCs w:val="16"/>
            </w:rPr>
          </w:pPr>
        </w:p>
      </w:tc>
      <w:tc>
        <w:tcPr>
          <w:tcW w:w="1134" w:type="dxa"/>
          <w:gridSpan w:val="2"/>
        </w:tcPr>
        <w:p w14:paraId="315D0EC5" w14:textId="77777777" w:rsidR="009B6A16" w:rsidRPr="0035566C" w:rsidRDefault="009B6A16" w:rsidP="006B6474">
          <w:pPr>
            <w:rPr>
              <w:snapToGrid w:val="0"/>
              <w:color w:val="000000"/>
              <w:sz w:val="16"/>
              <w:szCs w:val="16"/>
            </w:rPr>
          </w:pPr>
        </w:p>
      </w:tc>
    </w:tr>
    <w:tr w:rsidR="009B6A16" w:rsidRPr="0035566C" w14:paraId="4366971D" w14:textId="77777777" w:rsidTr="00834C8F">
      <w:tc>
        <w:tcPr>
          <w:tcW w:w="626" w:type="dxa"/>
        </w:tcPr>
        <w:p w14:paraId="2B2926A5" w14:textId="77777777" w:rsidR="009B6A16" w:rsidRPr="0035566C" w:rsidRDefault="009B6A16" w:rsidP="00315C48">
          <w:pPr>
            <w:rPr>
              <w:snapToGrid w:val="0"/>
              <w:color w:val="000000"/>
              <w:sz w:val="16"/>
              <w:szCs w:val="16"/>
            </w:rPr>
          </w:pPr>
        </w:p>
      </w:tc>
      <w:tc>
        <w:tcPr>
          <w:tcW w:w="2237" w:type="dxa"/>
          <w:gridSpan w:val="2"/>
        </w:tcPr>
        <w:p w14:paraId="64BC4DFF" w14:textId="77777777" w:rsidR="009B6A16" w:rsidRPr="0035566C" w:rsidRDefault="009B6A16" w:rsidP="00315C48">
          <w:pPr>
            <w:rPr>
              <w:snapToGrid w:val="0"/>
              <w:color w:val="000000"/>
              <w:sz w:val="16"/>
              <w:szCs w:val="16"/>
            </w:rPr>
          </w:pPr>
        </w:p>
      </w:tc>
      <w:tc>
        <w:tcPr>
          <w:tcW w:w="1611" w:type="dxa"/>
        </w:tcPr>
        <w:p w14:paraId="27092979" w14:textId="77777777" w:rsidR="009B6A16" w:rsidRPr="0035566C" w:rsidRDefault="009B6A16" w:rsidP="00315C48">
          <w:pPr>
            <w:rPr>
              <w:snapToGrid w:val="0"/>
              <w:color w:val="000000"/>
              <w:sz w:val="16"/>
              <w:szCs w:val="16"/>
            </w:rPr>
          </w:pPr>
        </w:p>
      </w:tc>
      <w:tc>
        <w:tcPr>
          <w:tcW w:w="1075" w:type="dxa"/>
        </w:tcPr>
        <w:p w14:paraId="2588C7C6" w14:textId="77777777" w:rsidR="009B6A16" w:rsidRPr="0035566C" w:rsidRDefault="009B6A16" w:rsidP="00315C48">
          <w:pPr>
            <w:rPr>
              <w:snapToGrid w:val="0"/>
              <w:color w:val="000000"/>
              <w:sz w:val="16"/>
              <w:szCs w:val="16"/>
            </w:rPr>
          </w:pPr>
        </w:p>
      </w:tc>
      <w:tc>
        <w:tcPr>
          <w:tcW w:w="1204" w:type="dxa"/>
        </w:tcPr>
        <w:p w14:paraId="0B64AEFB" w14:textId="77777777" w:rsidR="009B6A16" w:rsidRPr="0035566C" w:rsidRDefault="009B6A16" w:rsidP="00315C48">
          <w:pPr>
            <w:rPr>
              <w:snapToGrid w:val="0"/>
              <w:color w:val="000000"/>
              <w:sz w:val="16"/>
              <w:szCs w:val="16"/>
            </w:rPr>
          </w:pPr>
        </w:p>
      </w:tc>
      <w:tc>
        <w:tcPr>
          <w:tcW w:w="1393" w:type="dxa"/>
        </w:tcPr>
        <w:p w14:paraId="30998191" w14:textId="77777777" w:rsidR="009B6A16" w:rsidRPr="0035566C" w:rsidRDefault="009B6A16" w:rsidP="00315C48">
          <w:pPr>
            <w:rPr>
              <w:snapToGrid w:val="0"/>
              <w:color w:val="000000"/>
              <w:sz w:val="16"/>
              <w:szCs w:val="16"/>
            </w:rPr>
          </w:pPr>
        </w:p>
      </w:tc>
      <w:tc>
        <w:tcPr>
          <w:tcW w:w="1493" w:type="dxa"/>
        </w:tcPr>
        <w:p w14:paraId="0C0C5BDD" w14:textId="77777777" w:rsidR="009B6A16" w:rsidRPr="0035566C" w:rsidRDefault="009B6A16" w:rsidP="00315C48">
          <w:pPr>
            <w:rPr>
              <w:snapToGrid w:val="0"/>
              <w:color w:val="000000"/>
              <w:sz w:val="16"/>
              <w:szCs w:val="16"/>
            </w:rPr>
          </w:pPr>
        </w:p>
      </w:tc>
      <w:tc>
        <w:tcPr>
          <w:tcW w:w="1134" w:type="dxa"/>
          <w:gridSpan w:val="2"/>
        </w:tcPr>
        <w:p w14:paraId="512CEC00" w14:textId="77777777" w:rsidR="009B6A16" w:rsidRPr="0035566C" w:rsidRDefault="009B6A16" w:rsidP="00315C48">
          <w:pPr>
            <w:rPr>
              <w:snapToGrid w:val="0"/>
              <w:color w:val="000000"/>
              <w:sz w:val="16"/>
              <w:szCs w:val="16"/>
            </w:rPr>
          </w:pPr>
        </w:p>
      </w:tc>
    </w:tr>
    <w:tr w:rsidR="009B6A16" w:rsidRPr="0035566C" w14:paraId="12459A9D" w14:textId="77777777" w:rsidTr="00834C8F">
      <w:tc>
        <w:tcPr>
          <w:tcW w:w="626" w:type="dxa"/>
          <w:tcBorders>
            <w:bottom w:val="single" w:sz="8" w:space="0" w:color="auto"/>
          </w:tcBorders>
        </w:tcPr>
        <w:p w14:paraId="51C00894" w14:textId="77777777" w:rsidR="009B6A16" w:rsidRPr="0035566C" w:rsidRDefault="009B6A16"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4F15F5D3" w14:textId="77777777" w:rsidR="009B6A16" w:rsidRPr="0035566C" w:rsidRDefault="009B6A16"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18847440" w14:textId="017328D6" w:rsidR="009B6A16" w:rsidRPr="0035566C" w:rsidRDefault="009B6A16" w:rsidP="002201F4">
          <w:pPr>
            <w:rPr>
              <w:snapToGrid w:val="0"/>
              <w:color w:val="000000"/>
              <w:sz w:val="16"/>
              <w:szCs w:val="16"/>
            </w:rPr>
          </w:pPr>
          <w:del w:id="0" w:author="Lionel" w:date="2026-05-19T22:59:00Z">
            <w:r w:rsidDel="00EE1C11">
              <w:rPr>
                <w:snapToGrid w:val="0"/>
                <w:color w:val="000000"/>
                <w:sz w:val="16"/>
                <w:szCs w:val="16"/>
              </w:rPr>
              <w:delText xml:space="preserve">29 </w:delText>
            </w:r>
          </w:del>
          <w:ins w:id="1" w:author="Lionel" w:date="2026-05-19T22:59:00Z">
            <w:r w:rsidR="00EE1C11">
              <w:rPr>
                <w:snapToGrid w:val="0"/>
                <w:color w:val="000000"/>
                <w:sz w:val="16"/>
                <w:szCs w:val="16"/>
              </w:rPr>
              <w:t>31</w:t>
            </w:r>
            <w:r w:rsidR="00EE1C11">
              <w:rPr>
                <w:snapToGrid w:val="0"/>
                <w:color w:val="000000"/>
                <w:sz w:val="16"/>
                <w:szCs w:val="16"/>
              </w:rPr>
              <w:t xml:space="preserve"> </w:t>
            </w:r>
          </w:ins>
          <w:r>
            <w:rPr>
              <w:snapToGrid w:val="0"/>
              <w:color w:val="000000"/>
              <w:sz w:val="16"/>
              <w:szCs w:val="16"/>
            </w:rPr>
            <w:t xml:space="preserve">- </w:t>
          </w:r>
          <w:del w:id="2" w:author="Lionel" w:date="2026-03-31T20:18:00Z">
            <w:r w:rsidDel="00052F06">
              <w:rPr>
                <w:snapToGrid w:val="0"/>
                <w:color w:val="000000"/>
                <w:sz w:val="16"/>
                <w:szCs w:val="16"/>
              </w:rPr>
              <w:delText>january</w:delText>
            </w:r>
          </w:del>
          <w:ins w:id="3" w:author="Lionel" w:date="2026-03-31T20:18:00Z">
            <w:r w:rsidR="00052F06">
              <w:rPr>
                <w:snapToGrid w:val="0"/>
                <w:color w:val="000000"/>
                <w:sz w:val="16"/>
                <w:szCs w:val="16"/>
              </w:rPr>
              <w:t>March</w:t>
            </w:r>
          </w:ins>
          <w:r>
            <w:rPr>
              <w:snapToGrid w:val="0"/>
              <w:color w:val="000000"/>
              <w:sz w:val="16"/>
              <w:szCs w:val="16"/>
            </w:rPr>
            <w:t>-2026</w:t>
          </w:r>
        </w:p>
      </w:tc>
      <w:tc>
        <w:tcPr>
          <w:tcW w:w="1075" w:type="dxa"/>
          <w:tcBorders>
            <w:bottom w:val="single" w:sz="8" w:space="0" w:color="auto"/>
          </w:tcBorders>
        </w:tcPr>
        <w:p w14:paraId="2C6C7180" w14:textId="77777777" w:rsidR="009B6A16" w:rsidRPr="004552B1" w:rsidRDefault="009B6A16"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574B0275" w14:textId="77777777" w:rsidR="009B6A16" w:rsidRPr="004552B1" w:rsidRDefault="009B6A16" w:rsidP="00315C48">
          <w:pPr>
            <w:rPr>
              <w:snapToGrid w:val="0"/>
              <w:color w:val="000000"/>
              <w:sz w:val="16"/>
              <w:szCs w:val="16"/>
            </w:rPr>
          </w:pPr>
        </w:p>
      </w:tc>
      <w:tc>
        <w:tcPr>
          <w:tcW w:w="1393" w:type="dxa"/>
          <w:tcBorders>
            <w:bottom w:val="single" w:sz="8" w:space="0" w:color="auto"/>
          </w:tcBorders>
        </w:tcPr>
        <w:p w14:paraId="73AA1CDD" w14:textId="77777777" w:rsidR="009B6A16" w:rsidRPr="004552B1" w:rsidRDefault="009B6A16" w:rsidP="002201F4">
          <w:pPr>
            <w:rPr>
              <w:snapToGrid w:val="0"/>
              <w:color w:val="000000"/>
              <w:sz w:val="16"/>
              <w:szCs w:val="16"/>
            </w:rPr>
          </w:pPr>
        </w:p>
      </w:tc>
      <w:tc>
        <w:tcPr>
          <w:tcW w:w="1493" w:type="dxa"/>
          <w:tcBorders>
            <w:bottom w:val="single" w:sz="8" w:space="0" w:color="auto"/>
          </w:tcBorders>
        </w:tcPr>
        <w:p w14:paraId="60224CBC" w14:textId="77777777" w:rsidR="009B6A16" w:rsidRPr="004552B1" w:rsidRDefault="009B6A16" w:rsidP="00315C48">
          <w:pPr>
            <w:rPr>
              <w:snapToGrid w:val="0"/>
              <w:color w:val="000000"/>
              <w:sz w:val="16"/>
              <w:szCs w:val="16"/>
            </w:rPr>
          </w:pPr>
        </w:p>
      </w:tc>
      <w:tc>
        <w:tcPr>
          <w:tcW w:w="1134" w:type="dxa"/>
          <w:gridSpan w:val="2"/>
          <w:tcBorders>
            <w:bottom w:val="single" w:sz="8" w:space="0" w:color="auto"/>
          </w:tcBorders>
        </w:tcPr>
        <w:p w14:paraId="1EE6AB48" w14:textId="77777777" w:rsidR="009B6A16" w:rsidRPr="0035566C" w:rsidRDefault="009B6A16" w:rsidP="00315C48">
          <w:pPr>
            <w:rPr>
              <w:snapToGrid w:val="0"/>
              <w:color w:val="000000"/>
              <w:sz w:val="16"/>
              <w:szCs w:val="16"/>
            </w:rPr>
          </w:pPr>
        </w:p>
      </w:tc>
    </w:tr>
    <w:tr w:rsidR="009B6A16" w:rsidRPr="0035566C" w14:paraId="3FB6D96B" w14:textId="77777777" w:rsidTr="00834C8F">
      <w:tc>
        <w:tcPr>
          <w:tcW w:w="626" w:type="dxa"/>
          <w:tcBorders>
            <w:bottom w:val="single" w:sz="8" w:space="0" w:color="auto"/>
          </w:tcBorders>
          <w:shd w:val="clear" w:color="auto" w:fill="E6E6E6"/>
          <w:vAlign w:val="center"/>
        </w:tcPr>
        <w:p w14:paraId="13492805" w14:textId="77777777" w:rsidR="009B6A16" w:rsidRPr="0035566C" w:rsidRDefault="009B6A16"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7890F705" w14:textId="77777777" w:rsidR="009B6A16" w:rsidRPr="0035566C" w:rsidRDefault="009B6A16"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6C61654A" w14:textId="77777777" w:rsidR="009B6A16" w:rsidRPr="0035566C" w:rsidRDefault="009B6A16"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6F77A611" w14:textId="77777777" w:rsidR="009B6A16" w:rsidRPr="0035566C" w:rsidRDefault="009B6A16"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5C2AC074" w14:textId="77777777" w:rsidR="009B6A16" w:rsidRPr="0035566C" w:rsidRDefault="009B6A16"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6F25F9BB" w14:textId="77777777" w:rsidR="009B6A16" w:rsidRPr="0035566C" w:rsidRDefault="009B6A16"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1EEA61BD" w14:textId="77777777" w:rsidR="009B6A16" w:rsidRPr="0035566C" w:rsidRDefault="009B6A16"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20B44B3B" w14:textId="77777777" w:rsidR="009B6A16" w:rsidRPr="0035566C" w:rsidRDefault="009B6A16" w:rsidP="00315C48">
          <w:pPr>
            <w:rPr>
              <w:snapToGrid w:val="0"/>
              <w:color w:val="000000"/>
              <w:sz w:val="16"/>
              <w:szCs w:val="16"/>
            </w:rPr>
          </w:pPr>
        </w:p>
      </w:tc>
    </w:tr>
    <w:tr w:rsidR="009B6A16" w:rsidRPr="0035566C" w14:paraId="2C30B92F" w14:textId="77777777" w:rsidTr="00834C8F">
      <w:tc>
        <w:tcPr>
          <w:tcW w:w="10773" w:type="dxa"/>
          <w:gridSpan w:val="10"/>
          <w:vAlign w:val="center"/>
        </w:tcPr>
        <w:p w14:paraId="64BFC68B" w14:textId="77777777" w:rsidR="009B6A16" w:rsidRPr="0035566C" w:rsidRDefault="009B6A16" w:rsidP="00315C48">
          <w:pPr>
            <w:rPr>
              <w:snapToGrid w:val="0"/>
              <w:color w:val="000000"/>
              <w:sz w:val="16"/>
              <w:szCs w:val="16"/>
            </w:rPr>
          </w:pPr>
        </w:p>
      </w:tc>
    </w:tr>
    <w:tr w:rsidR="009B6A16" w:rsidRPr="00A70671" w14:paraId="05EA1759" w14:textId="77777777" w:rsidTr="00834C8F">
      <w:tc>
        <w:tcPr>
          <w:tcW w:w="2863" w:type="dxa"/>
          <w:gridSpan w:val="3"/>
          <w:shd w:val="clear" w:color="auto" w:fill="E6E6E6"/>
          <w:vAlign w:val="center"/>
        </w:tcPr>
        <w:p w14:paraId="643D0F1F" w14:textId="77777777" w:rsidR="009B6A16" w:rsidRPr="0035566C" w:rsidRDefault="009B6A16"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157A0A4E" w14:textId="77777777" w:rsidR="009B6A16" w:rsidRPr="00A70671" w:rsidRDefault="009B6A16" w:rsidP="00315C48">
          <w:pPr>
            <w:rPr>
              <w:snapToGrid w:val="0"/>
              <w:color w:val="000000"/>
              <w:sz w:val="16"/>
              <w:szCs w:val="16"/>
              <w:lang w:val="en-US"/>
            </w:rPr>
          </w:pPr>
          <w:r w:rsidRPr="00A70671">
            <w:rPr>
              <w:snapToGrid w:val="0"/>
              <w:color w:val="000000"/>
              <w:sz w:val="16"/>
              <w:szCs w:val="16"/>
              <w:lang w:val="en-US"/>
            </w:rPr>
            <w:t>Not Applicable for contractor generated documents</w:t>
          </w:r>
        </w:p>
      </w:tc>
    </w:tr>
    <w:tr w:rsidR="009B6A16" w:rsidRPr="00A70671" w14:paraId="736A7799" w14:textId="77777777" w:rsidTr="00834C8F">
      <w:tc>
        <w:tcPr>
          <w:tcW w:w="10773" w:type="dxa"/>
          <w:gridSpan w:val="10"/>
          <w:vAlign w:val="center"/>
        </w:tcPr>
        <w:p w14:paraId="008E6FFA" w14:textId="77777777" w:rsidR="009B6A16" w:rsidRPr="00A70671" w:rsidRDefault="009B6A16" w:rsidP="00315C48">
          <w:pPr>
            <w:rPr>
              <w:snapToGrid w:val="0"/>
              <w:color w:val="000000"/>
              <w:sz w:val="16"/>
              <w:szCs w:val="16"/>
              <w:lang w:val="en-US"/>
            </w:rPr>
          </w:pPr>
        </w:p>
      </w:tc>
    </w:tr>
    <w:tr w:rsidR="009B6A16" w:rsidRPr="0035566C" w14:paraId="5E2A26B3" w14:textId="77777777" w:rsidTr="00834C8F">
      <w:tc>
        <w:tcPr>
          <w:tcW w:w="1224" w:type="dxa"/>
          <w:gridSpan w:val="2"/>
          <w:shd w:val="clear" w:color="auto" w:fill="E6E6E6"/>
          <w:vAlign w:val="center"/>
        </w:tcPr>
        <w:p w14:paraId="567B281C" w14:textId="77777777" w:rsidR="009B6A16" w:rsidRPr="0035566C" w:rsidRDefault="009B6A16" w:rsidP="00315C48">
          <w:pPr>
            <w:rPr>
              <w:snapToGrid w:val="0"/>
              <w:color w:val="000000"/>
              <w:sz w:val="16"/>
              <w:szCs w:val="16"/>
            </w:rPr>
          </w:pPr>
          <w:r>
            <w:rPr>
              <w:snapToGrid w:val="0"/>
              <w:color w:val="000000"/>
              <w:sz w:val="16"/>
              <w:szCs w:val="16"/>
            </w:rPr>
            <w:t>Unique Identifier:</w:t>
          </w:r>
        </w:p>
      </w:tc>
      <w:tc>
        <w:tcPr>
          <w:tcW w:w="1639" w:type="dxa"/>
          <w:vAlign w:val="center"/>
        </w:tcPr>
        <w:p w14:paraId="4DBEA565"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25DBEAC3" w14:textId="77777777" w:rsidR="009B6A16" w:rsidRPr="0093314F" w:rsidRDefault="009B6A16" w:rsidP="0058385D">
          <w:pPr>
            <w:pStyle w:val="Titre"/>
            <w:rPr>
              <w:sz w:val="24"/>
              <w:szCs w:val="24"/>
            </w:rPr>
          </w:pPr>
          <w:r>
            <w:rPr>
              <w:sz w:val="24"/>
              <w:szCs w:val="24"/>
            </w:rPr>
            <w:t>Politique de Co</w:t>
          </w:r>
          <w:r w:rsidR="0058385D">
            <w:rPr>
              <w:sz w:val="24"/>
              <w:szCs w:val="24"/>
            </w:rPr>
            <w:t>okies</w:t>
          </w:r>
        </w:p>
      </w:tc>
      <w:tc>
        <w:tcPr>
          <w:tcW w:w="926" w:type="dxa"/>
          <w:shd w:val="clear" w:color="auto" w:fill="E6E6E6"/>
          <w:vAlign w:val="center"/>
        </w:tcPr>
        <w:p w14:paraId="00C9F0DE" w14:textId="77777777" w:rsidR="009B6A16" w:rsidRPr="004552B1" w:rsidRDefault="009B6A16" w:rsidP="00315C48">
          <w:pPr>
            <w:rPr>
              <w:snapToGrid w:val="0"/>
              <w:color w:val="000000"/>
              <w:sz w:val="16"/>
              <w:szCs w:val="16"/>
            </w:rPr>
          </w:pPr>
          <w:r w:rsidRPr="004552B1">
            <w:rPr>
              <w:snapToGrid w:val="0"/>
              <w:color w:val="000000"/>
              <w:sz w:val="16"/>
              <w:szCs w:val="16"/>
            </w:rPr>
            <w:t>Rev</w:t>
          </w:r>
        </w:p>
      </w:tc>
    </w:tr>
    <w:tr w:rsidR="009B6A16" w:rsidRPr="0035566C" w14:paraId="7E9F9281" w14:textId="77777777" w:rsidTr="00C26B95">
      <w:trPr>
        <w:trHeight w:val="690"/>
      </w:trPr>
      <w:tc>
        <w:tcPr>
          <w:tcW w:w="1224" w:type="dxa"/>
          <w:gridSpan w:val="2"/>
          <w:shd w:val="clear" w:color="auto" w:fill="E6E6E6"/>
          <w:vAlign w:val="center"/>
        </w:tcPr>
        <w:p w14:paraId="121B87C2" w14:textId="77777777" w:rsidR="009B6A16" w:rsidRPr="0035566C" w:rsidRDefault="009B6A16"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4533DD8A"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71C6DC95" w14:textId="77777777" w:rsidR="009B6A16" w:rsidRPr="004552B1" w:rsidRDefault="009B6A16" w:rsidP="00315C48">
          <w:pPr>
            <w:spacing w:before="60" w:after="60"/>
            <w:jc w:val="center"/>
            <w:rPr>
              <w:b/>
            </w:rPr>
          </w:pPr>
        </w:p>
      </w:tc>
      <w:tc>
        <w:tcPr>
          <w:tcW w:w="926" w:type="dxa"/>
          <w:vAlign w:val="center"/>
        </w:tcPr>
        <w:p w14:paraId="75093E15" w14:textId="77777777" w:rsidR="009B6A16" w:rsidRPr="004552B1" w:rsidRDefault="009B6A16" w:rsidP="00315C48">
          <w:pPr>
            <w:rPr>
              <w:b/>
              <w:sz w:val="20"/>
              <w:szCs w:val="20"/>
            </w:rPr>
          </w:pPr>
          <w:r>
            <w:rPr>
              <w:b/>
              <w:sz w:val="20"/>
              <w:szCs w:val="20"/>
            </w:rPr>
            <w:t>A01</w:t>
          </w:r>
        </w:p>
      </w:tc>
    </w:tr>
  </w:tbl>
  <w:p w14:paraId="4AC447D6" w14:textId="77777777" w:rsidR="009B6A16" w:rsidRPr="00577F5F" w:rsidRDefault="009B6A16"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2461E" w14:textId="77777777" w:rsidR="009B6A16" w:rsidRDefault="009B6A16" w:rsidP="000E222A">
    <w:pPr>
      <w:pStyle w:val="Pieddepage"/>
      <w:pBdr>
        <w:top w:val="single" w:sz="4" w:space="0" w:color="auto"/>
      </w:pBdr>
      <w:tabs>
        <w:tab w:val="clear" w:pos="9360"/>
        <w:tab w:val="right" w:pos="9639"/>
      </w:tabs>
    </w:pPr>
  </w:p>
  <w:p w14:paraId="3358B3EE" w14:textId="1E854047" w:rsidR="009B6A16" w:rsidRPr="00A70671" w:rsidRDefault="009B6A16" w:rsidP="000E222A">
    <w:pPr>
      <w:pStyle w:val="Pieddepage"/>
      <w:pBdr>
        <w:top w:val="single" w:sz="4" w:space="0" w:color="auto"/>
      </w:pBdr>
      <w:tabs>
        <w:tab w:val="clear" w:pos="9360"/>
        <w:tab w:val="right" w:pos="9639"/>
      </w:tabs>
      <w:rPr>
        <w:lang w:val="en-US"/>
      </w:rPr>
    </w:pPr>
    <w:r w:rsidRPr="00A70671">
      <w:rPr>
        <w:szCs w:val="18"/>
        <w:lang w:val="en-US" w:eastAsia="fr-FR"/>
      </w:rPr>
      <w:t>Reviewsvisor</w:t>
    </w:r>
    <w:ins w:id="157" w:author="Lionel" w:date="2026-03-31T20:17:00Z">
      <w:r w:rsidR="00052F06">
        <w:rPr>
          <w:szCs w:val="18"/>
          <w:lang w:val="en-US" w:eastAsia="fr-FR"/>
        </w:rPr>
        <w:t xml:space="preserve"> - </w:t>
      </w:r>
    </w:ins>
    <w:ins w:id="158" w:author="Lionel" w:date="2026-03-31T20:18:00Z">
      <w:r w:rsidR="00052F06">
        <w:rPr>
          <w:szCs w:val="18"/>
          <w:lang w:val="en-US" w:eastAsia="fr-FR"/>
        </w:rPr>
        <w:t>Hawkman</w:t>
      </w:r>
    </w:ins>
    <w:r w:rsidRPr="00A70671">
      <w:rPr>
        <w:lang w:val="en-US"/>
      </w:rPr>
      <w:tab/>
      <w:t xml:space="preserve">Page </w:t>
    </w:r>
    <w:r w:rsidR="006E72D4">
      <w:fldChar w:fldCharType="begin"/>
    </w:r>
    <w:r w:rsidR="0058385D" w:rsidRPr="00A70671">
      <w:rPr>
        <w:lang w:val="en-US"/>
      </w:rPr>
      <w:instrText xml:space="preserve"> PAGE </w:instrText>
    </w:r>
    <w:r w:rsidR="006E72D4">
      <w:fldChar w:fldCharType="separate"/>
    </w:r>
    <w:r w:rsidR="00657F22">
      <w:rPr>
        <w:noProof/>
        <w:lang w:val="en-US"/>
      </w:rPr>
      <w:t>2</w:t>
    </w:r>
    <w:r w:rsidR="006E72D4">
      <w:rPr>
        <w:noProof/>
      </w:rPr>
      <w:fldChar w:fldCharType="end"/>
    </w:r>
    <w:r w:rsidRPr="00A70671">
      <w:rPr>
        <w:lang w:val="en-US"/>
      </w:rPr>
      <w:t xml:space="preserve"> of </w:t>
    </w:r>
    <w:r w:rsidR="006E72D4">
      <w:fldChar w:fldCharType="begin"/>
    </w:r>
    <w:r w:rsidR="0058385D" w:rsidRPr="00A70671">
      <w:rPr>
        <w:lang w:val="en-US"/>
      </w:rPr>
      <w:instrText xml:space="preserve"> NUMPAGES </w:instrText>
    </w:r>
    <w:r w:rsidR="006E72D4">
      <w:fldChar w:fldCharType="separate"/>
    </w:r>
    <w:r w:rsidR="00657F22">
      <w:rPr>
        <w:noProof/>
        <w:lang w:val="en-US"/>
      </w:rPr>
      <w:t>5</w:t>
    </w:r>
    <w:r w:rsidR="006E72D4">
      <w:rPr>
        <w:noProof/>
      </w:rPr>
      <w:fldChar w:fldCharType="end"/>
    </w:r>
    <w:bookmarkStart w:id="159" w:name="_Toc522976735"/>
    <w:r w:rsidRPr="00A70671">
      <w:rPr>
        <w:lang w:val="en-US"/>
      </w:rPr>
      <w:tab/>
      <w:t>Rev: A01</w:t>
    </w:r>
  </w:p>
  <w:p w14:paraId="6CFB92CA" w14:textId="77777777" w:rsidR="009B6A16" w:rsidRPr="00A70671" w:rsidRDefault="009B6A16" w:rsidP="00F94818">
    <w:pPr>
      <w:pStyle w:val="Pieddepage"/>
      <w:tabs>
        <w:tab w:val="clear" w:pos="9360"/>
        <w:tab w:val="right" w:pos="9639"/>
      </w:tabs>
      <w:rPr>
        <w:lang w:val="en-US"/>
      </w:rPr>
    </w:pPr>
    <w:r w:rsidRPr="00A70671">
      <w:rPr>
        <w:lang w:val="en-US"/>
      </w:rPr>
      <w:tab/>
    </w:r>
    <w:r w:rsidRPr="00A70671">
      <w:rPr>
        <w:lang w:val="en-US"/>
      </w:rPr>
      <w:tab/>
      <w:t>General</w:t>
    </w:r>
  </w:p>
  <w:p w14:paraId="0A3B4DB7" w14:textId="77777777" w:rsidR="009B6A16" w:rsidRPr="00A70671" w:rsidRDefault="009B6A16" w:rsidP="00F94818">
    <w:pPr>
      <w:pStyle w:val="Pieddepage"/>
      <w:tabs>
        <w:tab w:val="clear" w:pos="9360"/>
        <w:tab w:val="right" w:pos="9639"/>
      </w:tabs>
      <w:jc w:val="center"/>
      <w:rPr>
        <w:lang w:val="en-US"/>
      </w:rPr>
    </w:pPr>
    <w:r w:rsidRPr="00A70671">
      <w:rPr>
        <w:lang w:val="en-US"/>
      </w:rPr>
      <w:t>Uncontrolled when printed or stored locally</w:t>
    </w:r>
    <w:bookmarkEnd w:id="15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8C185" w14:textId="77777777" w:rsidR="001C49AF" w:rsidRDefault="001C49AF">
      <w:r>
        <w:separator/>
      </w:r>
    </w:p>
  </w:footnote>
  <w:footnote w:type="continuationSeparator" w:id="0">
    <w:p w14:paraId="2C2127AC" w14:textId="77777777" w:rsidR="001C49AF" w:rsidRDefault="001C4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A8F93" w14:textId="77777777" w:rsidR="00EE1C11" w:rsidRDefault="00EE1C1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D59A" w14:textId="77777777" w:rsidR="00EE1C11" w:rsidRDefault="00EE1C1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9B6A16" w:rsidRPr="00CC3FA4" w14:paraId="69BFE6A2" w14:textId="77777777" w:rsidTr="00D900A7">
      <w:trPr>
        <w:trHeight w:val="1509"/>
      </w:trPr>
      <w:tc>
        <w:tcPr>
          <w:tcW w:w="3648" w:type="dxa"/>
        </w:tcPr>
        <w:p w14:paraId="01D9FD69" w14:textId="77777777" w:rsidR="009B6A16" w:rsidRPr="0093314F" w:rsidRDefault="009B6A16" w:rsidP="0093314F">
          <w:pPr>
            <w:pStyle w:val="AnnexHeading2"/>
            <w:numPr>
              <w:ilvl w:val="0"/>
              <w:numId w:val="0"/>
            </w:numPr>
            <w:rPr>
              <w:lang w:val="en-US"/>
            </w:rPr>
          </w:pPr>
        </w:p>
      </w:tc>
      <w:tc>
        <w:tcPr>
          <w:tcW w:w="3648" w:type="dxa"/>
          <w:vAlign w:val="center"/>
        </w:tcPr>
        <w:p w14:paraId="22DB4D29" w14:textId="77777777" w:rsidR="009B6A16" w:rsidRDefault="009B6A16" w:rsidP="0009757D">
          <w:pPr>
            <w:jc w:val="center"/>
            <w:rPr>
              <w:rFonts w:cs="Arial"/>
              <w:b/>
              <w:sz w:val="40"/>
              <w:szCs w:val="24"/>
              <w:lang w:val="en-GB"/>
            </w:rPr>
          </w:pPr>
          <w:r>
            <w:rPr>
              <w:rFonts w:cs="Arial"/>
              <w:b/>
              <w:sz w:val="40"/>
              <w:szCs w:val="24"/>
              <w:lang w:val="en-GB"/>
            </w:rPr>
            <w:t>Reviewsvisor</w:t>
          </w:r>
        </w:p>
        <w:p w14:paraId="522BD139" w14:textId="77777777" w:rsidR="009B6A16" w:rsidRPr="002201F4" w:rsidRDefault="009B6A16" w:rsidP="002201F4">
          <w:pPr>
            <w:jc w:val="center"/>
            <w:rPr>
              <w:rFonts w:cs="Arial"/>
              <w:sz w:val="36"/>
              <w:szCs w:val="36"/>
              <w:lang w:val="en-GB"/>
            </w:rPr>
          </w:pPr>
          <w:r>
            <w:rPr>
              <w:rFonts w:cs="Arial"/>
              <w:b/>
              <w:sz w:val="40"/>
              <w:szCs w:val="24"/>
              <w:lang w:val="en-GB"/>
            </w:rPr>
            <w:t>Project</w:t>
          </w:r>
        </w:p>
      </w:tc>
      <w:tc>
        <w:tcPr>
          <w:tcW w:w="3477" w:type="dxa"/>
          <w:vAlign w:val="bottom"/>
        </w:tcPr>
        <w:p w14:paraId="76065271" w14:textId="77777777" w:rsidR="009B6A16" w:rsidRDefault="009B6A16" w:rsidP="00CC209B">
          <w:pPr>
            <w:pStyle w:val="AnnexHeading2"/>
            <w:numPr>
              <w:ilvl w:val="0"/>
              <w:numId w:val="0"/>
            </w:numPr>
            <w:rPr>
              <w:rFonts w:ascii="Arial" w:eastAsia="Calibri" w:hAnsi="Arial"/>
              <w:noProof/>
              <w:color w:val="0070EE"/>
              <w:lang w:eastAsia="fr-FR"/>
            </w:rPr>
          </w:pPr>
          <w:r>
            <w:rPr>
              <w:rFonts w:ascii="Arial" w:eastAsia="Calibri" w:hAnsi="Arial"/>
              <w:b w:val="0"/>
              <w:bCs w:val="0"/>
              <w:iCs w:val="0"/>
              <w:noProof/>
              <w:color w:val="0070EE"/>
              <w:lang w:val="fr-FR" w:eastAsia="fr-FR"/>
            </w:rPr>
            <w:drawing>
              <wp:anchor distT="0" distB="0" distL="114300" distR="114300" simplePos="0" relativeHeight="251674112" behindDoc="1" locked="0" layoutInCell="1" allowOverlap="1" wp14:anchorId="5CF76043" wp14:editId="1934C575">
                <wp:simplePos x="0" y="0"/>
                <wp:positionH relativeFrom="column">
                  <wp:posOffset>187325</wp:posOffset>
                </wp:positionH>
                <wp:positionV relativeFrom="paragraph">
                  <wp:posOffset>-64135</wp:posOffset>
                </wp:positionV>
                <wp:extent cx="1720850" cy="330200"/>
                <wp:effectExtent l="1905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720850" cy="330200"/>
                        </a:xfrm>
                        <a:prstGeom prst="rect">
                          <a:avLst/>
                        </a:prstGeom>
                        <a:noFill/>
                        <a:ln w="9525">
                          <a:noFill/>
                          <a:miter lim="800000"/>
                          <a:headEnd/>
                          <a:tailEnd/>
                        </a:ln>
                      </pic:spPr>
                    </pic:pic>
                  </a:graphicData>
                </a:graphic>
              </wp:anchor>
            </w:drawing>
          </w:r>
        </w:p>
        <w:p w14:paraId="6B95B7FA" w14:textId="77777777" w:rsidR="009B6A16" w:rsidRPr="00574E3A" w:rsidRDefault="009B6A16" w:rsidP="00574E3A">
          <w:pPr>
            <w:autoSpaceDE w:val="0"/>
            <w:autoSpaceDN w:val="0"/>
            <w:rPr>
              <w:rFonts w:ascii="Arial" w:eastAsia="Calibri" w:hAnsi="Arial" w:cs="Arial"/>
              <w:b/>
              <w:bCs/>
              <w:noProof/>
              <w:color w:val="0070EE"/>
              <w:lang w:eastAsia="fr-FR"/>
            </w:rPr>
          </w:pPr>
        </w:p>
      </w:tc>
    </w:tr>
  </w:tbl>
  <w:p w14:paraId="01FFB597" w14:textId="77777777" w:rsidR="009B6A16" w:rsidRPr="00823ADF" w:rsidRDefault="009B6A16" w:rsidP="00557F5C">
    <w:pPr>
      <w:pStyle w:val="En-tte"/>
      <w:tabs>
        <w:tab w:val="clear" w:pos="4680"/>
        <w:tab w:val="clear" w:pos="9360"/>
      </w:tabs>
      <w:rPr>
        <w:sz w:val="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63FD" w14:textId="77777777" w:rsidR="009B6A16" w:rsidRDefault="009B6A16" w:rsidP="00002226">
    <w:pPr>
      <w:pStyle w:val="En-tte"/>
      <w:pBdr>
        <w:bottom w:val="single" w:sz="4" w:space="1" w:color="auto"/>
      </w:pBdr>
      <w:rPr>
        <w:rFonts w:cs="Arial"/>
        <w:noProof/>
        <w:kern w:val="28"/>
        <w:szCs w:val="18"/>
        <w:lang w:val="en-GB" w:eastAsia="en-GB"/>
      </w:rPr>
    </w:pPr>
  </w:p>
  <w:p w14:paraId="4D28A9F7" w14:textId="28935357" w:rsidR="009B6A16" w:rsidRPr="006A4765" w:rsidRDefault="009B6A16" w:rsidP="00002226">
    <w:pPr>
      <w:pStyle w:val="En-tte"/>
      <w:pBdr>
        <w:bottom w:val="single" w:sz="4" w:space="1" w:color="auto"/>
      </w:pBdr>
      <w:rPr>
        <w:sz w:val="8"/>
        <w:szCs w:val="8"/>
      </w:rPr>
    </w:pPr>
    <w:del w:id="155" w:author="Lionel" w:date="2026-03-31T20:16:00Z">
      <w:r w:rsidDel="00052F06">
        <w:rPr>
          <w:rFonts w:cs="Arial"/>
          <w:noProof/>
          <w:kern w:val="28"/>
          <w:szCs w:val="18"/>
          <w:lang w:val="en-GB" w:eastAsia="en-GB"/>
        </w:rPr>
        <w:delText xml:space="preserve">Access and Password </w:delText>
      </w:r>
    </w:del>
    <w:ins w:id="156" w:author="Lionel" w:date="2026-03-31T20:16:00Z">
      <w:r w:rsidR="00052F06">
        <w:rPr>
          <w:rFonts w:cs="Arial"/>
          <w:noProof/>
          <w:kern w:val="28"/>
          <w:szCs w:val="18"/>
          <w:lang w:val="en-GB" w:eastAsia="en-GB"/>
        </w:rPr>
        <w:t xml:space="preserve">Politique de Cookies </w:t>
      </w:r>
    </w:ins>
    <w:r>
      <w:rPr>
        <w:rFonts w:cs="Arial"/>
        <w:noProof/>
        <w:kern w:val="28"/>
        <w:szCs w:val="18"/>
        <w:lang w:val="en-GB" w:eastAsia="en-GB"/>
      </w:rPr>
      <w:t>– Reviewsvisor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9B6A16" w:rsidRPr="00CC3FA4" w14:paraId="72B14AA8" w14:textId="77777777" w:rsidTr="001278A7">
      <w:trPr>
        <w:trHeight w:val="1509"/>
      </w:trPr>
      <w:tc>
        <w:tcPr>
          <w:tcW w:w="3648" w:type="dxa"/>
          <w:tcBorders>
            <w:top w:val="nil"/>
          </w:tcBorders>
        </w:tcPr>
        <w:p w14:paraId="32373020" w14:textId="210485E3" w:rsidR="009B6A16" w:rsidRPr="00A70671" w:rsidRDefault="009B6A16" w:rsidP="001278A7">
          <w:pPr>
            <w:spacing w:before="120"/>
            <w:rPr>
              <w:rFonts w:cs="Univers 45 Light"/>
              <w:lang w:val="en-US"/>
            </w:rPr>
          </w:pPr>
          <w:r>
            <w:rPr>
              <w:rFonts w:cs="Univers 45 Light"/>
              <w:noProof/>
              <w:lang w:eastAsia="fr-FR"/>
            </w:rPr>
            <w:drawing>
              <wp:anchor distT="0" distB="0" distL="114300" distR="114300" simplePos="0" relativeHeight="251672064" behindDoc="1" locked="1" layoutInCell="1" allowOverlap="1" wp14:anchorId="1887DF31" wp14:editId="2F8A0B6E">
                <wp:simplePos x="0" y="0"/>
                <wp:positionH relativeFrom="page">
                  <wp:posOffset>2694305</wp:posOffset>
                </wp:positionH>
                <wp:positionV relativeFrom="page">
                  <wp:posOffset>3624580</wp:posOffset>
                </wp:positionV>
                <wp:extent cx="4189095" cy="4249420"/>
                <wp:effectExtent l="0" t="0" r="1905" b="0"/>
                <wp:wrapNone/>
                <wp:docPr id="37"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anchor>
            </w:drawing>
          </w:r>
          <w:r w:rsidRPr="00A70671">
            <w:rPr>
              <w:rFonts w:cs="Univers 45 Light"/>
              <w:lang w:val="en-US"/>
            </w:rPr>
            <w:t xml:space="preserve">© </w:t>
          </w:r>
          <w:del w:id="160" w:author="Lionel" w:date="2026-03-31T20:17:00Z">
            <w:r w:rsidRPr="00A70671" w:rsidDel="00052F06">
              <w:rPr>
                <w:rFonts w:cs="Univers 45 Light"/>
                <w:lang w:val="en-US"/>
              </w:rPr>
              <w:delText>BP p.l.c.</w:delText>
            </w:r>
          </w:del>
          <w:ins w:id="161" w:author="Lionel" w:date="2026-03-31T20:17:00Z">
            <w:r w:rsidR="00052F06">
              <w:rPr>
                <w:rFonts w:cs="Univers 45 Light"/>
                <w:lang w:val="en-US"/>
              </w:rPr>
              <w:t>Hawkman</w:t>
            </w:r>
          </w:ins>
        </w:p>
        <w:p w14:paraId="0A3DF83F" w14:textId="45910844" w:rsidR="009B6A16" w:rsidRPr="00A70671" w:rsidRDefault="009B6A16" w:rsidP="001278A7">
          <w:pPr>
            <w:rPr>
              <w:lang w:val="en-US"/>
            </w:rPr>
          </w:pPr>
          <w:del w:id="162" w:author="Lionel" w:date="2026-03-31T20:17:00Z">
            <w:r w:rsidRPr="00A70671" w:rsidDel="00052F06">
              <w:rPr>
                <w:sz w:val="18"/>
                <w:lang w:val="en-US"/>
              </w:rPr>
              <w:delText>Security Classification: BP Internal</w:delText>
            </w:r>
          </w:del>
        </w:p>
      </w:tc>
      <w:tc>
        <w:tcPr>
          <w:tcW w:w="3648" w:type="dxa"/>
          <w:vAlign w:val="center"/>
        </w:tcPr>
        <w:p w14:paraId="06693A58" w14:textId="77777777" w:rsidR="009B6A16" w:rsidRDefault="009B6A16" w:rsidP="001278A7">
          <w:pPr>
            <w:jc w:val="center"/>
            <w:rPr>
              <w:b/>
              <w:sz w:val="40"/>
              <w:szCs w:val="40"/>
            </w:rPr>
          </w:pPr>
          <w:r>
            <w:rPr>
              <w:b/>
              <w:sz w:val="40"/>
              <w:szCs w:val="40"/>
            </w:rPr>
            <w:t>Global</w:t>
          </w:r>
        </w:p>
        <w:p w14:paraId="0DEFF0F4" w14:textId="77777777" w:rsidR="009B6A16" w:rsidRDefault="009B6A16" w:rsidP="001278A7">
          <w:pPr>
            <w:jc w:val="center"/>
            <w:rPr>
              <w:b/>
              <w:sz w:val="40"/>
              <w:szCs w:val="40"/>
            </w:rPr>
          </w:pPr>
          <w:r>
            <w:rPr>
              <w:b/>
              <w:sz w:val="40"/>
              <w:szCs w:val="40"/>
            </w:rPr>
            <w:t>Projects</w:t>
          </w:r>
        </w:p>
        <w:p w14:paraId="48FB6FD8" w14:textId="77777777" w:rsidR="009B6A16" w:rsidRPr="007A1841" w:rsidRDefault="009B6A16" w:rsidP="001278A7">
          <w:pPr>
            <w:jc w:val="center"/>
            <w:rPr>
              <w:b/>
              <w:sz w:val="40"/>
              <w:szCs w:val="40"/>
            </w:rPr>
          </w:pPr>
          <w:r>
            <w:rPr>
              <w:b/>
              <w:sz w:val="40"/>
              <w:szCs w:val="40"/>
            </w:rPr>
            <w:t>Organiz</w:t>
          </w:r>
          <w:r w:rsidRPr="0052204D">
            <w:rPr>
              <w:b/>
              <w:sz w:val="40"/>
              <w:szCs w:val="40"/>
            </w:rPr>
            <w:t>ation</w:t>
          </w:r>
        </w:p>
      </w:tc>
      <w:tc>
        <w:tcPr>
          <w:tcW w:w="3628" w:type="dxa"/>
        </w:tcPr>
        <w:p w14:paraId="70FE9BF0" w14:textId="77777777" w:rsidR="009B6A16" w:rsidRPr="00CC3FA4" w:rsidRDefault="009B6A16" w:rsidP="001278A7">
          <w:r>
            <w:rPr>
              <w:noProof/>
              <w:lang w:eastAsia="fr-FR"/>
            </w:rPr>
            <w:drawing>
              <wp:anchor distT="0" distB="0" distL="114300" distR="114300" simplePos="0" relativeHeight="251671040" behindDoc="1" locked="0" layoutInCell="1" allowOverlap="1" wp14:anchorId="5DE55061" wp14:editId="414975C6">
                <wp:simplePos x="0" y="0"/>
                <wp:positionH relativeFrom="column">
                  <wp:posOffset>1546860</wp:posOffset>
                </wp:positionH>
                <wp:positionV relativeFrom="paragraph">
                  <wp:posOffset>28575</wp:posOffset>
                </wp:positionV>
                <wp:extent cx="615315" cy="887730"/>
                <wp:effectExtent l="0" t="0" r="0" b="7620"/>
                <wp:wrapTight wrapText="bothSides">
                  <wp:wrapPolygon edited="0">
                    <wp:start x="0" y="0"/>
                    <wp:lineTo x="0" y="21322"/>
                    <wp:lineTo x="20731" y="21322"/>
                    <wp:lineTo x="20731" y="0"/>
                    <wp:lineTo x="0" y="0"/>
                  </wp:wrapPolygon>
                </wp:wrapTight>
                <wp:docPr id="38"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anchor>
            </w:drawing>
          </w:r>
        </w:p>
      </w:tc>
    </w:tr>
  </w:tbl>
  <w:p w14:paraId="168A14A2" w14:textId="77777777" w:rsidR="009B6A16" w:rsidRDefault="009B6A16"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C76454"/>
    <w:multiLevelType w:val="multilevel"/>
    <w:tmpl w:val="78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14942577"/>
    <w:multiLevelType w:val="multilevel"/>
    <w:tmpl w:val="17B4B41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1029F"/>
    <w:multiLevelType w:val="multilevel"/>
    <w:tmpl w:val="8E0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20C605E7"/>
    <w:multiLevelType w:val="multilevel"/>
    <w:tmpl w:val="349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0"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BD0459"/>
    <w:multiLevelType w:val="multilevel"/>
    <w:tmpl w:val="ED3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11C0F"/>
    <w:multiLevelType w:val="multilevel"/>
    <w:tmpl w:val="D204824E"/>
    <w:lvl w:ilvl="0">
      <w:start w:val="1"/>
      <w:numFmt w:val="decimal"/>
      <w:pStyle w:val="Titre1"/>
      <w:lvlText w:val="%1"/>
      <w:lvlJc w:val="left"/>
      <w:pPr>
        <w:tabs>
          <w:tab w:val="num" w:pos="567"/>
        </w:tabs>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Titre2"/>
      <w:lvlText w:val="%1.%2"/>
      <w:lvlJc w:val="left"/>
      <w:pPr>
        <w:tabs>
          <w:tab w:val="num" w:pos="1418"/>
        </w:tabs>
        <w:ind w:left="1418" w:hanging="1134"/>
      </w:pPr>
      <w:rPr>
        <w:rFonts w:ascii="Univers for BP" w:hAnsi="Univers for BP" w:hint="default"/>
        <w:b w:val="0"/>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077604C"/>
    <w:multiLevelType w:val="multilevel"/>
    <w:tmpl w:val="2CA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30"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32"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A9D5A7B"/>
    <w:multiLevelType w:val="multilevel"/>
    <w:tmpl w:val="DE389B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8"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9"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8"/>
  </w:num>
  <w:num w:numId="3">
    <w:abstractNumId w:val="17"/>
  </w:num>
  <w:num w:numId="4">
    <w:abstractNumId w:val="21"/>
  </w:num>
  <w:num w:numId="5">
    <w:abstractNumId w:val="19"/>
  </w:num>
  <w:num w:numId="6">
    <w:abstractNumId w:val="35"/>
  </w:num>
  <w:num w:numId="7">
    <w:abstractNumId w:val="14"/>
  </w:num>
  <w:num w:numId="8">
    <w:abstractNumId w:val="32"/>
  </w:num>
  <w:num w:numId="9">
    <w:abstractNumId w:val="29"/>
  </w:num>
  <w:num w:numId="10">
    <w:abstractNumId w:val="8"/>
  </w:num>
  <w:num w:numId="11">
    <w:abstractNumId w:val="26"/>
  </w:num>
  <w:num w:numId="12">
    <w:abstractNumId w:val="31"/>
  </w:num>
  <w:num w:numId="13">
    <w:abstractNumId w:val="20"/>
  </w:num>
  <w:num w:numId="14">
    <w:abstractNumId w:val="34"/>
  </w:num>
  <w:num w:numId="15">
    <w:abstractNumId w:val="40"/>
  </w:num>
  <w:num w:numId="16">
    <w:abstractNumId w:val="28"/>
  </w:num>
  <w:num w:numId="17">
    <w:abstractNumId w:val="2"/>
  </w:num>
  <w:num w:numId="18">
    <w:abstractNumId w:val="25"/>
  </w:num>
  <w:num w:numId="19">
    <w:abstractNumId w:val="10"/>
  </w:num>
  <w:num w:numId="20">
    <w:abstractNumId w:val="39"/>
  </w:num>
  <w:num w:numId="21">
    <w:abstractNumId w:val="36"/>
  </w:num>
  <w:num w:numId="22">
    <w:abstractNumId w:val="27"/>
  </w:num>
  <w:num w:numId="23">
    <w:abstractNumId w:val="1"/>
  </w:num>
  <w:num w:numId="24">
    <w:abstractNumId w:val="16"/>
  </w:num>
  <w:num w:numId="25">
    <w:abstractNumId w:val="5"/>
  </w:num>
  <w:num w:numId="26">
    <w:abstractNumId w:val="6"/>
  </w:num>
  <w:num w:numId="27">
    <w:abstractNumId w:val="33"/>
  </w:num>
  <w:num w:numId="28">
    <w:abstractNumId w:val="0"/>
  </w:num>
  <w:num w:numId="29">
    <w:abstractNumId w:val="11"/>
  </w:num>
  <w:num w:numId="30">
    <w:abstractNumId w:val="38"/>
  </w:num>
  <w:num w:numId="31">
    <w:abstractNumId w:val="3"/>
  </w:num>
  <w:num w:numId="32">
    <w:abstractNumId w:val="30"/>
  </w:num>
  <w:num w:numId="33">
    <w:abstractNumId w:val="23"/>
  </w:num>
  <w:num w:numId="34">
    <w:abstractNumId w:val="7"/>
  </w:num>
  <w:num w:numId="35">
    <w:abstractNumId w:val="13"/>
  </w:num>
  <w:num w:numId="36">
    <w:abstractNumId w:val="12"/>
  </w:num>
  <w:num w:numId="37">
    <w:abstractNumId w:val="15"/>
  </w:num>
  <w:num w:numId="38">
    <w:abstractNumId w:val="24"/>
  </w:num>
  <w:num w:numId="39">
    <w:abstractNumId w:val="22"/>
  </w:num>
  <w:num w:numId="40">
    <w:abstractNumId w:val="9"/>
  </w:num>
  <w:num w:numId="41">
    <w:abstractNumId w:val="37"/>
  </w:num>
  <w:num w:numId="42">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onel">
    <w15:presenceInfo w15:providerId="None" w15:userId="Lionel"/>
  </w15:person>
  <w15:person w15:author="Fabien DROUILLARD">
    <w15:presenceInfo w15:providerId="AD" w15:userId="S::fdrouillard@ar-law.fr::8610ad8b-6d37-4efe-84fe-ec0066db8830"/>
  </w15:person>
  <w15:person w15:author="Jean-Pierre Roux">
    <w15:presenceInfo w15:providerId="Windows Live" w15:userId="b15dca95aa10d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activeWritingStyle w:appName="MSWord" w:lang="fr-BE" w:vendorID="64" w:dllVersion="6" w:nlCheck="1" w:checkStyle="1"/>
  <w:activeWritingStyle w:appName="MSWord" w:lang="fr-BE" w:vendorID="64" w:dllVersion="0" w:nlCheck="1" w:checkStyle="0"/>
  <w:activeWritingStyle w:appName="MSWord" w:lang="fr-FR" w:vendorID="64" w:dllVersion="4096" w:nlCheck="1" w:checkStyle="0"/>
  <w:activeWritingStyle w:appName="MSWord" w:lang="en-GB" w:vendorID="64" w:dllVersion="4096" w:nlCheck="1" w:checkStyle="0"/>
  <w:activeWritingStyle w:appName="MSWord" w:lang="fr-BE" w:vendorID="64" w:dllVersion="4096" w:nlCheck="1" w:checkStyle="0"/>
  <w:activeWritingStyle w:appName="MSWord" w:lang="en-US" w:vendorID="64" w:dllVersion="4096" w:nlCheck="1" w:checkStyle="0"/>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trackRevisions/>
  <w:defaultTabStop w:val="1134"/>
  <w:hyphenationZone w:val="425"/>
  <w:clickAndTypeStyle w:val="AnnexHeading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EA9"/>
    <w:rsid w:val="00042F29"/>
    <w:rsid w:val="00043E53"/>
    <w:rsid w:val="00043F16"/>
    <w:rsid w:val="000457C5"/>
    <w:rsid w:val="0004672A"/>
    <w:rsid w:val="00046DCF"/>
    <w:rsid w:val="0004736B"/>
    <w:rsid w:val="00050745"/>
    <w:rsid w:val="000516F8"/>
    <w:rsid w:val="00051773"/>
    <w:rsid w:val="00051D5C"/>
    <w:rsid w:val="00052F06"/>
    <w:rsid w:val="00052F61"/>
    <w:rsid w:val="00053303"/>
    <w:rsid w:val="00054792"/>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AE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6BF"/>
    <w:rsid w:val="0010394E"/>
    <w:rsid w:val="0010422A"/>
    <w:rsid w:val="00104709"/>
    <w:rsid w:val="0010471E"/>
    <w:rsid w:val="0010658D"/>
    <w:rsid w:val="00107357"/>
    <w:rsid w:val="00107673"/>
    <w:rsid w:val="001077E8"/>
    <w:rsid w:val="00107E28"/>
    <w:rsid w:val="0011040C"/>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10A2"/>
    <w:rsid w:val="00191DCF"/>
    <w:rsid w:val="00192450"/>
    <w:rsid w:val="00192B93"/>
    <w:rsid w:val="00193FCA"/>
    <w:rsid w:val="00194403"/>
    <w:rsid w:val="00194D66"/>
    <w:rsid w:val="00195857"/>
    <w:rsid w:val="00196328"/>
    <w:rsid w:val="00197641"/>
    <w:rsid w:val="001976ED"/>
    <w:rsid w:val="0019790C"/>
    <w:rsid w:val="00197E86"/>
    <w:rsid w:val="001A0A30"/>
    <w:rsid w:val="001A0C76"/>
    <w:rsid w:val="001A1830"/>
    <w:rsid w:val="001A1E11"/>
    <w:rsid w:val="001A2133"/>
    <w:rsid w:val="001A2845"/>
    <w:rsid w:val="001A7540"/>
    <w:rsid w:val="001B2F10"/>
    <w:rsid w:val="001B38DD"/>
    <w:rsid w:val="001B3F51"/>
    <w:rsid w:val="001B40AE"/>
    <w:rsid w:val="001B46E8"/>
    <w:rsid w:val="001B5245"/>
    <w:rsid w:val="001C01D1"/>
    <w:rsid w:val="001C2FA6"/>
    <w:rsid w:val="001C334D"/>
    <w:rsid w:val="001C3E7E"/>
    <w:rsid w:val="001C49AF"/>
    <w:rsid w:val="001C4D7E"/>
    <w:rsid w:val="001C6875"/>
    <w:rsid w:val="001D1735"/>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3FBB"/>
    <w:rsid w:val="0020504E"/>
    <w:rsid w:val="002076BE"/>
    <w:rsid w:val="0021025C"/>
    <w:rsid w:val="00211673"/>
    <w:rsid w:val="00214A71"/>
    <w:rsid w:val="00215312"/>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80264"/>
    <w:rsid w:val="0038168C"/>
    <w:rsid w:val="003819E0"/>
    <w:rsid w:val="00382626"/>
    <w:rsid w:val="00382D45"/>
    <w:rsid w:val="00383517"/>
    <w:rsid w:val="0038456A"/>
    <w:rsid w:val="003848DC"/>
    <w:rsid w:val="00384D2A"/>
    <w:rsid w:val="00385141"/>
    <w:rsid w:val="00385830"/>
    <w:rsid w:val="00386C72"/>
    <w:rsid w:val="00387192"/>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286"/>
    <w:rsid w:val="00496503"/>
    <w:rsid w:val="0049738B"/>
    <w:rsid w:val="004A0245"/>
    <w:rsid w:val="004A0B7F"/>
    <w:rsid w:val="004A0EFD"/>
    <w:rsid w:val="004A1011"/>
    <w:rsid w:val="004A2C1B"/>
    <w:rsid w:val="004A3319"/>
    <w:rsid w:val="004A3922"/>
    <w:rsid w:val="004A3AD4"/>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85D"/>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D055A"/>
    <w:rsid w:val="005D08D3"/>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57F22"/>
    <w:rsid w:val="00660D33"/>
    <w:rsid w:val="00661FDB"/>
    <w:rsid w:val="00663781"/>
    <w:rsid w:val="006639D4"/>
    <w:rsid w:val="00664825"/>
    <w:rsid w:val="00664B50"/>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2D4"/>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2EA4"/>
    <w:rsid w:val="00703B3A"/>
    <w:rsid w:val="00705F2F"/>
    <w:rsid w:val="00706245"/>
    <w:rsid w:val="007065B2"/>
    <w:rsid w:val="0070695D"/>
    <w:rsid w:val="00706ACB"/>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12E6"/>
    <w:rsid w:val="00741D53"/>
    <w:rsid w:val="00744649"/>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448E"/>
    <w:rsid w:val="00776CFC"/>
    <w:rsid w:val="00780E00"/>
    <w:rsid w:val="0078172D"/>
    <w:rsid w:val="00781AF3"/>
    <w:rsid w:val="00782E44"/>
    <w:rsid w:val="00784E9B"/>
    <w:rsid w:val="007874B9"/>
    <w:rsid w:val="007876C2"/>
    <w:rsid w:val="007905E4"/>
    <w:rsid w:val="007911CB"/>
    <w:rsid w:val="00791FBB"/>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E5E"/>
    <w:rsid w:val="0080118E"/>
    <w:rsid w:val="00801FBB"/>
    <w:rsid w:val="008022F2"/>
    <w:rsid w:val="00803010"/>
    <w:rsid w:val="0080441E"/>
    <w:rsid w:val="00804B9E"/>
    <w:rsid w:val="00804C37"/>
    <w:rsid w:val="00804D5A"/>
    <w:rsid w:val="0080517F"/>
    <w:rsid w:val="00805F5E"/>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583"/>
    <w:rsid w:val="00877621"/>
    <w:rsid w:val="008805B2"/>
    <w:rsid w:val="00880915"/>
    <w:rsid w:val="008812CD"/>
    <w:rsid w:val="0088180E"/>
    <w:rsid w:val="00881FB6"/>
    <w:rsid w:val="00882883"/>
    <w:rsid w:val="00885FB1"/>
    <w:rsid w:val="00886B09"/>
    <w:rsid w:val="00886B58"/>
    <w:rsid w:val="00886ED6"/>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0CC"/>
    <w:rsid w:val="0093245C"/>
    <w:rsid w:val="00932523"/>
    <w:rsid w:val="0093314F"/>
    <w:rsid w:val="00933F1E"/>
    <w:rsid w:val="009341B1"/>
    <w:rsid w:val="009343A9"/>
    <w:rsid w:val="00934BD8"/>
    <w:rsid w:val="00935D4B"/>
    <w:rsid w:val="00936B3E"/>
    <w:rsid w:val="00936F4B"/>
    <w:rsid w:val="00940958"/>
    <w:rsid w:val="00940E6E"/>
    <w:rsid w:val="009427CA"/>
    <w:rsid w:val="00944275"/>
    <w:rsid w:val="00944983"/>
    <w:rsid w:val="0094567C"/>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97"/>
    <w:rsid w:val="009569D2"/>
    <w:rsid w:val="00957128"/>
    <w:rsid w:val="0096128F"/>
    <w:rsid w:val="00961308"/>
    <w:rsid w:val="00961FF2"/>
    <w:rsid w:val="0096213F"/>
    <w:rsid w:val="009628AF"/>
    <w:rsid w:val="0096320E"/>
    <w:rsid w:val="009641C1"/>
    <w:rsid w:val="00964578"/>
    <w:rsid w:val="00964FC4"/>
    <w:rsid w:val="00965358"/>
    <w:rsid w:val="0096554E"/>
    <w:rsid w:val="00970FDB"/>
    <w:rsid w:val="00971944"/>
    <w:rsid w:val="00971ADF"/>
    <w:rsid w:val="00971C38"/>
    <w:rsid w:val="009729E0"/>
    <w:rsid w:val="00973106"/>
    <w:rsid w:val="0097332F"/>
    <w:rsid w:val="009734E2"/>
    <w:rsid w:val="00973ED2"/>
    <w:rsid w:val="00974009"/>
    <w:rsid w:val="00974178"/>
    <w:rsid w:val="0097524F"/>
    <w:rsid w:val="009754AC"/>
    <w:rsid w:val="00976762"/>
    <w:rsid w:val="00982967"/>
    <w:rsid w:val="0098303C"/>
    <w:rsid w:val="00983CCC"/>
    <w:rsid w:val="0098455D"/>
    <w:rsid w:val="00984CFB"/>
    <w:rsid w:val="0098628A"/>
    <w:rsid w:val="00986EB4"/>
    <w:rsid w:val="00987316"/>
    <w:rsid w:val="00992B59"/>
    <w:rsid w:val="00993BA8"/>
    <w:rsid w:val="00993EB6"/>
    <w:rsid w:val="00994538"/>
    <w:rsid w:val="009957A0"/>
    <w:rsid w:val="009A05CA"/>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3957"/>
    <w:rsid w:val="009B4843"/>
    <w:rsid w:val="009B5043"/>
    <w:rsid w:val="009B6825"/>
    <w:rsid w:val="009B6A16"/>
    <w:rsid w:val="009B757B"/>
    <w:rsid w:val="009B7657"/>
    <w:rsid w:val="009C000E"/>
    <w:rsid w:val="009C0EB3"/>
    <w:rsid w:val="009C0ECA"/>
    <w:rsid w:val="009C1043"/>
    <w:rsid w:val="009C1696"/>
    <w:rsid w:val="009C1B9C"/>
    <w:rsid w:val="009C1C47"/>
    <w:rsid w:val="009C2A3B"/>
    <w:rsid w:val="009C2B92"/>
    <w:rsid w:val="009C507E"/>
    <w:rsid w:val="009C5261"/>
    <w:rsid w:val="009C5736"/>
    <w:rsid w:val="009C5835"/>
    <w:rsid w:val="009C60E2"/>
    <w:rsid w:val="009C7332"/>
    <w:rsid w:val="009D0034"/>
    <w:rsid w:val="009D0D00"/>
    <w:rsid w:val="009D181F"/>
    <w:rsid w:val="009D2FDE"/>
    <w:rsid w:val="009D316A"/>
    <w:rsid w:val="009D4D4F"/>
    <w:rsid w:val="009D5021"/>
    <w:rsid w:val="009D716E"/>
    <w:rsid w:val="009E01DA"/>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329A"/>
    <w:rsid w:val="00A23939"/>
    <w:rsid w:val="00A23CA3"/>
    <w:rsid w:val="00A24B69"/>
    <w:rsid w:val="00A2574A"/>
    <w:rsid w:val="00A26009"/>
    <w:rsid w:val="00A27104"/>
    <w:rsid w:val="00A278A9"/>
    <w:rsid w:val="00A27994"/>
    <w:rsid w:val="00A27A5F"/>
    <w:rsid w:val="00A3018C"/>
    <w:rsid w:val="00A31F7F"/>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0671"/>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2C6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FA9"/>
    <w:rsid w:val="00BA1882"/>
    <w:rsid w:val="00BA29B6"/>
    <w:rsid w:val="00BA403D"/>
    <w:rsid w:val="00BA40B0"/>
    <w:rsid w:val="00BA72DE"/>
    <w:rsid w:val="00BA7501"/>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29A"/>
    <w:rsid w:val="00C476B7"/>
    <w:rsid w:val="00C52ADD"/>
    <w:rsid w:val="00C53060"/>
    <w:rsid w:val="00C54D1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07E"/>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2924"/>
    <w:rsid w:val="00CF3A1C"/>
    <w:rsid w:val="00CF4EAF"/>
    <w:rsid w:val="00CF5A89"/>
    <w:rsid w:val="00CF6E25"/>
    <w:rsid w:val="00CF6F7E"/>
    <w:rsid w:val="00CF6FC8"/>
    <w:rsid w:val="00CF7A50"/>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21C"/>
    <w:rsid w:val="00D338DC"/>
    <w:rsid w:val="00D34324"/>
    <w:rsid w:val="00D35C20"/>
    <w:rsid w:val="00D37BD9"/>
    <w:rsid w:val="00D37FDA"/>
    <w:rsid w:val="00D400DE"/>
    <w:rsid w:val="00D41BC7"/>
    <w:rsid w:val="00D4274B"/>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7D8F"/>
    <w:rsid w:val="00DE17F3"/>
    <w:rsid w:val="00DE2ADF"/>
    <w:rsid w:val="00DE2B05"/>
    <w:rsid w:val="00DE3EED"/>
    <w:rsid w:val="00DE3F8E"/>
    <w:rsid w:val="00DE5050"/>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2394"/>
    <w:rsid w:val="00ED37D1"/>
    <w:rsid w:val="00ED3ABD"/>
    <w:rsid w:val="00ED3B68"/>
    <w:rsid w:val="00ED3B69"/>
    <w:rsid w:val="00ED3EF1"/>
    <w:rsid w:val="00ED45E1"/>
    <w:rsid w:val="00ED4619"/>
    <w:rsid w:val="00ED6168"/>
    <w:rsid w:val="00ED7ACD"/>
    <w:rsid w:val="00ED7F4A"/>
    <w:rsid w:val="00EE1909"/>
    <w:rsid w:val="00EE1C11"/>
    <w:rsid w:val="00EE3532"/>
    <w:rsid w:val="00EE3BC8"/>
    <w:rsid w:val="00EE5CD0"/>
    <w:rsid w:val="00EE5F0C"/>
    <w:rsid w:val="00EE6396"/>
    <w:rsid w:val="00EE696C"/>
    <w:rsid w:val="00EE7523"/>
    <w:rsid w:val="00EE7C69"/>
    <w:rsid w:val="00EF150A"/>
    <w:rsid w:val="00EF1D57"/>
    <w:rsid w:val="00EF2D70"/>
    <w:rsid w:val="00EF476F"/>
    <w:rsid w:val="00EF497E"/>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27AC1"/>
    <w:rsid w:val="00F3031F"/>
    <w:rsid w:val="00F32035"/>
    <w:rsid w:val="00F32D6E"/>
    <w:rsid w:val="00F33130"/>
    <w:rsid w:val="00F336F4"/>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88FA5"/>
  <w15:docId w15:val="{5FDB92C0-9D1A-4BFF-9517-A1FC38CE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nivers for BP Light" w:eastAsia="Times New Roman" w:hAnsi="Univers for BP Light"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lang w:val="fr-FR"/>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lang w:val="en-GB"/>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lang w:val="en-GB"/>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lang w:val="en-GB"/>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lang w:val="en-GB"/>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lang w:val="en-GB"/>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lang w:val="en-GB"/>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lang w:val="en-GB"/>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basedOn w:val="Policepardfaut"/>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lang w:val="en-GB"/>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lang w:val="en-GB"/>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lang w:val="en-GB"/>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lang w:val="en-GB"/>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lang w:val="en-GB"/>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u w:val="single"/>
      <w:lang w:val="en-GB"/>
    </w:rPr>
  </w:style>
  <w:style w:type="paragraph" w:styleId="Objetducommentaire">
    <w:name w:val="annotation subject"/>
    <w:basedOn w:val="Commentaire"/>
    <w:next w:val="Commentaire"/>
    <w:semiHidden/>
    <w:rsid w:val="00552578"/>
    <w:rPr>
      <w:b/>
      <w:bCs/>
    </w:rPr>
  </w:style>
  <w:style w:type="character" w:customStyle="1" w:styleId="Titre7Car">
    <w:name w:val="Titre 7 Car"/>
    <w:basedOn w:val="Policepardfaut"/>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lang w:val="en-GB"/>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basedOn w:val="Policepardfaut"/>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basedOn w:val="Policepardfaut"/>
    <w:link w:val="Pieddepage"/>
    <w:rsid w:val="00F94818"/>
    <w:rPr>
      <w:rFonts w:ascii="Univers 45 Light" w:hAnsi="Univers 45 Light"/>
      <w:sz w:val="18"/>
    </w:rPr>
  </w:style>
  <w:style w:type="paragraph" w:styleId="Rvision">
    <w:name w:val="Revision"/>
    <w:hidden/>
    <w:uiPriority w:val="99"/>
    <w:semiHidden/>
    <w:rsid w:val="00D302C3"/>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basedOn w:val="Policepardfaut"/>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uiPriority w:val="34"/>
    <w:qFormat/>
    <w:rsid w:val="004A1011"/>
    <w:pPr>
      <w:ind w:left="720"/>
      <w:contextualSpacing/>
    </w:pPr>
  </w:style>
  <w:style w:type="character" w:styleId="Textedelespacerserv">
    <w:name w:val="Placeholder Text"/>
    <w:basedOn w:val="Policepardfau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cstheme="minorBidi"/>
      <w:sz w:val="20"/>
      <w:szCs w:val="20"/>
    </w:rPr>
  </w:style>
  <w:style w:type="character" w:customStyle="1" w:styleId="CorpsdetexteCar">
    <w:name w:val="Corps de texte Car"/>
    <w:basedOn w:val="Policepardfaut"/>
    <w:link w:val="Corpsdetexte"/>
    <w:uiPriority w:val="1"/>
    <w:rsid w:val="00C42472"/>
    <w:rPr>
      <w:rFonts w:ascii="Arial" w:eastAsia="Arial" w:hAnsi="Arial" w:cstheme="minorBidi"/>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basedOn w:val="Policepardfaut"/>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basedOn w:val="Policepardfaut"/>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basedOn w:val="Policepardfaut"/>
    <w:uiPriority w:val="22"/>
    <w:qFormat/>
    <w:rsid w:val="003A4B71"/>
    <w:rPr>
      <w:b/>
      <w:bCs/>
    </w:rPr>
  </w:style>
  <w:style w:type="character" w:customStyle="1" w:styleId="Mentionnonrsolue1">
    <w:name w:val="Mention non résolue1"/>
    <w:basedOn w:val="Policepardfaut"/>
    <w:uiPriority w:val="99"/>
    <w:semiHidden/>
    <w:unhideWhenUsed/>
    <w:rsid w:val="00F27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13225089">
      <w:bodyDiv w:val="1"/>
      <w:marLeft w:val="0"/>
      <w:marRight w:val="0"/>
      <w:marTop w:val="0"/>
      <w:marBottom w:val="0"/>
      <w:divBdr>
        <w:top w:val="none" w:sz="0" w:space="0" w:color="auto"/>
        <w:left w:val="none" w:sz="0" w:space="0" w:color="auto"/>
        <w:bottom w:val="none" w:sz="0" w:space="0" w:color="auto"/>
        <w:right w:val="none" w:sz="0" w:space="0" w:color="auto"/>
      </w:divBdr>
      <w:divsChild>
        <w:div w:id="1469274566">
          <w:marLeft w:val="0"/>
          <w:marRight w:val="0"/>
          <w:marTop w:val="0"/>
          <w:marBottom w:val="0"/>
          <w:divBdr>
            <w:top w:val="none" w:sz="0" w:space="0" w:color="auto"/>
            <w:left w:val="none" w:sz="0" w:space="0" w:color="auto"/>
            <w:bottom w:val="none" w:sz="0" w:space="0" w:color="auto"/>
            <w:right w:val="none" w:sz="0" w:space="0" w:color="auto"/>
          </w:divBdr>
        </w:div>
        <w:div w:id="941759907">
          <w:marLeft w:val="0"/>
          <w:marRight w:val="0"/>
          <w:marTop w:val="0"/>
          <w:marBottom w:val="0"/>
          <w:divBdr>
            <w:top w:val="none" w:sz="0" w:space="0" w:color="auto"/>
            <w:left w:val="none" w:sz="0" w:space="0" w:color="auto"/>
            <w:bottom w:val="none" w:sz="0" w:space="0" w:color="auto"/>
            <w:right w:val="none" w:sz="0" w:space="0" w:color="auto"/>
          </w:divBdr>
        </w:div>
        <w:div w:id="1541673001">
          <w:marLeft w:val="0"/>
          <w:marRight w:val="0"/>
          <w:marTop w:val="0"/>
          <w:marBottom w:val="0"/>
          <w:divBdr>
            <w:top w:val="none" w:sz="0" w:space="0" w:color="auto"/>
            <w:left w:val="none" w:sz="0" w:space="0" w:color="auto"/>
            <w:bottom w:val="none" w:sz="0" w:space="0" w:color="auto"/>
            <w:right w:val="none" w:sz="0" w:space="0" w:color="auto"/>
          </w:divBdr>
        </w:div>
        <w:div w:id="598762146">
          <w:marLeft w:val="0"/>
          <w:marRight w:val="0"/>
          <w:marTop w:val="0"/>
          <w:marBottom w:val="0"/>
          <w:divBdr>
            <w:top w:val="none" w:sz="0" w:space="0" w:color="auto"/>
            <w:left w:val="none" w:sz="0" w:space="0" w:color="auto"/>
            <w:bottom w:val="none" w:sz="0" w:space="0" w:color="auto"/>
            <w:right w:val="none" w:sz="0" w:space="0" w:color="auto"/>
          </w:divBdr>
        </w:div>
        <w:div w:id="1947493747">
          <w:marLeft w:val="0"/>
          <w:marRight w:val="0"/>
          <w:marTop w:val="0"/>
          <w:marBottom w:val="0"/>
          <w:divBdr>
            <w:top w:val="none" w:sz="0" w:space="0" w:color="auto"/>
            <w:left w:val="none" w:sz="0" w:space="0" w:color="auto"/>
            <w:bottom w:val="none" w:sz="0" w:space="0" w:color="auto"/>
            <w:right w:val="none" w:sz="0" w:space="0" w:color="auto"/>
          </w:divBdr>
        </w:div>
        <w:div w:id="144779903">
          <w:marLeft w:val="0"/>
          <w:marRight w:val="0"/>
          <w:marTop w:val="0"/>
          <w:marBottom w:val="0"/>
          <w:divBdr>
            <w:top w:val="none" w:sz="0" w:space="0" w:color="auto"/>
            <w:left w:val="none" w:sz="0" w:space="0" w:color="auto"/>
            <w:bottom w:val="none" w:sz="0" w:space="0" w:color="auto"/>
            <w:right w:val="none" w:sz="0" w:space="0" w:color="auto"/>
          </w:divBdr>
        </w:div>
        <w:div w:id="1678842254">
          <w:marLeft w:val="0"/>
          <w:marRight w:val="0"/>
          <w:marTop w:val="0"/>
          <w:marBottom w:val="0"/>
          <w:divBdr>
            <w:top w:val="none" w:sz="0" w:space="0" w:color="auto"/>
            <w:left w:val="none" w:sz="0" w:space="0" w:color="auto"/>
            <w:bottom w:val="none" w:sz="0" w:space="0" w:color="auto"/>
            <w:right w:val="none" w:sz="0" w:space="0" w:color="auto"/>
          </w:divBdr>
        </w:div>
        <w:div w:id="1916428404">
          <w:marLeft w:val="0"/>
          <w:marRight w:val="0"/>
          <w:marTop w:val="0"/>
          <w:marBottom w:val="0"/>
          <w:divBdr>
            <w:top w:val="none" w:sz="0" w:space="0" w:color="auto"/>
            <w:left w:val="none" w:sz="0" w:space="0" w:color="auto"/>
            <w:bottom w:val="none" w:sz="0" w:space="0" w:color="auto"/>
            <w:right w:val="none" w:sz="0" w:space="0" w:color="auto"/>
          </w:divBdr>
        </w:div>
        <w:div w:id="1699772803">
          <w:marLeft w:val="0"/>
          <w:marRight w:val="0"/>
          <w:marTop w:val="0"/>
          <w:marBottom w:val="0"/>
          <w:divBdr>
            <w:top w:val="none" w:sz="0" w:space="0" w:color="auto"/>
            <w:left w:val="none" w:sz="0" w:space="0" w:color="auto"/>
            <w:bottom w:val="none" w:sz="0" w:space="0" w:color="auto"/>
            <w:right w:val="none" w:sz="0" w:space="0" w:color="auto"/>
          </w:divBdr>
        </w:div>
      </w:divsChild>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53127095">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nil.fr/fr/cookies-solutions-pour-les-outils-de-mesure-daudience"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A83A6-D29A-4E00-83AB-FBBAACE8D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910</Words>
  <Characters>5009</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5908</CharactersWithSpaces>
  <SharedDoc>false</SharedDoc>
  <HLinks>
    <vt:vector size="288" baseType="variant">
      <vt:variant>
        <vt:i4>786448</vt:i4>
      </vt:variant>
      <vt:variant>
        <vt:i4>342</vt:i4>
      </vt:variant>
      <vt:variant>
        <vt:i4>0</vt:i4>
      </vt:variant>
      <vt:variant>
        <vt:i4>5</vt:i4>
      </vt:variant>
      <vt:variant>
        <vt:lpwstr>http://etplib.bpweb.bp.com/login/IntegratedLogin.jsp?docNumber=GN%2000-991&amp;docType=gn</vt:lpwstr>
      </vt:variant>
      <vt:variant>
        <vt:lpwstr/>
      </vt:variant>
      <vt:variant>
        <vt:i4>1900602</vt:i4>
      </vt:variant>
      <vt:variant>
        <vt:i4>293</vt:i4>
      </vt:variant>
      <vt:variant>
        <vt:i4>0</vt:i4>
      </vt:variant>
      <vt:variant>
        <vt:i4>5</vt:i4>
      </vt:variant>
      <vt:variant>
        <vt:lpwstr/>
      </vt:variant>
      <vt:variant>
        <vt:lpwstr>_Toc298849428</vt:lpwstr>
      </vt:variant>
      <vt:variant>
        <vt:i4>1900602</vt:i4>
      </vt:variant>
      <vt:variant>
        <vt:i4>287</vt:i4>
      </vt:variant>
      <vt:variant>
        <vt:i4>0</vt:i4>
      </vt:variant>
      <vt:variant>
        <vt:i4>5</vt:i4>
      </vt:variant>
      <vt:variant>
        <vt:lpwstr/>
      </vt:variant>
      <vt:variant>
        <vt:lpwstr>_Toc298849427</vt:lpwstr>
      </vt:variant>
      <vt:variant>
        <vt:i4>1900602</vt:i4>
      </vt:variant>
      <vt:variant>
        <vt:i4>281</vt:i4>
      </vt:variant>
      <vt:variant>
        <vt:i4>0</vt:i4>
      </vt:variant>
      <vt:variant>
        <vt:i4>5</vt:i4>
      </vt:variant>
      <vt:variant>
        <vt:lpwstr/>
      </vt:variant>
      <vt:variant>
        <vt:lpwstr>_Toc298849426</vt:lpwstr>
      </vt:variant>
      <vt:variant>
        <vt:i4>1900602</vt:i4>
      </vt:variant>
      <vt:variant>
        <vt:i4>275</vt:i4>
      </vt:variant>
      <vt:variant>
        <vt:i4>0</vt:i4>
      </vt:variant>
      <vt:variant>
        <vt:i4>5</vt:i4>
      </vt:variant>
      <vt:variant>
        <vt:lpwstr/>
      </vt:variant>
      <vt:variant>
        <vt:lpwstr>_Toc298849425</vt:lpwstr>
      </vt:variant>
      <vt:variant>
        <vt:i4>1900602</vt:i4>
      </vt:variant>
      <vt:variant>
        <vt:i4>266</vt:i4>
      </vt:variant>
      <vt:variant>
        <vt:i4>0</vt:i4>
      </vt:variant>
      <vt:variant>
        <vt:i4>5</vt:i4>
      </vt:variant>
      <vt:variant>
        <vt:lpwstr/>
      </vt:variant>
      <vt:variant>
        <vt:lpwstr>_Toc298849424</vt:lpwstr>
      </vt:variant>
      <vt:variant>
        <vt:i4>1900602</vt:i4>
      </vt:variant>
      <vt:variant>
        <vt:i4>260</vt:i4>
      </vt:variant>
      <vt:variant>
        <vt:i4>0</vt:i4>
      </vt:variant>
      <vt:variant>
        <vt:i4>5</vt:i4>
      </vt:variant>
      <vt:variant>
        <vt:lpwstr/>
      </vt:variant>
      <vt:variant>
        <vt:lpwstr>_Toc298849423</vt:lpwstr>
      </vt:variant>
      <vt:variant>
        <vt:i4>1900602</vt:i4>
      </vt:variant>
      <vt:variant>
        <vt:i4>254</vt:i4>
      </vt:variant>
      <vt:variant>
        <vt:i4>0</vt:i4>
      </vt:variant>
      <vt:variant>
        <vt:i4>5</vt:i4>
      </vt:variant>
      <vt:variant>
        <vt:lpwstr/>
      </vt:variant>
      <vt:variant>
        <vt:lpwstr>_Toc298849422</vt:lpwstr>
      </vt:variant>
      <vt:variant>
        <vt:i4>1900602</vt:i4>
      </vt:variant>
      <vt:variant>
        <vt:i4>248</vt:i4>
      </vt:variant>
      <vt:variant>
        <vt:i4>0</vt:i4>
      </vt:variant>
      <vt:variant>
        <vt:i4>5</vt:i4>
      </vt:variant>
      <vt:variant>
        <vt:lpwstr/>
      </vt:variant>
      <vt:variant>
        <vt:lpwstr>_Toc298849421</vt:lpwstr>
      </vt:variant>
      <vt:variant>
        <vt:i4>1900602</vt:i4>
      </vt:variant>
      <vt:variant>
        <vt:i4>242</vt:i4>
      </vt:variant>
      <vt:variant>
        <vt:i4>0</vt:i4>
      </vt:variant>
      <vt:variant>
        <vt:i4>5</vt:i4>
      </vt:variant>
      <vt:variant>
        <vt:lpwstr/>
      </vt:variant>
      <vt:variant>
        <vt:lpwstr>_Toc298849420</vt:lpwstr>
      </vt:variant>
      <vt:variant>
        <vt:i4>1966138</vt:i4>
      </vt:variant>
      <vt:variant>
        <vt:i4>233</vt:i4>
      </vt:variant>
      <vt:variant>
        <vt:i4>0</vt:i4>
      </vt:variant>
      <vt:variant>
        <vt:i4>5</vt:i4>
      </vt:variant>
      <vt:variant>
        <vt:lpwstr/>
      </vt:variant>
      <vt:variant>
        <vt:lpwstr>_Toc298849419</vt:lpwstr>
      </vt:variant>
      <vt:variant>
        <vt:i4>1966138</vt:i4>
      </vt:variant>
      <vt:variant>
        <vt:i4>227</vt:i4>
      </vt:variant>
      <vt:variant>
        <vt:i4>0</vt:i4>
      </vt:variant>
      <vt:variant>
        <vt:i4>5</vt:i4>
      </vt:variant>
      <vt:variant>
        <vt:lpwstr/>
      </vt:variant>
      <vt:variant>
        <vt:lpwstr>_Toc298849418</vt:lpwstr>
      </vt:variant>
      <vt:variant>
        <vt:i4>1966138</vt:i4>
      </vt:variant>
      <vt:variant>
        <vt:i4>221</vt:i4>
      </vt:variant>
      <vt:variant>
        <vt:i4>0</vt:i4>
      </vt:variant>
      <vt:variant>
        <vt:i4>5</vt:i4>
      </vt:variant>
      <vt:variant>
        <vt:lpwstr/>
      </vt:variant>
      <vt:variant>
        <vt:lpwstr>_Toc298849417</vt:lpwstr>
      </vt:variant>
      <vt:variant>
        <vt:i4>1966138</vt:i4>
      </vt:variant>
      <vt:variant>
        <vt:i4>215</vt:i4>
      </vt:variant>
      <vt:variant>
        <vt:i4>0</vt:i4>
      </vt:variant>
      <vt:variant>
        <vt:i4>5</vt:i4>
      </vt:variant>
      <vt:variant>
        <vt:lpwstr/>
      </vt:variant>
      <vt:variant>
        <vt:lpwstr>_Toc298849416</vt:lpwstr>
      </vt:variant>
      <vt:variant>
        <vt:i4>1966138</vt:i4>
      </vt:variant>
      <vt:variant>
        <vt:i4>209</vt:i4>
      </vt:variant>
      <vt:variant>
        <vt:i4>0</vt:i4>
      </vt:variant>
      <vt:variant>
        <vt:i4>5</vt:i4>
      </vt:variant>
      <vt:variant>
        <vt:lpwstr/>
      </vt:variant>
      <vt:variant>
        <vt:lpwstr>_Toc298849415</vt:lpwstr>
      </vt:variant>
      <vt:variant>
        <vt:i4>1966138</vt:i4>
      </vt:variant>
      <vt:variant>
        <vt:i4>203</vt:i4>
      </vt:variant>
      <vt:variant>
        <vt:i4>0</vt:i4>
      </vt:variant>
      <vt:variant>
        <vt:i4>5</vt:i4>
      </vt:variant>
      <vt:variant>
        <vt:lpwstr/>
      </vt:variant>
      <vt:variant>
        <vt:lpwstr>_Toc298849414</vt:lpwstr>
      </vt:variant>
      <vt:variant>
        <vt:i4>1966138</vt:i4>
      </vt:variant>
      <vt:variant>
        <vt:i4>197</vt:i4>
      </vt:variant>
      <vt:variant>
        <vt:i4>0</vt:i4>
      </vt:variant>
      <vt:variant>
        <vt:i4>5</vt:i4>
      </vt:variant>
      <vt:variant>
        <vt:lpwstr/>
      </vt:variant>
      <vt:variant>
        <vt:lpwstr>_Toc298849413</vt:lpwstr>
      </vt:variant>
      <vt:variant>
        <vt:i4>1966138</vt:i4>
      </vt:variant>
      <vt:variant>
        <vt:i4>191</vt:i4>
      </vt:variant>
      <vt:variant>
        <vt:i4>0</vt:i4>
      </vt:variant>
      <vt:variant>
        <vt:i4>5</vt:i4>
      </vt:variant>
      <vt:variant>
        <vt:lpwstr/>
      </vt:variant>
      <vt:variant>
        <vt:lpwstr>_Toc298849412</vt:lpwstr>
      </vt:variant>
      <vt:variant>
        <vt:i4>1966138</vt:i4>
      </vt:variant>
      <vt:variant>
        <vt:i4>185</vt:i4>
      </vt:variant>
      <vt:variant>
        <vt:i4>0</vt:i4>
      </vt:variant>
      <vt:variant>
        <vt:i4>5</vt:i4>
      </vt:variant>
      <vt:variant>
        <vt:lpwstr/>
      </vt:variant>
      <vt:variant>
        <vt:lpwstr>_Toc298849411</vt:lpwstr>
      </vt:variant>
      <vt:variant>
        <vt:i4>1966138</vt:i4>
      </vt:variant>
      <vt:variant>
        <vt:i4>179</vt:i4>
      </vt:variant>
      <vt:variant>
        <vt:i4>0</vt:i4>
      </vt:variant>
      <vt:variant>
        <vt:i4>5</vt:i4>
      </vt:variant>
      <vt:variant>
        <vt:lpwstr/>
      </vt:variant>
      <vt:variant>
        <vt:lpwstr>_Toc298849410</vt:lpwstr>
      </vt:variant>
      <vt:variant>
        <vt:i4>2031674</vt:i4>
      </vt:variant>
      <vt:variant>
        <vt:i4>173</vt:i4>
      </vt:variant>
      <vt:variant>
        <vt:i4>0</vt:i4>
      </vt:variant>
      <vt:variant>
        <vt:i4>5</vt:i4>
      </vt:variant>
      <vt:variant>
        <vt:lpwstr/>
      </vt:variant>
      <vt:variant>
        <vt:lpwstr>_Toc298849409</vt:lpwstr>
      </vt:variant>
      <vt:variant>
        <vt:i4>2031674</vt:i4>
      </vt:variant>
      <vt:variant>
        <vt:i4>167</vt:i4>
      </vt:variant>
      <vt:variant>
        <vt:i4>0</vt:i4>
      </vt:variant>
      <vt:variant>
        <vt:i4>5</vt:i4>
      </vt:variant>
      <vt:variant>
        <vt:lpwstr/>
      </vt:variant>
      <vt:variant>
        <vt:lpwstr>_Toc298849408</vt:lpwstr>
      </vt:variant>
      <vt:variant>
        <vt:i4>2031674</vt:i4>
      </vt:variant>
      <vt:variant>
        <vt:i4>161</vt:i4>
      </vt:variant>
      <vt:variant>
        <vt:i4>0</vt:i4>
      </vt:variant>
      <vt:variant>
        <vt:i4>5</vt:i4>
      </vt:variant>
      <vt:variant>
        <vt:lpwstr/>
      </vt:variant>
      <vt:variant>
        <vt:lpwstr>_Toc298849407</vt:lpwstr>
      </vt:variant>
      <vt:variant>
        <vt:i4>2031674</vt:i4>
      </vt:variant>
      <vt:variant>
        <vt:i4>155</vt:i4>
      </vt:variant>
      <vt:variant>
        <vt:i4>0</vt:i4>
      </vt:variant>
      <vt:variant>
        <vt:i4>5</vt:i4>
      </vt:variant>
      <vt:variant>
        <vt:lpwstr/>
      </vt:variant>
      <vt:variant>
        <vt:lpwstr>_Toc298849406</vt:lpwstr>
      </vt:variant>
      <vt:variant>
        <vt:i4>2031674</vt:i4>
      </vt:variant>
      <vt:variant>
        <vt:i4>149</vt:i4>
      </vt:variant>
      <vt:variant>
        <vt:i4>0</vt:i4>
      </vt:variant>
      <vt:variant>
        <vt:i4>5</vt:i4>
      </vt:variant>
      <vt:variant>
        <vt:lpwstr/>
      </vt:variant>
      <vt:variant>
        <vt:lpwstr>_Toc298849405</vt:lpwstr>
      </vt:variant>
      <vt:variant>
        <vt:i4>2031674</vt:i4>
      </vt:variant>
      <vt:variant>
        <vt:i4>143</vt:i4>
      </vt:variant>
      <vt:variant>
        <vt:i4>0</vt:i4>
      </vt:variant>
      <vt:variant>
        <vt:i4>5</vt:i4>
      </vt:variant>
      <vt:variant>
        <vt:lpwstr/>
      </vt:variant>
      <vt:variant>
        <vt:lpwstr>_Toc298849404</vt:lpwstr>
      </vt:variant>
      <vt:variant>
        <vt:i4>2031674</vt:i4>
      </vt:variant>
      <vt:variant>
        <vt:i4>137</vt:i4>
      </vt:variant>
      <vt:variant>
        <vt:i4>0</vt:i4>
      </vt:variant>
      <vt:variant>
        <vt:i4>5</vt:i4>
      </vt:variant>
      <vt:variant>
        <vt:lpwstr/>
      </vt:variant>
      <vt:variant>
        <vt:lpwstr>_Toc298849403</vt:lpwstr>
      </vt:variant>
      <vt:variant>
        <vt:i4>2031674</vt:i4>
      </vt:variant>
      <vt:variant>
        <vt:i4>131</vt:i4>
      </vt:variant>
      <vt:variant>
        <vt:i4>0</vt:i4>
      </vt:variant>
      <vt:variant>
        <vt:i4>5</vt:i4>
      </vt:variant>
      <vt:variant>
        <vt:lpwstr/>
      </vt:variant>
      <vt:variant>
        <vt:lpwstr>_Toc298849402</vt:lpwstr>
      </vt:variant>
      <vt:variant>
        <vt:i4>2031674</vt:i4>
      </vt:variant>
      <vt:variant>
        <vt:i4>125</vt:i4>
      </vt:variant>
      <vt:variant>
        <vt:i4>0</vt:i4>
      </vt:variant>
      <vt:variant>
        <vt:i4>5</vt:i4>
      </vt:variant>
      <vt:variant>
        <vt:lpwstr/>
      </vt:variant>
      <vt:variant>
        <vt:lpwstr>_Toc298849401</vt:lpwstr>
      </vt:variant>
      <vt:variant>
        <vt:i4>2031674</vt:i4>
      </vt:variant>
      <vt:variant>
        <vt:i4>119</vt:i4>
      </vt:variant>
      <vt:variant>
        <vt:i4>0</vt:i4>
      </vt:variant>
      <vt:variant>
        <vt:i4>5</vt:i4>
      </vt:variant>
      <vt:variant>
        <vt:lpwstr/>
      </vt:variant>
      <vt:variant>
        <vt:lpwstr>_Toc298849400</vt:lpwstr>
      </vt:variant>
      <vt:variant>
        <vt:i4>1441853</vt:i4>
      </vt:variant>
      <vt:variant>
        <vt:i4>113</vt:i4>
      </vt:variant>
      <vt:variant>
        <vt:i4>0</vt:i4>
      </vt:variant>
      <vt:variant>
        <vt:i4>5</vt:i4>
      </vt:variant>
      <vt:variant>
        <vt:lpwstr/>
      </vt:variant>
      <vt:variant>
        <vt:lpwstr>_Toc298849399</vt:lpwstr>
      </vt:variant>
      <vt:variant>
        <vt:i4>1441853</vt:i4>
      </vt:variant>
      <vt:variant>
        <vt:i4>107</vt:i4>
      </vt:variant>
      <vt:variant>
        <vt:i4>0</vt:i4>
      </vt:variant>
      <vt:variant>
        <vt:i4>5</vt:i4>
      </vt:variant>
      <vt:variant>
        <vt:lpwstr/>
      </vt:variant>
      <vt:variant>
        <vt:lpwstr>_Toc298849398</vt:lpwstr>
      </vt:variant>
      <vt:variant>
        <vt:i4>1441853</vt:i4>
      </vt:variant>
      <vt:variant>
        <vt:i4>101</vt:i4>
      </vt:variant>
      <vt:variant>
        <vt:i4>0</vt:i4>
      </vt:variant>
      <vt:variant>
        <vt:i4>5</vt:i4>
      </vt:variant>
      <vt:variant>
        <vt:lpwstr/>
      </vt:variant>
      <vt:variant>
        <vt:lpwstr>_Toc298849397</vt:lpwstr>
      </vt:variant>
      <vt:variant>
        <vt:i4>1441853</vt:i4>
      </vt:variant>
      <vt:variant>
        <vt:i4>95</vt:i4>
      </vt:variant>
      <vt:variant>
        <vt:i4>0</vt:i4>
      </vt:variant>
      <vt:variant>
        <vt:i4>5</vt:i4>
      </vt:variant>
      <vt:variant>
        <vt:lpwstr/>
      </vt:variant>
      <vt:variant>
        <vt:lpwstr>_Toc298849396</vt:lpwstr>
      </vt:variant>
      <vt:variant>
        <vt:i4>1441853</vt:i4>
      </vt:variant>
      <vt:variant>
        <vt:i4>89</vt:i4>
      </vt:variant>
      <vt:variant>
        <vt:i4>0</vt:i4>
      </vt:variant>
      <vt:variant>
        <vt:i4>5</vt:i4>
      </vt:variant>
      <vt:variant>
        <vt:lpwstr/>
      </vt:variant>
      <vt:variant>
        <vt:lpwstr>_Toc298849395</vt:lpwstr>
      </vt:variant>
      <vt:variant>
        <vt:i4>1441853</vt:i4>
      </vt:variant>
      <vt:variant>
        <vt:i4>83</vt:i4>
      </vt:variant>
      <vt:variant>
        <vt:i4>0</vt:i4>
      </vt:variant>
      <vt:variant>
        <vt:i4>5</vt:i4>
      </vt:variant>
      <vt:variant>
        <vt:lpwstr/>
      </vt:variant>
      <vt:variant>
        <vt:lpwstr>_Toc298849394</vt:lpwstr>
      </vt:variant>
      <vt:variant>
        <vt:i4>1441853</vt:i4>
      </vt:variant>
      <vt:variant>
        <vt:i4>77</vt:i4>
      </vt:variant>
      <vt:variant>
        <vt:i4>0</vt:i4>
      </vt:variant>
      <vt:variant>
        <vt:i4>5</vt:i4>
      </vt:variant>
      <vt:variant>
        <vt:lpwstr/>
      </vt:variant>
      <vt:variant>
        <vt:lpwstr>_Toc298849393</vt:lpwstr>
      </vt:variant>
      <vt:variant>
        <vt:i4>1441853</vt:i4>
      </vt:variant>
      <vt:variant>
        <vt:i4>71</vt:i4>
      </vt:variant>
      <vt:variant>
        <vt:i4>0</vt:i4>
      </vt:variant>
      <vt:variant>
        <vt:i4>5</vt:i4>
      </vt:variant>
      <vt:variant>
        <vt:lpwstr/>
      </vt:variant>
      <vt:variant>
        <vt:lpwstr>_Toc298849392</vt:lpwstr>
      </vt:variant>
      <vt:variant>
        <vt:i4>1441853</vt:i4>
      </vt:variant>
      <vt:variant>
        <vt:i4>65</vt:i4>
      </vt:variant>
      <vt:variant>
        <vt:i4>0</vt:i4>
      </vt:variant>
      <vt:variant>
        <vt:i4>5</vt:i4>
      </vt:variant>
      <vt:variant>
        <vt:lpwstr/>
      </vt:variant>
      <vt:variant>
        <vt:lpwstr>_Toc298849391</vt:lpwstr>
      </vt:variant>
      <vt:variant>
        <vt:i4>1441853</vt:i4>
      </vt:variant>
      <vt:variant>
        <vt:i4>59</vt:i4>
      </vt:variant>
      <vt:variant>
        <vt:i4>0</vt:i4>
      </vt:variant>
      <vt:variant>
        <vt:i4>5</vt:i4>
      </vt:variant>
      <vt:variant>
        <vt:lpwstr/>
      </vt:variant>
      <vt:variant>
        <vt:lpwstr>_Toc298849390</vt:lpwstr>
      </vt:variant>
      <vt:variant>
        <vt:i4>1507389</vt:i4>
      </vt:variant>
      <vt:variant>
        <vt:i4>53</vt:i4>
      </vt:variant>
      <vt:variant>
        <vt:i4>0</vt:i4>
      </vt:variant>
      <vt:variant>
        <vt:i4>5</vt:i4>
      </vt:variant>
      <vt:variant>
        <vt:lpwstr/>
      </vt:variant>
      <vt:variant>
        <vt:lpwstr>_Toc298849389</vt:lpwstr>
      </vt:variant>
      <vt:variant>
        <vt:i4>1507389</vt:i4>
      </vt:variant>
      <vt:variant>
        <vt:i4>47</vt:i4>
      </vt:variant>
      <vt:variant>
        <vt:i4>0</vt:i4>
      </vt:variant>
      <vt:variant>
        <vt:i4>5</vt:i4>
      </vt:variant>
      <vt:variant>
        <vt:lpwstr/>
      </vt:variant>
      <vt:variant>
        <vt:lpwstr>_Toc298849388</vt:lpwstr>
      </vt:variant>
      <vt:variant>
        <vt:i4>1507389</vt:i4>
      </vt:variant>
      <vt:variant>
        <vt:i4>41</vt:i4>
      </vt:variant>
      <vt:variant>
        <vt:i4>0</vt:i4>
      </vt:variant>
      <vt:variant>
        <vt:i4>5</vt:i4>
      </vt:variant>
      <vt:variant>
        <vt:lpwstr/>
      </vt:variant>
      <vt:variant>
        <vt:lpwstr>_Toc298849387</vt:lpwstr>
      </vt:variant>
      <vt:variant>
        <vt:i4>1507389</vt:i4>
      </vt:variant>
      <vt:variant>
        <vt:i4>35</vt:i4>
      </vt:variant>
      <vt:variant>
        <vt:i4>0</vt:i4>
      </vt:variant>
      <vt:variant>
        <vt:i4>5</vt:i4>
      </vt:variant>
      <vt:variant>
        <vt:lpwstr/>
      </vt:variant>
      <vt:variant>
        <vt:lpwstr>_Toc298849386</vt:lpwstr>
      </vt:variant>
      <vt:variant>
        <vt:i4>1507389</vt:i4>
      </vt:variant>
      <vt:variant>
        <vt:i4>29</vt:i4>
      </vt:variant>
      <vt:variant>
        <vt:i4>0</vt:i4>
      </vt:variant>
      <vt:variant>
        <vt:i4>5</vt:i4>
      </vt:variant>
      <vt:variant>
        <vt:lpwstr/>
      </vt:variant>
      <vt:variant>
        <vt:lpwstr>_Toc298849385</vt:lpwstr>
      </vt:variant>
      <vt:variant>
        <vt:i4>1507389</vt:i4>
      </vt:variant>
      <vt:variant>
        <vt:i4>23</vt:i4>
      </vt:variant>
      <vt:variant>
        <vt:i4>0</vt:i4>
      </vt:variant>
      <vt:variant>
        <vt:i4>5</vt:i4>
      </vt:variant>
      <vt:variant>
        <vt:lpwstr/>
      </vt:variant>
      <vt:variant>
        <vt:lpwstr>_Toc298849384</vt:lpwstr>
      </vt:variant>
      <vt:variant>
        <vt:i4>1507389</vt:i4>
      </vt:variant>
      <vt:variant>
        <vt:i4>17</vt:i4>
      </vt:variant>
      <vt:variant>
        <vt:i4>0</vt:i4>
      </vt:variant>
      <vt:variant>
        <vt:i4>5</vt:i4>
      </vt:variant>
      <vt:variant>
        <vt:lpwstr/>
      </vt:variant>
      <vt:variant>
        <vt:lpwstr>_Toc298849383</vt:lpwstr>
      </vt:variant>
      <vt:variant>
        <vt:i4>1507389</vt:i4>
      </vt:variant>
      <vt:variant>
        <vt:i4>11</vt:i4>
      </vt:variant>
      <vt:variant>
        <vt:i4>0</vt:i4>
      </vt:variant>
      <vt:variant>
        <vt:i4>5</vt:i4>
      </vt:variant>
      <vt:variant>
        <vt:lpwstr/>
      </vt:variant>
      <vt:variant>
        <vt:lpwstr>_Toc298849382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Bonder-External</dc:creator>
  <cp:lastModifiedBy>Lionel</cp:lastModifiedBy>
  <cp:revision>8</cp:revision>
  <cp:lastPrinted>2021-07-09T07:40:00Z</cp:lastPrinted>
  <dcterms:created xsi:type="dcterms:W3CDTF">2026-02-11T17:30:00Z</dcterms:created>
  <dcterms:modified xsi:type="dcterms:W3CDTF">2026-05-19T20:59:00Z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