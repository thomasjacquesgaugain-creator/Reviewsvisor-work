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1AFB" w14:textId="77777777" w:rsidR="006A279B" w:rsidRPr="0081145D" w:rsidRDefault="006A279B" w:rsidP="001F5E02">
      <w:pPr>
        <w:pStyle w:val="GPOCoverPageNormal"/>
        <w:jc w:val="both"/>
        <w:rPr>
          <w:lang w:val="en-GB" w:eastAsia="en-GB"/>
        </w:rPr>
      </w:pPr>
    </w:p>
    <w:p w14:paraId="116DC79C" w14:textId="77777777" w:rsidR="006A279B" w:rsidRPr="0081145D" w:rsidRDefault="006A279B" w:rsidP="000663B8">
      <w:pPr>
        <w:pStyle w:val="GPOCoverPageNormal"/>
        <w:rPr>
          <w:lang w:val="en-GB" w:eastAsia="en-GB"/>
        </w:rPr>
      </w:pPr>
    </w:p>
    <w:p w14:paraId="3B8F5688" w14:textId="77777777" w:rsidR="006A279B" w:rsidRPr="0081145D" w:rsidRDefault="006A279B" w:rsidP="000663B8">
      <w:pPr>
        <w:pStyle w:val="GPOCoverPageNormal"/>
        <w:rPr>
          <w:lang w:val="en-GB" w:eastAsia="en-GB"/>
        </w:rPr>
      </w:pPr>
    </w:p>
    <w:p w14:paraId="04F7755A" w14:textId="77777777" w:rsidR="006A279B" w:rsidRPr="0081145D" w:rsidRDefault="006A279B" w:rsidP="000663B8">
      <w:pPr>
        <w:pStyle w:val="GPOCoverPageNormal"/>
        <w:rPr>
          <w:lang w:val="en-GB" w:eastAsia="en-GB"/>
        </w:rPr>
      </w:pPr>
    </w:p>
    <w:p w14:paraId="245DBE49" w14:textId="77777777" w:rsidR="006A279B" w:rsidRPr="0081145D" w:rsidRDefault="006A279B" w:rsidP="000663B8">
      <w:pPr>
        <w:pStyle w:val="GPOCoverPageNormal"/>
        <w:rPr>
          <w:lang w:val="en-GB" w:eastAsia="en-GB"/>
        </w:rPr>
      </w:pPr>
    </w:p>
    <w:p w14:paraId="3B59C006" w14:textId="77777777" w:rsidR="006A279B" w:rsidRPr="0081145D" w:rsidRDefault="006A279B" w:rsidP="000663B8">
      <w:pPr>
        <w:pStyle w:val="GPOCoverPageNormal"/>
        <w:rPr>
          <w:lang w:val="en-GB" w:eastAsia="en-GB"/>
        </w:rPr>
      </w:pPr>
    </w:p>
    <w:p w14:paraId="7D288749" w14:textId="77777777" w:rsidR="006A279B" w:rsidRPr="0081145D" w:rsidRDefault="006A279B" w:rsidP="000663B8">
      <w:pPr>
        <w:pStyle w:val="GPOCoverPageNormal"/>
        <w:rPr>
          <w:lang w:val="en-GB" w:eastAsia="en-GB"/>
        </w:rPr>
      </w:pPr>
    </w:p>
    <w:p w14:paraId="16DAE4F2" w14:textId="77777777" w:rsidR="00470040" w:rsidRPr="003A4B71" w:rsidRDefault="00F95BF7" w:rsidP="00470040">
      <w:pPr>
        <w:pStyle w:val="Titre"/>
        <w:rPr>
          <w:sz w:val="28"/>
          <w:szCs w:val="28"/>
          <w:lang w:val="fr-FR"/>
        </w:rPr>
      </w:pPr>
      <w:r w:rsidRPr="003A4B71">
        <w:rPr>
          <w:sz w:val="28"/>
          <w:szCs w:val="28"/>
          <w:lang w:val="fr-FR"/>
        </w:rPr>
        <w:t>Revie</w:t>
      </w:r>
      <w:r w:rsidR="003A4B71" w:rsidRPr="003A4B71">
        <w:rPr>
          <w:sz w:val="28"/>
          <w:szCs w:val="28"/>
          <w:lang w:val="fr-FR"/>
        </w:rPr>
        <w:t>wsvisor</w:t>
      </w:r>
    </w:p>
    <w:p w14:paraId="668DE144" w14:textId="77777777" w:rsidR="00703B3A" w:rsidRPr="003A4B71" w:rsidRDefault="003A4B71" w:rsidP="00470040">
      <w:pPr>
        <w:pStyle w:val="Titre"/>
        <w:rPr>
          <w:sz w:val="28"/>
          <w:szCs w:val="28"/>
          <w:lang w:val="fr-FR"/>
        </w:rPr>
      </w:pPr>
      <w:r w:rsidRPr="003A4B71">
        <w:rPr>
          <w:sz w:val="28"/>
          <w:szCs w:val="28"/>
          <w:lang w:val="fr-FR"/>
        </w:rPr>
        <w:t>Politique de Confidentialité</w:t>
      </w:r>
    </w:p>
    <w:p w14:paraId="6C07E73C" w14:textId="77777777" w:rsidR="00F3732F" w:rsidRPr="003A4B71" w:rsidRDefault="00F3732F" w:rsidP="000663B8">
      <w:pPr>
        <w:pStyle w:val="GPOCoverPageNormal"/>
        <w:rPr>
          <w:lang w:eastAsia="en-GB"/>
        </w:rPr>
      </w:pPr>
    </w:p>
    <w:p w14:paraId="063EDA78" w14:textId="77777777" w:rsidR="00F3732F" w:rsidRPr="003A4B71" w:rsidRDefault="00F3732F" w:rsidP="000663B8">
      <w:pPr>
        <w:pStyle w:val="GPOCoverPageNormal"/>
        <w:rPr>
          <w:lang w:eastAsia="en-GB"/>
        </w:rPr>
      </w:pPr>
    </w:p>
    <w:p w14:paraId="344FCFD6" w14:textId="77777777" w:rsidR="00F3732F" w:rsidRPr="003A4B71" w:rsidRDefault="00C26B95" w:rsidP="00C26B95">
      <w:pPr>
        <w:pStyle w:val="GPOCoverPageNormal"/>
        <w:tabs>
          <w:tab w:val="left" w:pos="6270"/>
        </w:tabs>
        <w:rPr>
          <w:lang w:eastAsia="en-GB"/>
        </w:rPr>
      </w:pPr>
      <w:r w:rsidRPr="003A4B71">
        <w:rPr>
          <w:lang w:eastAsia="en-GB"/>
        </w:rPr>
        <w:tab/>
      </w:r>
    </w:p>
    <w:p w14:paraId="74E51EF4" w14:textId="77777777" w:rsidR="00F3732F" w:rsidRPr="003A4B71" w:rsidRDefault="00F3732F" w:rsidP="000663B8">
      <w:pPr>
        <w:pStyle w:val="GPOCoverPageNormal"/>
        <w:rPr>
          <w:lang w:eastAsia="en-GB"/>
        </w:rPr>
      </w:pPr>
    </w:p>
    <w:p w14:paraId="14E16B28" w14:textId="77777777" w:rsidR="00F3732F" w:rsidRPr="003A4B71" w:rsidRDefault="005A0749" w:rsidP="005A0749">
      <w:pPr>
        <w:pStyle w:val="GPOCoverPageNormal"/>
        <w:tabs>
          <w:tab w:val="left" w:pos="4125"/>
        </w:tabs>
        <w:rPr>
          <w:lang w:eastAsia="en-GB"/>
        </w:rPr>
      </w:pPr>
      <w:r w:rsidRPr="003A4B71">
        <w:rPr>
          <w:lang w:eastAsia="en-GB"/>
        </w:rPr>
        <w:tab/>
      </w:r>
    </w:p>
    <w:p w14:paraId="26D8A264" w14:textId="77777777" w:rsidR="00F3732F" w:rsidRPr="003A4B71" w:rsidRDefault="00F3732F" w:rsidP="000663B8">
      <w:pPr>
        <w:pStyle w:val="GPOCoverPageNormal"/>
        <w:rPr>
          <w:lang w:eastAsia="en-GB"/>
        </w:rPr>
      </w:pPr>
    </w:p>
    <w:p w14:paraId="5FDAAD65" w14:textId="77777777" w:rsidR="00F3732F" w:rsidRPr="003A4B71" w:rsidRDefault="00F3732F" w:rsidP="000663B8">
      <w:pPr>
        <w:pStyle w:val="GPOCoverPageNormal"/>
        <w:rPr>
          <w:lang w:eastAsia="en-GB"/>
        </w:rPr>
      </w:pPr>
    </w:p>
    <w:p w14:paraId="633AD813" w14:textId="77777777" w:rsidR="00F3732F" w:rsidRPr="003A4B71" w:rsidRDefault="00F3732F" w:rsidP="00C26B95">
      <w:pPr>
        <w:pStyle w:val="GPOCoverPageNormal"/>
        <w:tabs>
          <w:tab w:val="left" w:pos="8895"/>
        </w:tabs>
        <w:rPr>
          <w:lang w:eastAsia="en-GB"/>
        </w:rPr>
        <w:sectPr w:rsidR="00F3732F" w:rsidRPr="003A4B71" w:rsidSect="00FA3A70">
          <w:headerReference w:type="first" r:id="rId8"/>
          <w:footerReference w:type="first" r:id="rId9"/>
          <w:pgSz w:w="11907" w:h="16840" w:code="9"/>
          <w:pgMar w:top="2268" w:right="567" w:bottom="3402" w:left="567" w:header="476" w:footer="454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6" w:color="auto"/>
          </w:pgBorders>
          <w:cols w:space="720"/>
          <w:titlePg/>
          <w:docGrid w:linePitch="360"/>
        </w:sectPr>
      </w:pPr>
    </w:p>
    <w:p w14:paraId="63804FAE" w14:textId="77777777" w:rsidR="000E7BB5" w:rsidRPr="003A4B71" w:rsidRDefault="000E7BB5" w:rsidP="000E7BB5">
      <w:pPr>
        <w:pStyle w:val="DocumentReferences"/>
        <w:rPr>
          <w:rFonts w:ascii="Univers for BP Light" w:hAnsi="Univers for BP Light"/>
          <w:lang w:val="fr-FR"/>
        </w:rPr>
      </w:pPr>
    </w:p>
    <w:p w14:paraId="4C7DACF0" w14:textId="77777777" w:rsidR="00E44A52" w:rsidRPr="003A4B71" w:rsidRDefault="005163EF" w:rsidP="001E269F">
      <w:pPr>
        <w:pStyle w:val="DocumentReferences"/>
        <w:jc w:val="both"/>
        <w:rPr>
          <w:rFonts w:ascii="Univers for BP Light" w:hAnsi="Univers for BP Light"/>
          <w:lang w:val="fr-FR"/>
        </w:rPr>
      </w:pPr>
      <w:r w:rsidRPr="003A4B71">
        <w:rPr>
          <w:rFonts w:ascii="Univers for BP Light" w:hAnsi="Univers for BP Light"/>
          <w:lang w:val="fr-FR"/>
        </w:rPr>
        <w:t>Contents</w:t>
      </w:r>
    </w:p>
    <w:p w14:paraId="0C604E27" w14:textId="77777777" w:rsidR="00E44A52" w:rsidRPr="003A4B71" w:rsidRDefault="00E44A52" w:rsidP="002C0FC3">
      <w:pPr>
        <w:pStyle w:val="TOCPage"/>
        <w:rPr>
          <w:lang w:val="fr-FR"/>
        </w:rPr>
      </w:pPr>
      <w:r w:rsidRPr="003A4B71">
        <w:rPr>
          <w:lang w:val="fr-FR"/>
        </w:rPr>
        <w:tab/>
        <w:t>Page</w:t>
      </w:r>
    </w:p>
    <w:p w14:paraId="65A2F546" w14:textId="77777777" w:rsidR="00B70276" w:rsidRDefault="00B671AF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r w:rsidRPr="0081145D">
        <w:fldChar w:fldCharType="begin"/>
      </w:r>
      <w:r w:rsidR="001566E0" w:rsidRPr="0081145D">
        <w:instrText xml:space="preserve"> TOC \o "1-3" \h \z \u </w:instrText>
      </w:r>
      <w:r w:rsidRPr="0081145D">
        <w:fldChar w:fldCharType="separate"/>
      </w:r>
      <w:hyperlink w:anchor="_Toc220571871" w:history="1">
        <w:r w:rsidR="00B70276" w:rsidRPr="00F029A6">
          <w:rPr>
            <w:rStyle w:val="Lienhypertexte"/>
          </w:rPr>
          <w:t>Introduction</w:t>
        </w:r>
        <w:r w:rsidR="00B70276">
          <w:rPr>
            <w:webHidden/>
          </w:rPr>
          <w:tab/>
        </w:r>
        <w:r w:rsidR="00B70276">
          <w:rPr>
            <w:webHidden/>
          </w:rPr>
          <w:fldChar w:fldCharType="begin"/>
        </w:r>
        <w:r w:rsidR="00B70276">
          <w:rPr>
            <w:webHidden/>
          </w:rPr>
          <w:instrText xml:space="preserve"> PAGEREF _Toc220571871 \h </w:instrText>
        </w:r>
        <w:r w:rsidR="00B70276">
          <w:rPr>
            <w:webHidden/>
          </w:rPr>
        </w:r>
        <w:r w:rsidR="00B70276">
          <w:rPr>
            <w:webHidden/>
          </w:rPr>
          <w:fldChar w:fldCharType="separate"/>
        </w:r>
        <w:r w:rsidR="00B70276">
          <w:rPr>
            <w:webHidden/>
          </w:rPr>
          <w:t>3</w:t>
        </w:r>
        <w:r w:rsidR="00B70276">
          <w:rPr>
            <w:webHidden/>
          </w:rPr>
          <w:fldChar w:fldCharType="end"/>
        </w:r>
      </w:hyperlink>
    </w:p>
    <w:p w14:paraId="37A866BB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72" w:history="1">
        <w:r w:rsidRPr="00F029A6">
          <w:rPr>
            <w:rStyle w:val="Lienhypertexte"/>
          </w:rPr>
          <w:t>1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  <w:lang w:val="fr-FR"/>
          </w:rPr>
          <w:t>Responsable du traitement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279E7C7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73" w:history="1">
        <w:r w:rsidRPr="00F029A6">
          <w:rPr>
            <w:rStyle w:val="Lienhypertexte"/>
          </w:rPr>
          <w:t>2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  <w:lang w:val="fr-FR"/>
          </w:rPr>
          <w:t>Données personnelles collectées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9BDA0F3" w14:textId="77777777" w:rsidR="00B70276" w:rsidRDefault="00B70276">
      <w:pPr>
        <w:pStyle w:val="TM2"/>
        <w:tabs>
          <w:tab w:val="left" w:pos="1247"/>
        </w:tabs>
        <w:rPr>
          <w:rFonts w:asciiTheme="minorHAnsi" w:eastAsiaTheme="minorEastAsia" w:hAnsiTheme="minorHAnsi" w:cstheme="minorBidi"/>
          <w:lang w:val="fr-FR" w:eastAsia="fr-FR"/>
        </w:rPr>
      </w:pPr>
      <w:hyperlink w:anchor="_Toc220571874" w:history="1">
        <w:r w:rsidRPr="00F029A6">
          <w:rPr>
            <w:rStyle w:val="Lienhypertexte"/>
          </w:rPr>
          <w:t>2.1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F029A6">
          <w:rPr>
            <w:rStyle w:val="Lienhypertexte"/>
          </w:rPr>
          <w:t>Données d’identification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AD45414" w14:textId="77777777" w:rsidR="00B70276" w:rsidRDefault="00B70276">
      <w:pPr>
        <w:pStyle w:val="TM2"/>
        <w:tabs>
          <w:tab w:val="left" w:pos="1247"/>
        </w:tabs>
        <w:rPr>
          <w:rFonts w:asciiTheme="minorHAnsi" w:eastAsiaTheme="minorEastAsia" w:hAnsiTheme="minorHAnsi" w:cstheme="minorBidi"/>
          <w:lang w:val="fr-FR" w:eastAsia="fr-FR"/>
        </w:rPr>
      </w:pPr>
      <w:hyperlink w:anchor="_Toc220571875" w:history="1">
        <w:r w:rsidRPr="00F029A6">
          <w:rPr>
            <w:rStyle w:val="Lienhypertexte"/>
          </w:rPr>
          <w:t>2.2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F029A6">
          <w:rPr>
            <w:rStyle w:val="Lienhypertexte"/>
          </w:rPr>
          <w:t>Données professionnelles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EAA803E" w14:textId="77777777" w:rsidR="00B70276" w:rsidRDefault="00B70276">
      <w:pPr>
        <w:pStyle w:val="TM2"/>
        <w:tabs>
          <w:tab w:val="left" w:pos="1247"/>
        </w:tabs>
        <w:rPr>
          <w:rFonts w:asciiTheme="minorHAnsi" w:eastAsiaTheme="minorEastAsia" w:hAnsiTheme="minorHAnsi" w:cstheme="minorBidi"/>
          <w:lang w:val="fr-FR" w:eastAsia="fr-FR"/>
        </w:rPr>
      </w:pPr>
      <w:hyperlink w:anchor="_Toc220571876" w:history="1">
        <w:r w:rsidRPr="00F029A6">
          <w:rPr>
            <w:rStyle w:val="Lienhypertexte"/>
            <w:lang w:val="fr-FR"/>
          </w:rPr>
          <w:t>2.3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F029A6">
          <w:rPr>
            <w:rStyle w:val="Lienhypertexte"/>
            <w:lang w:val="fr-FR"/>
          </w:rPr>
          <w:t>Données issues de Google Business Profile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E06C9D4" w14:textId="77777777" w:rsidR="00B70276" w:rsidRDefault="00B70276">
      <w:pPr>
        <w:pStyle w:val="TM2"/>
        <w:tabs>
          <w:tab w:val="left" w:pos="1247"/>
        </w:tabs>
        <w:rPr>
          <w:rFonts w:asciiTheme="minorHAnsi" w:eastAsiaTheme="minorEastAsia" w:hAnsiTheme="minorHAnsi" w:cstheme="minorBidi"/>
          <w:lang w:val="fr-FR" w:eastAsia="fr-FR"/>
        </w:rPr>
      </w:pPr>
      <w:hyperlink w:anchor="_Toc220571877" w:history="1">
        <w:r w:rsidRPr="00F029A6">
          <w:rPr>
            <w:rStyle w:val="Lienhypertexte"/>
          </w:rPr>
          <w:t>2.4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F029A6">
          <w:rPr>
            <w:rStyle w:val="Lienhypertexte"/>
            <w:lang w:val="fr-FR"/>
          </w:rPr>
          <w:t>Données techniques et de connexion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57994DF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78" w:history="1">
        <w:r w:rsidRPr="00F029A6">
          <w:rPr>
            <w:rStyle w:val="Lienhypertexte"/>
          </w:rPr>
          <w:t>3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</w:rPr>
          <w:t>Finalités et bases légales des traitements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450F419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79" w:history="1">
        <w:r w:rsidRPr="00F029A6">
          <w:rPr>
            <w:rStyle w:val="Lienhypertexte"/>
          </w:rPr>
          <w:t>4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</w:rPr>
          <w:t>Destinataires des données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0B128B1" w14:textId="77777777" w:rsidR="00B70276" w:rsidRDefault="00B70276">
      <w:pPr>
        <w:pStyle w:val="TM3"/>
        <w:rPr>
          <w:rFonts w:asciiTheme="minorHAnsi" w:eastAsiaTheme="minorEastAsia" w:hAnsiTheme="minorHAnsi" w:cstheme="minorBidi"/>
          <w:lang w:val="fr-FR" w:eastAsia="fr-FR"/>
        </w:rPr>
      </w:pPr>
      <w:hyperlink w:anchor="_Toc220571880" w:history="1">
        <w:r w:rsidRPr="00F029A6">
          <w:rPr>
            <w:rStyle w:val="Lienhypertexte"/>
          </w:rPr>
          <w:t xml:space="preserve">4.1 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F029A6">
          <w:rPr>
            <w:rStyle w:val="Lienhypertexte"/>
          </w:rPr>
          <w:t>Sous-traitants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772DE53" w14:textId="77777777" w:rsidR="00B70276" w:rsidRDefault="00B70276">
      <w:pPr>
        <w:pStyle w:val="TM3"/>
        <w:rPr>
          <w:rFonts w:asciiTheme="minorHAnsi" w:eastAsiaTheme="minorEastAsia" w:hAnsiTheme="minorHAnsi" w:cstheme="minorBidi"/>
          <w:lang w:val="fr-FR" w:eastAsia="fr-FR"/>
        </w:rPr>
      </w:pPr>
      <w:hyperlink w:anchor="_Toc220571881" w:history="1">
        <w:r w:rsidRPr="00F029A6">
          <w:rPr>
            <w:rStyle w:val="Lienhypertexte"/>
          </w:rPr>
          <w:t xml:space="preserve">4.2 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F029A6">
          <w:rPr>
            <w:rStyle w:val="Lienhypertexte"/>
          </w:rPr>
          <w:t>Partenaires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CC7EFB1" w14:textId="77777777" w:rsidR="00B70276" w:rsidRDefault="00B70276">
      <w:pPr>
        <w:pStyle w:val="TM3"/>
        <w:rPr>
          <w:rFonts w:asciiTheme="minorHAnsi" w:eastAsiaTheme="minorEastAsia" w:hAnsiTheme="minorHAnsi" w:cstheme="minorBidi"/>
          <w:lang w:val="fr-FR" w:eastAsia="fr-FR"/>
        </w:rPr>
      </w:pPr>
      <w:hyperlink w:anchor="_Toc220571882" w:history="1">
        <w:r w:rsidRPr="00F029A6">
          <w:rPr>
            <w:rStyle w:val="Lienhypertexte"/>
          </w:rPr>
          <w:t xml:space="preserve">4.3 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F029A6">
          <w:rPr>
            <w:rStyle w:val="Lienhypertexte"/>
          </w:rPr>
          <w:t>Autorités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D433577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83" w:history="1">
        <w:r w:rsidRPr="00F029A6">
          <w:rPr>
            <w:rStyle w:val="Lienhypertexte"/>
          </w:rPr>
          <w:t>5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</w:rPr>
          <w:t>Transferts hors Union européenne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666D9BF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84" w:history="1">
        <w:r w:rsidRPr="00F029A6">
          <w:rPr>
            <w:rStyle w:val="Lienhypertexte"/>
          </w:rPr>
          <w:t>6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</w:rPr>
          <w:t>Caractère obligatoire des données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2BC1AC0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85" w:history="1">
        <w:r w:rsidRPr="00F029A6">
          <w:rPr>
            <w:rStyle w:val="Lienhypertexte"/>
          </w:rPr>
          <w:t>7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</w:rPr>
          <w:t>Durées de conservation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55B1196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86" w:history="1">
        <w:r w:rsidRPr="00F029A6">
          <w:rPr>
            <w:rStyle w:val="Lienhypertexte"/>
          </w:rPr>
          <w:t>8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</w:rPr>
          <w:t>Sécurité des données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1BE9F87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87" w:history="1">
        <w:r w:rsidRPr="00F029A6">
          <w:rPr>
            <w:rStyle w:val="Lienhypertexte"/>
          </w:rPr>
          <w:t>9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</w:rPr>
          <w:t>Droits des personnes concernées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8FAD795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88" w:history="1">
        <w:r w:rsidRPr="00F029A6">
          <w:rPr>
            <w:rStyle w:val="Lienhypertexte"/>
          </w:rPr>
          <w:t>10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</w:rPr>
          <w:t>Décisions automatisées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A2D4B4A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89" w:history="1">
        <w:r w:rsidRPr="00F029A6">
          <w:rPr>
            <w:rStyle w:val="Lienhypertexte"/>
          </w:rPr>
          <w:t>11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</w:rPr>
          <w:t>Cookies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6AE3FC2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90" w:history="1">
        <w:r w:rsidRPr="00F029A6">
          <w:rPr>
            <w:rStyle w:val="Lienhypertexte"/>
          </w:rPr>
          <w:t>12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</w:rPr>
          <w:t>Modification de la politique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5D0C234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91" w:history="1">
        <w:r w:rsidRPr="00F029A6">
          <w:rPr>
            <w:rStyle w:val="Lienhypertexte"/>
          </w:rPr>
          <w:t>13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</w:rPr>
          <w:t>Réclamation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B71EBB" w14:textId="77777777" w:rsidR="00B70276" w:rsidRDefault="00B70276">
      <w:pPr>
        <w:pStyle w:val="TM1"/>
        <w:rPr>
          <w:rFonts w:asciiTheme="minorHAnsi" w:eastAsiaTheme="minorEastAsia" w:hAnsiTheme="minorHAnsi" w:cstheme="minorBidi"/>
          <w:szCs w:val="22"/>
          <w:lang w:val="fr-FR" w:eastAsia="fr-FR"/>
        </w:rPr>
      </w:pPr>
      <w:hyperlink w:anchor="_Toc220571892" w:history="1">
        <w:r w:rsidRPr="00F029A6">
          <w:rPr>
            <w:rStyle w:val="Lienhypertexte"/>
          </w:rPr>
          <w:t>14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F029A6">
          <w:rPr>
            <w:rStyle w:val="Lienhypertexte"/>
          </w:rPr>
          <w:t>Contact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_Toc220571892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022BD9C" w14:textId="77777777" w:rsidR="001566E0" w:rsidRPr="0081145D" w:rsidRDefault="00B671AF" w:rsidP="00823D9D">
      <w:pPr>
        <w:rPr>
          <w:b/>
          <w:bCs/>
          <w:sz w:val="28"/>
          <w:szCs w:val="20"/>
          <w:lang w:val="en-GB"/>
        </w:rPr>
      </w:pPr>
      <w:r w:rsidRPr="0081145D">
        <w:rPr>
          <w:noProof/>
          <w:szCs w:val="28"/>
        </w:rPr>
        <w:fldChar w:fldCharType="end"/>
      </w:r>
      <w:r w:rsidR="001566E0" w:rsidRPr="0081145D">
        <w:br w:type="page"/>
      </w:r>
    </w:p>
    <w:p w14:paraId="6FD0BCB2" w14:textId="77777777" w:rsidR="00C42472" w:rsidRPr="002746C5" w:rsidRDefault="00C42472" w:rsidP="00D8304C">
      <w:pPr>
        <w:pStyle w:val="Titre1"/>
        <w:numPr>
          <w:ilvl w:val="0"/>
          <w:numId w:val="0"/>
        </w:numPr>
        <w:ind w:firstLine="567"/>
        <w:rPr>
          <w:rFonts w:ascii="Univers for BP Light" w:hAnsi="Univers for BP Light"/>
          <w:lang w:val="fr-FR"/>
        </w:rPr>
      </w:pPr>
      <w:bookmarkStart w:id="0" w:name="_Toc220571871"/>
      <w:r w:rsidRPr="002746C5">
        <w:rPr>
          <w:rFonts w:ascii="Univers for BP Light" w:hAnsi="Univers for BP Light"/>
          <w:lang w:val="fr-FR"/>
        </w:rPr>
        <w:lastRenderedPageBreak/>
        <w:t>Introduction</w:t>
      </w:r>
      <w:bookmarkEnd w:id="0"/>
    </w:p>
    <w:p w14:paraId="35E3ED41" w14:textId="77777777" w:rsidR="003A4B71" w:rsidRPr="003A4B71" w:rsidRDefault="003A4B71" w:rsidP="003A4B71">
      <w:pPr>
        <w:pStyle w:val="TextSection"/>
        <w:jc w:val="both"/>
        <w:rPr>
          <w:sz w:val="24"/>
          <w:szCs w:val="24"/>
          <w:lang w:eastAsia="en-GB"/>
        </w:rPr>
      </w:pPr>
      <w:r w:rsidRPr="003A4B71">
        <w:rPr>
          <w:sz w:val="24"/>
          <w:szCs w:val="24"/>
          <w:lang w:eastAsia="en-GB"/>
        </w:rPr>
        <w:t>La présente</w:t>
      </w:r>
      <w:r w:rsidRPr="00860511">
        <w:rPr>
          <w:lang w:eastAsia="en-GB"/>
        </w:rPr>
        <w:t xml:space="preserve"> Politique de Confidentialité décrit de manière transparente la manière dont Reviewsvisor collecte, utilise, conserve et protège les données personnelles de ses utilisateurs, conformément au Règlement (UE) 2016/679 du Parlement européen et du Conseil du 27 avril 2016 (RGPD) et aux lég</w:t>
      </w:r>
      <w:r w:rsidRPr="003A4B71">
        <w:rPr>
          <w:sz w:val="24"/>
          <w:szCs w:val="24"/>
          <w:lang w:eastAsia="en-GB"/>
        </w:rPr>
        <w:t>islations nationales applicables.</w:t>
      </w:r>
    </w:p>
    <w:p w14:paraId="0411A25F" w14:textId="3730AF48" w:rsidR="003A4B71" w:rsidRPr="003A4B71" w:rsidRDefault="003A4B71" w:rsidP="003A4B71">
      <w:pPr>
        <w:pStyle w:val="TextSection"/>
        <w:jc w:val="both"/>
        <w:rPr>
          <w:sz w:val="24"/>
          <w:szCs w:val="24"/>
          <w:lang w:eastAsia="en-GB"/>
        </w:rPr>
      </w:pPr>
      <w:r w:rsidRPr="003A4B71">
        <w:rPr>
          <w:sz w:val="24"/>
          <w:szCs w:val="24"/>
          <w:lang w:eastAsia="en-GB"/>
        </w:rPr>
        <w:t xml:space="preserve">Elle s’applique à l’ensemble des </w:t>
      </w:r>
      <w:del w:id="1" w:author="Jean-Pierre Roux" w:date="2026-02-12T09:52:00Z" w16du:dateUtc="2026-02-12T08:52:00Z">
        <w:r w:rsidRPr="003A4B71" w:rsidDel="00C33429">
          <w:rPr>
            <w:sz w:val="24"/>
            <w:szCs w:val="24"/>
            <w:lang w:eastAsia="en-GB"/>
          </w:rPr>
          <w:delText>utilisateurs professionnels du Service</w:delText>
        </w:r>
      </w:del>
      <w:ins w:id="2" w:author="Jean-Pierre Roux" w:date="2026-02-12T09:52:00Z" w16du:dateUtc="2026-02-12T08:52:00Z">
        <w:r w:rsidR="00C33429">
          <w:rPr>
            <w:sz w:val="24"/>
            <w:szCs w:val="24"/>
            <w:lang w:eastAsia="en-GB"/>
          </w:rPr>
          <w:t xml:space="preserve">personnes physiques en relation avec </w:t>
        </w:r>
      </w:ins>
      <w:ins w:id="3" w:author="Jean-Pierre Roux" w:date="2026-02-12T09:53:00Z" w16du:dateUtc="2026-02-12T08:53:00Z">
        <w:r w:rsidR="00C33429">
          <w:rPr>
            <w:sz w:val="24"/>
            <w:szCs w:val="24"/>
            <w:lang w:eastAsia="en-GB"/>
          </w:rPr>
          <w:t xml:space="preserve">Reviewsvisor, notamment à travers son site web à l’adresse </w:t>
        </w:r>
        <w:r w:rsidR="00C33429">
          <w:rPr>
            <w:sz w:val="24"/>
            <w:szCs w:val="24"/>
            <w:lang w:eastAsia="en-GB"/>
          </w:rPr>
          <w:fldChar w:fldCharType="begin"/>
        </w:r>
        <w:r w:rsidR="00C33429">
          <w:rPr>
            <w:sz w:val="24"/>
            <w:szCs w:val="24"/>
            <w:lang w:eastAsia="en-GB"/>
          </w:rPr>
          <w:instrText>HYPERLINK "http://www.reviewsvisor.fr"</w:instrText>
        </w:r>
        <w:r w:rsidR="00C33429">
          <w:rPr>
            <w:sz w:val="24"/>
            <w:szCs w:val="24"/>
            <w:lang w:eastAsia="en-GB"/>
          </w:rPr>
        </w:r>
        <w:r w:rsidR="00C33429">
          <w:rPr>
            <w:sz w:val="24"/>
            <w:szCs w:val="24"/>
            <w:lang w:eastAsia="en-GB"/>
          </w:rPr>
          <w:fldChar w:fldCharType="separate"/>
        </w:r>
        <w:r w:rsidR="00C33429" w:rsidRPr="00727541">
          <w:rPr>
            <w:rStyle w:val="Lienhypertexte"/>
            <w:sz w:val="24"/>
            <w:szCs w:val="24"/>
            <w:lang w:eastAsia="en-GB"/>
          </w:rPr>
          <w:t>www.reviewsvisor.fr</w:t>
        </w:r>
        <w:r w:rsidR="00C33429">
          <w:rPr>
            <w:sz w:val="24"/>
            <w:szCs w:val="24"/>
            <w:lang w:eastAsia="en-GB"/>
          </w:rPr>
          <w:fldChar w:fldCharType="end"/>
        </w:r>
        <w:del w:id="4" w:author="Fabien DROUILLARD" w:date="2026-02-13T17:49:00Z" w16du:dateUtc="2026-02-13T16:49:00Z">
          <w:r w:rsidR="00C33429" w:rsidDel="00BD03DF">
            <w:rPr>
              <w:sz w:val="24"/>
              <w:szCs w:val="24"/>
              <w:lang w:eastAsia="en-GB"/>
            </w:rPr>
            <w:delText xml:space="preserve"> </w:delText>
          </w:r>
        </w:del>
      </w:ins>
      <w:ins w:id="5" w:author="Jean-Pierre Roux" w:date="2026-02-13T14:08:00Z" w16du:dateUtc="2026-02-13T13:08:00Z">
        <w:r w:rsidR="00CC4FF5">
          <w:rPr>
            <w:sz w:val="24"/>
            <w:szCs w:val="24"/>
            <w:lang w:eastAsia="en-GB"/>
          </w:rPr>
          <w:t>.</w:t>
        </w:r>
      </w:ins>
      <w:del w:id="6" w:author="Jean-Pierre Roux" w:date="2026-02-13T14:08:00Z" w16du:dateUtc="2026-02-13T13:08:00Z">
        <w:r w:rsidRPr="003A4B71" w:rsidDel="00CC4FF5">
          <w:rPr>
            <w:sz w:val="24"/>
            <w:szCs w:val="24"/>
            <w:lang w:eastAsia="en-GB"/>
          </w:rPr>
          <w:delText>,</w:delText>
        </w:r>
        <w:r w:rsidRPr="00706245" w:rsidDel="00CC4FF5">
          <w:rPr>
            <w:sz w:val="24"/>
            <w:szCs w:val="24"/>
            <w:lang w:eastAsia="en-GB"/>
          </w:rPr>
          <w:delText xml:space="preserve"> établis</w:delText>
        </w:r>
        <w:r w:rsidRPr="003A4B71" w:rsidDel="00CC4FF5">
          <w:rPr>
            <w:sz w:val="24"/>
            <w:szCs w:val="24"/>
            <w:lang w:eastAsia="en-GB"/>
          </w:rPr>
          <w:delText xml:space="preserve"> dans l’Union européenne ou dont les données sont traitées dans l’Union </w:delText>
        </w:r>
        <w:commentRangeStart w:id="7"/>
        <w:r w:rsidRPr="003A4B71" w:rsidDel="00CC4FF5">
          <w:rPr>
            <w:sz w:val="24"/>
            <w:szCs w:val="24"/>
            <w:lang w:eastAsia="en-GB"/>
          </w:rPr>
          <w:delText>européenne</w:delText>
        </w:r>
      </w:del>
      <w:commentRangeEnd w:id="7"/>
      <w:r w:rsidR="005E70C9" w:rsidRPr="003A4B71">
        <w:rPr>
          <w:rStyle w:val="Marquedecommentaire"/>
          <w:sz w:val="24"/>
          <w:szCs w:val="24"/>
          <w:lang w:eastAsia="en-GB"/>
        </w:rPr>
        <w:commentReference w:id="7"/>
      </w:r>
      <w:del w:id="8" w:author="Fabien DROUILLARD" w:date="2026-02-13T17:49:00Z" w16du:dateUtc="2026-02-13T16:49:00Z">
        <w:r w:rsidRPr="003A4B71" w:rsidDel="00BD03DF">
          <w:rPr>
            <w:sz w:val="24"/>
            <w:szCs w:val="24"/>
            <w:lang w:eastAsia="en-GB"/>
          </w:rPr>
          <w:delText>.</w:delText>
        </w:r>
      </w:del>
    </w:p>
    <w:p w14:paraId="338EBC20" w14:textId="77777777" w:rsidR="003A4B71" w:rsidRPr="003A4B71" w:rsidRDefault="003A4B71" w:rsidP="00C42472">
      <w:pPr>
        <w:pStyle w:val="TextSection"/>
        <w:jc w:val="both"/>
        <w:rPr>
          <w:sz w:val="24"/>
          <w:szCs w:val="24"/>
          <w:lang w:eastAsia="en-GB"/>
        </w:rPr>
      </w:pPr>
    </w:p>
    <w:p w14:paraId="05D3F883" w14:textId="77777777" w:rsidR="000E7BB5" w:rsidRPr="003A4B71" w:rsidRDefault="003A4B71" w:rsidP="00CD3013">
      <w:pPr>
        <w:pStyle w:val="Titre1"/>
        <w:rPr>
          <w:lang w:val="fr-FR"/>
        </w:rPr>
      </w:pPr>
      <w:bookmarkStart w:id="9" w:name="_Toc220571872"/>
      <w:r w:rsidRPr="003A4B71">
        <w:rPr>
          <w:lang w:val="fr-FR"/>
        </w:rPr>
        <w:t>Responsable du traitement</w:t>
      </w:r>
      <w:bookmarkEnd w:id="9"/>
    </w:p>
    <w:p w14:paraId="2FF167BF" w14:textId="77777777" w:rsidR="003A4B71" w:rsidRPr="003A4B71" w:rsidRDefault="003A4B71" w:rsidP="003A4B71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3A4B71">
        <w:rPr>
          <w:rFonts w:ascii="Univers for BP Light" w:hAnsi="Univers for BP Light"/>
          <w:lang w:eastAsia="en-GB"/>
        </w:rPr>
        <w:t>Le responsable du traitement des données personnelles est :</w:t>
      </w:r>
    </w:p>
    <w:p w14:paraId="5B25E007" w14:textId="72795B23" w:rsidR="003A4B71" w:rsidRPr="00D41787" w:rsidRDefault="003A4B71" w:rsidP="003A4B71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D41787">
        <w:rPr>
          <w:rFonts w:ascii="Univers for BP Light" w:hAnsi="Univers for BP Light"/>
          <w:b/>
          <w:bCs/>
          <w:lang w:eastAsia="en-GB"/>
        </w:rPr>
        <w:t>Reviewsvisor</w:t>
      </w:r>
      <w:ins w:id="10" w:author="Jean-Pierre Roux" w:date="2026-02-12T09:54:00Z" w16du:dateUtc="2026-02-12T08:54:00Z">
        <w:r w:rsidR="00C33429" w:rsidRPr="00D41787">
          <w:rPr>
            <w:lang w:eastAsia="en-GB"/>
          </w:rPr>
          <w:br/>
        </w:r>
      </w:ins>
      <w:ins w:id="11" w:author="Jean-Pierre Roux" w:date="2026-02-12T09:55:00Z" w16du:dateUtc="2026-02-12T08:55:00Z">
        <w:r w:rsidR="00C33429" w:rsidRPr="00D41787">
          <w:rPr>
            <w:rFonts w:ascii="Univers for BP Light" w:hAnsi="Univers for BP Light"/>
            <w:lang w:eastAsia="en-GB"/>
          </w:rPr>
          <w:t>SAS immatriculée sous le</w:t>
        </w:r>
        <w:r w:rsidR="00C33429">
          <w:rPr>
            <w:rFonts w:ascii="Univers for BP Light" w:hAnsi="Univers for BP Light"/>
            <w:lang w:eastAsia="en-GB"/>
          </w:rPr>
          <w:t xml:space="preserve"> N°     RCS </w:t>
        </w:r>
      </w:ins>
      <w:ins w:id="12" w:author="Fabien DROUILLARD" w:date="2026-02-13T17:49:00Z" w16du:dateUtc="2026-02-13T16:49:00Z">
        <w:r w:rsidR="00BD03DF">
          <w:rPr>
            <w:rFonts w:ascii="Univers for BP Light" w:hAnsi="Univers for BP Light"/>
            <w:lang w:eastAsia="en-GB"/>
          </w:rPr>
          <w:t>Paris</w:t>
        </w:r>
      </w:ins>
      <w:ins w:id="13" w:author="Jean-Pierre Roux" w:date="2026-02-12T09:55:00Z" w16du:dateUtc="2026-02-12T08:55:00Z">
        <w:r w:rsidR="00C33429">
          <w:rPr>
            <w:rFonts w:ascii="Univers for BP Light" w:hAnsi="Univers for BP Light"/>
            <w:lang w:eastAsia="en-GB"/>
          </w:rPr>
          <w:t xml:space="preserve">, dont le siège social est situé     </w:t>
        </w:r>
      </w:ins>
      <w:r w:rsidRPr="00D41787">
        <w:rPr>
          <w:rFonts w:ascii="Univers for BP Light" w:hAnsi="Univers for BP Light"/>
          <w:lang w:eastAsia="en-GB"/>
        </w:rPr>
        <w:br/>
        <w:t>Email : contact@reviewsvisor.fr</w:t>
      </w:r>
      <w:r w:rsidRPr="00D41787">
        <w:rPr>
          <w:rFonts w:ascii="Univers for BP Light" w:hAnsi="Univers for BP Light"/>
          <w:lang w:eastAsia="en-GB"/>
        </w:rPr>
        <w:br/>
        <w:t>Site web : www.reviewsvisor.fr</w:t>
      </w:r>
    </w:p>
    <w:p w14:paraId="57105DFC" w14:textId="725FF2B9" w:rsidR="003A4B71" w:rsidRPr="003A4B71" w:rsidRDefault="003A4B71" w:rsidP="003A4B71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3A4B71">
        <w:rPr>
          <w:rFonts w:ascii="Univers for BP Light" w:hAnsi="Univers for BP Light"/>
          <w:lang w:eastAsia="en-GB"/>
        </w:rPr>
        <w:t xml:space="preserve">Pour toute question relative à la protection des données personnelles, vous pouvez contacter </w:t>
      </w:r>
      <w:del w:id="14" w:author="Jean-Pierre Roux" w:date="2026-02-12T09:56:00Z" w16du:dateUtc="2026-02-12T08:56:00Z">
        <w:r w:rsidRPr="003A4B71" w:rsidDel="00C33429">
          <w:rPr>
            <w:rFonts w:ascii="Univers for BP Light" w:hAnsi="Univers for BP Light"/>
            <w:lang w:eastAsia="en-GB"/>
          </w:rPr>
          <w:delText>le référent RGPD</w:delText>
        </w:r>
      </w:del>
      <w:ins w:id="15" w:author="Jean-Pierre Roux" w:date="2026-02-12T09:56:00Z" w16du:dateUtc="2026-02-12T08:56:00Z">
        <w:r w:rsidR="00C33429">
          <w:rPr>
            <w:rFonts w:ascii="Univers for BP Light" w:hAnsi="Univers for BP Light"/>
            <w:lang w:eastAsia="en-GB"/>
          </w:rPr>
          <w:t>directement Reviewsvisor</w:t>
        </w:r>
      </w:ins>
      <w:r w:rsidRPr="003A4B71">
        <w:rPr>
          <w:rFonts w:ascii="Univers for BP Light" w:hAnsi="Univers for BP Light"/>
          <w:lang w:eastAsia="en-GB"/>
        </w:rPr>
        <w:t xml:space="preserve"> à l’adresse ci-dessus.</w:t>
      </w:r>
    </w:p>
    <w:p w14:paraId="29F2668A" w14:textId="77777777" w:rsidR="00DD5D59" w:rsidRPr="003A4B71" w:rsidRDefault="00DD5D59" w:rsidP="000E7BB5">
      <w:pPr>
        <w:jc w:val="both"/>
      </w:pPr>
    </w:p>
    <w:p w14:paraId="53547561" w14:textId="77777777" w:rsidR="004C60AB" w:rsidRPr="003A4B71" w:rsidRDefault="003A4B71" w:rsidP="00CD3013">
      <w:pPr>
        <w:pStyle w:val="Titre1"/>
        <w:rPr>
          <w:lang w:val="fr-FR"/>
        </w:rPr>
      </w:pPr>
      <w:bookmarkStart w:id="16" w:name="_Toc220571873"/>
      <w:r w:rsidRPr="003A4B71">
        <w:rPr>
          <w:lang w:val="fr-FR"/>
        </w:rPr>
        <w:t>Données personnelles collectées</w:t>
      </w:r>
      <w:bookmarkEnd w:id="16"/>
    </w:p>
    <w:p w14:paraId="6A27DB62" w14:textId="77777777" w:rsidR="003A4B71" w:rsidRDefault="003A4B71" w:rsidP="003A4B71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3A4B71">
        <w:rPr>
          <w:rFonts w:ascii="Univers for BP Light" w:hAnsi="Univers for BP Light"/>
          <w:lang w:eastAsia="en-GB"/>
        </w:rPr>
        <w:t>Reviewsvisor collecte uniquement les données strictement nécessaires à la fourniture du Service.</w:t>
      </w:r>
    </w:p>
    <w:p w14:paraId="161833F1" w14:textId="77777777" w:rsidR="003A4B71" w:rsidRPr="003A4B71" w:rsidRDefault="003A4B71" w:rsidP="003A4B71">
      <w:pPr>
        <w:pStyle w:val="Titre2"/>
      </w:pPr>
      <w:bookmarkStart w:id="17" w:name="_Toc220571874"/>
      <w:r>
        <w:t>Données d’identification</w:t>
      </w:r>
      <w:bookmarkEnd w:id="17"/>
    </w:p>
    <w:p w14:paraId="398D6943" w14:textId="77777777" w:rsidR="003A4B71" w:rsidRPr="00D8304C" w:rsidRDefault="003A4B71" w:rsidP="003A4B71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Nom et prénom</w:t>
      </w:r>
    </w:p>
    <w:p w14:paraId="010BF879" w14:textId="77777777" w:rsidR="003A4B71" w:rsidRPr="00D8304C" w:rsidRDefault="003A4B71" w:rsidP="003A4B71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Adresse email professionnelle</w:t>
      </w:r>
    </w:p>
    <w:p w14:paraId="4347F839" w14:textId="77777777" w:rsidR="003A4B71" w:rsidRPr="00D8304C" w:rsidRDefault="003A4B71" w:rsidP="003A4B71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Numéro de téléphone (optionnel)</w:t>
      </w:r>
    </w:p>
    <w:p w14:paraId="3B0A7A60" w14:textId="77777777" w:rsidR="003A4B71" w:rsidRPr="00D8304C" w:rsidRDefault="003A4B71" w:rsidP="003A4B71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Photo de profil (en cas de connexion via un compte Google)</w:t>
      </w:r>
    </w:p>
    <w:p w14:paraId="1C0587C0" w14:textId="77777777" w:rsidR="003A4B71" w:rsidRDefault="003A4B71" w:rsidP="003A4B71">
      <w:pPr>
        <w:pStyle w:val="Titre2"/>
      </w:pPr>
      <w:bookmarkStart w:id="18" w:name="_Toc220571875"/>
      <w:r>
        <w:t>Données professionnelles</w:t>
      </w:r>
      <w:bookmarkEnd w:id="18"/>
    </w:p>
    <w:p w14:paraId="1B35802F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Nom de l’entreprise ou de l’établissement</w:t>
      </w:r>
    </w:p>
    <w:p w14:paraId="6E833DB9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Adresse professionnelle</w:t>
      </w:r>
    </w:p>
    <w:p w14:paraId="3BE3DA51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Secteur d’activité</w:t>
      </w:r>
    </w:p>
    <w:p w14:paraId="2F3B35DC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Informations de facturation</w:t>
      </w:r>
    </w:p>
    <w:p w14:paraId="0D8E09FF" w14:textId="77777777" w:rsidR="003A4B71" w:rsidRPr="00D8304C" w:rsidRDefault="003A4B71" w:rsidP="003A4B71">
      <w:pPr>
        <w:pStyle w:val="Titre2"/>
        <w:rPr>
          <w:lang w:val="fr-FR"/>
        </w:rPr>
      </w:pPr>
      <w:bookmarkStart w:id="19" w:name="_Toc220571876"/>
      <w:r w:rsidRPr="003A4B71">
        <w:rPr>
          <w:lang w:val="fr-FR"/>
        </w:rPr>
        <w:t>Données issues de Google Business Profile</w:t>
      </w:r>
      <w:bookmarkEnd w:id="19"/>
    </w:p>
    <w:p w14:paraId="1D2243A5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Avis clients (contenu, note, date, auteur tel que fourni par Google)</w:t>
      </w:r>
    </w:p>
    <w:p w14:paraId="4689D9C6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lastRenderedPageBreak/>
        <w:t>Réponses aux avis</w:t>
      </w:r>
    </w:p>
    <w:p w14:paraId="317449B0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Statistiques et indicateurs liés aux avis</w:t>
      </w:r>
    </w:p>
    <w:p w14:paraId="553BA6B9" w14:textId="77777777" w:rsidR="00D8304C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Informations publiques de la fiche Google Business Profile</w:t>
      </w:r>
    </w:p>
    <w:p w14:paraId="6C77F37A" w14:textId="77777777" w:rsidR="003A4B71" w:rsidRPr="00D8304C" w:rsidRDefault="003A4B71" w:rsidP="00D8304C">
      <w:pPr>
        <w:pStyle w:val="Titre2"/>
      </w:pPr>
      <w:bookmarkStart w:id="20" w:name="_Toc220571877"/>
      <w:r w:rsidRPr="00D8304C">
        <w:rPr>
          <w:lang w:val="fr-FR"/>
        </w:rPr>
        <w:t>Données techniques et de connexion</w:t>
      </w:r>
      <w:bookmarkEnd w:id="20"/>
    </w:p>
    <w:p w14:paraId="50C47B37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Adresse IP</w:t>
      </w:r>
    </w:p>
    <w:p w14:paraId="1CB7DC67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Type de navigateur, système d’exploitation et appareil</w:t>
      </w:r>
    </w:p>
    <w:p w14:paraId="548F12B7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Journaux de connexion et d’activité</w:t>
      </w:r>
    </w:p>
    <w:p w14:paraId="0FCDD245" w14:textId="77777777" w:rsidR="003A4B71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Cookies et identifiants de session</w:t>
      </w:r>
    </w:p>
    <w:p w14:paraId="66086819" w14:textId="77777777" w:rsidR="00CD3013" w:rsidRPr="00BD4545" w:rsidRDefault="00CD3013" w:rsidP="00CD3013">
      <w:pPr>
        <w:pStyle w:val="NormalWeb"/>
        <w:ind w:left="1080"/>
        <w:rPr>
          <w:rFonts w:ascii="Univers for BP Light" w:hAnsi="Univers for BP Light"/>
          <w:lang w:eastAsia="en-GB"/>
        </w:rPr>
      </w:pPr>
    </w:p>
    <w:p w14:paraId="6B8E6869" w14:textId="77777777" w:rsidR="003A4B71" w:rsidRPr="002746C5" w:rsidRDefault="003A4B71" w:rsidP="00CD3013">
      <w:pPr>
        <w:pStyle w:val="Titre1"/>
        <w:rPr>
          <w:lang w:val="fr-FR"/>
        </w:rPr>
      </w:pPr>
      <w:bookmarkStart w:id="21" w:name="_Toc220571878"/>
      <w:r w:rsidRPr="00BD4545">
        <w:rPr>
          <w:lang w:val="fr-FR"/>
        </w:rPr>
        <w:t>Finalités</w:t>
      </w:r>
      <w:r w:rsidRPr="002746C5">
        <w:rPr>
          <w:lang w:val="fr-FR"/>
        </w:rPr>
        <w:t xml:space="preserve"> et bases légales des </w:t>
      </w:r>
      <w:r w:rsidRPr="00706245">
        <w:rPr>
          <w:lang w:val="fr-FR"/>
        </w:rPr>
        <w:t>traitements</w:t>
      </w:r>
      <w:bookmarkEnd w:id="21"/>
    </w:p>
    <w:p w14:paraId="51488279" w14:textId="77777777" w:rsidR="003A4B71" w:rsidRPr="00D8304C" w:rsidRDefault="003A4B71" w:rsidP="00D8304C">
      <w:pPr>
        <w:pStyle w:val="NormalWeb"/>
        <w:ind w:firstLine="567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Les données personnelles sont traitées pour les finalités suivantes 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4"/>
        <w:gridCol w:w="3518"/>
      </w:tblGrid>
      <w:tr w:rsidR="003A4B71" w14:paraId="5F71580D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C23F63" w14:textId="77777777" w:rsidR="003A4B71" w:rsidRPr="00D8304C" w:rsidRDefault="003A4B71" w:rsidP="00D8304C">
            <w:pPr>
              <w:rPr>
                <w:b/>
                <w:bCs/>
                <w:sz w:val="24"/>
                <w:szCs w:val="24"/>
              </w:rPr>
            </w:pPr>
            <w:r w:rsidRPr="00D8304C">
              <w:rPr>
                <w:b/>
                <w:sz w:val="24"/>
                <w:szCs w:val="24"/>
                <w:lang w:eastAsia="en-GB"/>
              </w:rPr>
              <w:t>Finalité</w:t>
            </w:r>
          </w:p>
        </w:tc>
        <w:tc>
          <w:tcPr>
            <w:tcW w:w="3473" w:type="dxa"/>
            <w:vAlign w:val="center"/>
            <w:hideMark/>
          </w:tcPr>
          <w:p w14:paraId="6806943A" w14:textId="77777777" w:rsidR="003A4B71" w:rsidRPr="00D8304C" w:rsidRDefault="003A4B71" w:rsidP="00D8304C">
            <w:pPr>
              <w:ind w:firstLine="857"/>
              <w:rPr>
                <w:b/>
                <w:bCs/>
                <w:sz w:val="24"/>
                <w:szCs w:val="24"/>
              </w:rPr>
            </w:pPr>
            <w:r w:rsidRPr="00D8304C">
              <w:rPr>
                <w:b/>
                <w:sz w:val="24"/>
                <w:szCs w:val="24"/>
                <w:lang w:eastAsia="en-GB"/>
              </w:rPr>
              <w:t>Base légale</w:t>
            </w:r>
          </w:p>
        </w:tc>
      </w:tr>
      <w:tr w:rsidR="003A4B71" w14:paraId="417306E3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4BC28B" w14:textId="77777777" w:rsidR="003A4B71" w:rsidRPr="003A4B71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Création et gestion du compte utilisateur</w:t>
            </w:r>
          </w:p>
        </w:tc>
        <w:tc>
          <w:tcPr>
            <w:tcW w:w="3473" w:type="dxa"/>
            <w:vAlign w:val="center"/>
            <w:hideMark/>
          </w:tcPr>
          <w:p w14:paraId="6772FD79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Exécution du contrat</w:t>
            </w:r>
          </w:p>
        </w:tc>
      </w:tr>
      <w:tr w:rsidR="003A4B71" w14:paraId="60F19FD7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DC1CEF" w14:textId="77777777" w:rsidR="003A4B71" w:rsidRPr="003A4B71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Fourniture des fonctionnalités du Service</w:t>
            </w:r>
          </w:p>
        </w:tc>
        <w:tc>
          <w:tcPr>
            <w:tcW w:w="3473" w:type="dxa"/>
            <w:vAlign w:val="center"/>
            <w:hideMark/>
          </w:tcPr>
          <w:p w14:paraId="3B4F014C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Exécution du contrat</w:t>
            </w:r>
          </w:p>
        </w:tc>
      </w:tr>
      <w:tr w:rsidR="003A4B71" w14:paraId="19CEA673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8DF624" w14:textId="77777777" w:rsidR="003A4B71" w:rsidRPr="003A4B71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Gestion des abonnements et paiements</w:t>
            </w:r>
          </w:p>
        </w:tc>
        <w:tc>
          <w:tcPr>
            <w:tcW w:w="3473" w:type="dxa"/>
            <w:vAlign w:val="center"/>
            <w:hideMark/>
          </w:tcPr>
          <w:p w14:paraId="5128804B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Exécution du contrat</w:t>
            </w:r>
          </w:p>
        </w:tc>
      </w:tr>
      <w:tr w:rsidR="003A4B71" w14:paraId="707D9898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D43E27" w14:textId="77777777" w:rsidR="003A4B71" w:rsidRPr="003A4B71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Notifications liées au fonctionnement du Service</w:t>
            </w:r>
          </w:p>
        </w:tc>
        <w:tc>
          <w:tcPr>
            <w:tcW w:w="3473" w:type="dxa"/>
            <w:vAlign w:val="center"/>
            <w:hideMark/>
          </w:tcPr>
          <w:p w14:paraId="146136BC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Intérêt légitime</w:t>
            </w:r>
          </w:p>
        </w:tc>
      </w:tr>
      <w:tr w:rsidR="003A4B71" w14:paraId="21CD890F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53F84E" w14:textId="77777777" w:rsidR="003A4B71" w:rsidRPr="003A4B71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Amélioration continue du Service et statistiques</w:t>
            </w:r>
          </w:p>
        </w:tc>
        <w:tc>
          <w:tcPr>
            <w:tcW w:w="3473" w:type="dxa"/>
            <w:vAlign w:val="center"/>
            <w:hideMark/>
          </w:tcPr>
          <w:p w14:paraId="39699031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Intérêt légitime</w:t>
            </w:r>
          </w:p>
        </w:tc>
      </w:tr>
      <w:tr w:rsidR="003A4B71" w14:paraId="5D27E7E0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0FD572" w14:textId="77777777" w:rsidR="003A4B71" w:rsidRPr="003A4B71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Sécurité, prévention de la fraude et abus</w:t>
            </w:r>
          </w:p>
        </w:tc>
        <w:tc>
          <w:tcPr>
            <w:tcW w:w="3473" w:type="dxa"/>
            <w:vAlign w:val="center"/>
            <w:hideMark/>
          </w:tcPr>
          <w:p w14:paraId="2B7C5DD1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Intérêt légitime</w:t>
            </w:r>
          </w:p>
        </w:tc>
      </w:tr>
      <w:tr w:rsidR="003A4B71" w14:paraId="1574408E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F76B1E" w14:textId="77777777" w:rsidR="003A4B71" w:rsidRPr="00D8304C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Communications marketing</w:t>
            </w:r>
          </w:p>
        </w:tc>
        <w:tc>
          <w:tcPr>
            <w:tcW w:w="3473" w:type="dxa"/>
            <w:vAlign w:val="center"/>
            <w:hideMark/>
          </w:tcPr>
          <w:p w14:paraId="54D54992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Consentement</w:t>
            </w:r>
          </w:p>
        </w:tc>
      </w:tr>
      <w:tr w:rsidR="003A4B71" w14:paraId="637C14D1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DD4B3F" w14:textId="77777777" w:rsidR="003A4B71" w:rsidRPr="00D8304C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Respect des obligations légales</w:t>
            </w:r>
          </w:p>
        </w:tc>
        <w:tc>
          <w:tcPr>
            <w:tcW w:w="3473" w:type="dxa"/>
            <w:vAlign w:val="center"/>
            <w:hideMark/>
          </w:tcPr>
          <w:p w14:paraId="6F9C8A8C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Obligation légale</w:t>
            </w:r>
          </w:p>
        </w:tc>
      </w:tr>
    </w:tbl>
    <w:p w14:paraId="2A378EC9" w14:textId="77777777" w:rsidR="003A4B71" w:rsidRPr="00D8304C" w:rsidRDefault="003A4B71" w:rsidP="00D8304C">
      <w:pPr>
        <w:pStyle w:val="NormalWeb"/>
        <w:ind w:left="567"/>
        <w:jc w:val="both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L’intérêt légitime poursuivi par Reviewsvisor consiste à assurer le bon fonctionnement du Service, sa sécurité, son amélioration continue et la prévention des usages frauduleux.</w:t>
      </w:r>
    </w:p>
    <w:p w14:paraId="306D8E56" w14:textId="77777777" w:rsidR="003A4B71" w:rsidRDefault="003A4B71" w:rsidP="003A4B71"/>
    <w:p w14:paraId="75FA407F" w14:textId="77777777" w:rsidR="003A4B71" w:rsidRPr="00D8304C" w:rsidRDefault="003A4B71" w:rsidP="00B70276">
      <w:pPr>
        <w:pStyle w:val="Titre1"/>
      </w:pPr>
      <w:bookmarkStart w:id="22" w:name="_Toc220571879"/>
      <w:r w:rsidRPr="00D8304C">
        <w:t>Destinataires des données</w:t>
      </w:r>
      <w:bookmarkEnd w:id="22"/>
    </w:p>
    <w:p w14:paraId="1C893E60" w14:textId="77777777" w:rsidR="003A4B71" w:rsidRPr="00D8304C" w:rsidRDefault="003A4B71" w:rsidP="00D8304C">
      <w:pPr>
        <w:pStyle w:val="NormalWeb"/>
        <w:ind w:firstLine="567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Les données personnelles peuvent être communiquées aux destinataires suivants :</w:t>
      </w:r>
    </w:p>
    <w:p w14:paraId="582AB4A0" w14:textId="77777777" w:rsidR="003A4B71" w:rsidRDefault="003A4B71" w:rsidP="00D8304C">
      <w:pPr>
        <w:pStyle w:val="Titre3"/>
        <w:numPr>
          <w:ilvl w:val="0"/>
          <w:numId w:val="0"/>
        </w:numPr>
        <w:ind w:left="567" w:hanging="567"/>
      </w:pPr>
      <w:bookmarkStart w:id="23" w:name="_Toc220571880"/>
      <w:r>
        <w:t xml:space="preserve">4.1 </w:t>
      </w:r>
      <w:r w:rsidR="00D8304C">
        <w:tab/>
      </w:r>
      <w:r>
        <w:t>Sous-traitants</w:t>
      </w:r>
      <w:bookmarkEnd w:id="23"/>
    </w:p>
    <w:p w14:paraId="79605076" w14:textId="64C65207" w:rsidR="003A4B71" w:rsidRPr="00D8304C" w:rsidRDefault="003A4B71" w:rsidP="005803F3">
      <w:pPr>
        <w:pStyle w:val="NormalWeb"/>
        <w:numPr>
          <w:ilvl w:val="0"/>
          <w:numId w:val="26"/>
        </w:numPr>
        <w:tabs>
          <w:tab w:val="clear" w:pos="720"/>
          <w:tab w:val="num" w:pos="927"/>
        </w:tabs>
        <w:ind w:left="927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 xml:space="preserve">Hébergement : </w:t>
      </w:r>
      <w:ins w:id="24" w:author="Jean-Pierre Roux" w:date="2026-02-13T14:11:00Z" w16du:dateUtc="2026-02-13T13:11:00Z">
        <w:r w:rsidR="00CC4FF5">
          <w:rPr>
            <w:rFonts w:ascii="Univers for BP Light" w:hAnsi="Univers for BP Light"/>
            <w:lang w:eastAsia="en-GB"/>
          </w:rPr>
          <w:t xml:space="preserve">Versel INc., USA, </w:t>
        </w:r>
      </w:ins>
      <w:r w:rsidRPr="005E70C9">
        <w:rPr>
          <w:rFonts w:ascii="Univers for BP Light" w:hAnsi="Univers for BP Light"/>
          <w:highlight w:val="yellow"/>
          <w:lang w:eastAsia="en-GB"/>
        </w:rPr>
        <w:t xml:space="preserve">infrastructures situées au sein de l’Union </w:t>
      </w:r>
      <w:commentRangeStart w:id="25"/>
      <w:r w:rsidRPr="005E70C9">
        <w:rPr>
          <w:rFonts w:ascii="Univers for BP Light" w:hAnsi="Univers for BP Light"/>
          <w:highlight w:val="yellow"/>
          <w:lang w:eastAsia="en-GB"/>
        </w:rPr>
        <w:t>européenne</w:t>
      </w:r>
      <w:commentRangeEnd w:id="25"/>
      <w:r w:rsidR="005E70C9" w:rsidRPr="00D8304C">
        <w:rPr>
          <w:rStyle w:val="Marquedecommentaire"/>
          <w:rFonts w:ascii="Univers for BP Light" w:hAnsi="Univers for BP Light"/>
          <w:sz w:val="24"/>
          <w:szCs w:val="24"/>
          <w:lang w:eastAsia="en-GB"/>
        </w:rPr>
        <w:commentReference w:id="25"/>
      </w:r>
    </w:p>
    <w:p w14:paraId="7EFBC61C" w14:textId="77777777" w:rsidR="003A4B71" w:rsidRPr="00D8304C" w:rsidRDefault="003A4B71" w:rsidP="005803F3">
      <w:pPr>
        <w:pStyle w:val="NormalWeb"/>
        <w:numPr>
          <w:ilvl w:val="0"/>
          <w:numId w:val="26"/>
        </w:numPr>
        <w:tabs>
          <w:tab w:val="clear" w:pos="720"/>
          <w:tab w:val="num" w:pos="927"/>
        </w:tabs>
        <w:ind w:left="927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Paiement : Stripe (traitement sécurisé des paiements)</w:t>
      </w:r>
    </w:p>
    <w:p w14:paraId="1BEC1B22" w14:textId="77777777" w:rsidR="003A4B71" w:rsidRPr="00D8304C" w:rsidRDefault="003A4B71" w:rsidP="005803F3">
      <w:pPr>
        <w:pStyle w:val="NormalWeb"/>
        <w:numPr>
          <w:ilvl w:val="0"/>
          <w:numId w:val="26"/>
        </w:numPr>
        <w:tabs>
          <w:tab w:val="clear" w:pos="720"/>
          <w:tab w:val="num" w:pos="927"/>
        </w:tabs>
        <w:ind w:left="927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Emailing et notifications</w:t>
      </w:r>
    </w:p>
    <w:p w14:paraId="4BD99DAD" w14:textId="77777777" w:rsidR="003A4B71" w:rsidRPr="00D8304C" w:rsidRDefault="003A4B71" w:rsidP="005803F3">
      <w:pPr>
        <w:pStyle w:val="NormalWeb"/>
        <w:numPr>
          <w:ilvl w:val="0"/>
          <w:numId w:val="26"/>
        </w:numPr>
        <w:tabs>
          <w:tab w:val="clear" w:pos="720"/>
          <w:tab w:val="num" w:pos="927"/>
        </w:tabs>
        <w:ind w:left="927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Outils d’analyse et de mesure d’audience</w:t>
      </w:r>
    </w:p>
    <w:p w14:paraId="7682C3C5" w14:textId="77777777" w:rsidR="003A4B71" w:rsidRPr="00D8304C" w:rsidRDefault="003A4B71" w:rsidP="005803F3">
      <w:pPr>
        <w:pStyle w:val="NormalWeb"/>
        <w:ind w:left="774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Ces prestataires agissent en qualité de sous-traitants au sens du RGPD et sont contractuellement tenus de respecter la confidentialité et la sécurité des données.</w:t>
      </w:r>
    </w:p>
    <w:p w14:paraId="119D592D" w14:textId="77777777" w:rsidR="003A4B71" w:rsidRDefault="003A4B71" w:rsidP="007A29BF">
      <w:pPr>
        <w:pStyle w:val="Titre3"/>
        <w:numPr>
          <w:ilvl w:val="0"/>
          <w:numId w:val="0"/>
        </w:numPr>
        <w:ind w:left="567" w:hanging="567"/>
      </w:pPr>
      <w:bookmarkStart w:id="26" w:name="_Toc220571881"/>
      <w:r>
        <w:lastRenderedPageBreak/>
        <w:t xml:space="preserve">4.2 </w:t>
      </w:r>
      <w:r w:rsidR="007A29BF">
        <w:tab/>
      </w:r>
      <w:r>
        <w:t>Partenaires</w:t>
      </w:r>
      <w:bookmarkEnd w:id="26"/>
    </w:p>
    <w:p w14:paraId="5C72C985" w14:textId="77777777" w:rsidR="003A4B71" w:rsidRPr="007A29BF" w:rsidRDefault="003A4B71" w:rsidP="003A4B71">
      <w:pPr>
        <w:pStyle w:val="NormalWeb"/>
        <w:numPr>
          <w:ilvl w:val="0"/>
          <w:numId w:val="27"/>
        </w:numPr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Google, dans le cadre strict de l’utilisation de l’API Google Business Profile</w:t>
      </w:r>
    </w:p>
    <w:p w14:paraId="3AA9D9AB" w14:textId="77777777" w:rsidR="003A4B71" w:rsidRPr="002746C5" w:rsidRDefault="003A4B71" w:rsidP="007A29BF">
      <w:pPr>
        <w:pStyle w:val="Titre3"/>
        <w:numPr>
          <w:ilvl w:val="0"/>
          <w:numId w:val="0"/>
        </w:numPr>
        <w:ind w:left="709" w:hanging="709"/>
        <w:rPr>
          <w:lang w:val="fr-FR"/>
        </w:rPr>
      </w:pPr>
      <w:bookmarkStart w:id="27" w:name="_Toc220571882"/>
      <w:r w:rsidRPr="002746C5">
        <w:rPr>
          <w:lang w:val="fr-FR"/>
        </w:rPr>
        <w:t xml:space="preserve">4.3 </w:t>
      </w:r>
      <w:r w:rsidR="007A29BF" w:rsidRPr="002746C5">
        <w:rPr>
          <w:lang w:val="fr-FR"/>
        </w:rPr>
        <w:tab/>
      </w:r>
      <w:r w:rsidRPr="002746C5">
        <w:rPr>
          <w:lang w:val="fr-FR"/>
        </w:rPr>
        <w:t>Autorités</w:t>
      </w:r>
      <w:bookmarkEnd w:id="27"/>
    </w:p>
    <w:p w14:paraId="2110539C" w14:textId="77777777" w:rsidR="003A4B71" w:rsidRPr="007A29BF" w:rsidRDefault="003A4B71" w:rsidP="005803F3">
      <w:pPr>
        <w:pStyle w:val="NormalWeb"/>
        <w:ind w:left="709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Les données peuvent être communiquées aux autorités compétentes lorsque la loi l’exige.</w:t>
      </w:r>
    </w:p>
    <w:p w14:paraId="0A643D06" w14:textId="77777777" w:rsidR="003A4B71" w:rsidRPr="007A29BF" w:rsidRDefault="003A4B71" w:rsidP="005803F3">
      <w:pPr>
        <w:pStyle w:val="NormalWeb"/>
        <w:ind w:left="709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Reviewsvisor ne vend ni ne loue jamais les données personnelles à des tiers.</w:t>
      </w:r>
    </w:p>
    <w:p w14:paraId="4285CF3E" w14:textId="77777777" w:rsidR="003A4B71" w:rsidRDefault="003A4B71" w:rsidP="003A4B71"/>
    <w:p w14:paraId="226C62FA" w14:textId="77777777" w:rsidR="003A4B71" w:rsidRDefault="003A4B71" w:rsidP="00B70276">
      <w:pPr>
        <w:pStyle w:val="Titre1"/>
      </w:pPr>
      <w:bookmarkStart w:id="28" w:name="_Toc220571883"/>
      <w:r>
        <w:t>Transferts hors Union européenne</w:t>
      </w:r>
      <w:bookmarkEnd w:id="28"/>
    </w:p>
    <w:p w14:paraId="331DE86A" w14:textId="77777777" w:rsidR="003A4B71" w:rsidRPr="007A29BF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Les données sont principalement hébergées et traitées au sein de l’Union européenne.</w:t>
      </w:r>
    </w:p>
    <w:p w14:paraId="07CDC02A" w14:textId="399330E6" w:rsidR="00C6057A" w:rsidRPr="007A29BF" w:rsidDel="00C6057A" w:rsidRDefault="003A4B71" w:rsidP="00C6057A">
      <w:pPr>
        <w:pStyle w:val="NormalWeb"/>
        <w:ind w:left="567"/>
        <w:rPr>
          <w:del w:id="29" w:author="Jean-Pierre Roux" w:date="2026-02-13T14:20:00Z" w16du:dateUtc="2026-02-13T13:20:00Z"/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 xml:space="preserve">Lorsque certains sous-traitants impliquent un transfert de données hors de l’Union européenne, </w:t>
      </w:r>
      <w:ins w:id="30" w:author="Jean-Pierre Roux" w:date="2026-02-13T14:19:00Z" w16du:dateUtc="2026-02-13T13:19:00Z">
        <w:r w:rsidR="00C6057A">
          <w:rPr>
            <w:rFonts w:ascii="Univers for BP Light" w:hAnsi="Univers for BP Light"/>
            <w:lang w:eastAsia="en-GB"/>
          </w:rPr>
          <w:t xml:space="preserve">nous nous assurons que le niveau de </w:t>
        </w:r>
        <w:r w:rsidR="00C6057A" w:rsidRPr="00C6057A">
          <w:rPr>
            <w:rFonts w:ascii="Univers for BP Light" w:hAnsi="Univers for BP Light"/>
            <w:lang w:eastAsia="en-GB"/>
          </w:rPr>
          <w:t xml:space="preserve">protection des Données à Caractère Personnel </w:t>
        </w:r>
        <w:r w:rsidR="00C6057A">
          <w:rPr>
            <w:rFonts w:ascii="Univers for BP Light" w:hAnsi="Univers for BP Light"/>
            <w:lang w:eastAsia="en-GB"/>
          </w:rPr>
          <w:t xml:space="preserve">dans le pays concerné </w:t>
        </w:r>
        <w:r w:rsidR="00C6057A" w:rsidRPr="00C6057A">
          <w:rPr>
            <w:rFonts w:ascii="Univers for BP Light" w:hAnsi="Univers for BP Light"/>
            <w:lang w:eastAsia="en-GB"/>
          </w:rPr>
          <w:t>est jugé adéquat au regard du droit applicable</w:t>
        </w:r>
        <w:r w:rsidR="00C6057A" w:rsidRPr="007A29BF">
          <w:rPr>
            <w:rFonts w:ascii="Univers for BP Light" w:hAnsi="Univers for BP Light"/>
            <w:lang w:eastAsia="en-GB"/>
          </w:rPr>
          <w:t xml:space="preserve"> </w:t>
        </w:r>
        <w:r w:rsidR="00C6057A">
          <w:rPr>
            <w:rFonts w:ascii="Univers for BP Light" w:hAnsi="Univers for BP Light"/>
            <w:lang w:eastAsia="en-GB"/>
          </w:rPr>
          <w:t xml:space="preserve">(ce </w:t>
        </w:r>
      </w:ins>
      <w:ins w:id="31" w:author="Jean-Pierre Roux" w:date="2026-02-13T14:20:00Z" w16du:dateUtc="2026-02-13T13:20:00Z">
        <w:r w:rsidR="00C6057A">
          <w:rPr>
            <w:rFonts w:ascii="Univers for BP Light" w:hAnsi="Univers for BP Light"/>
            <w:lang w:eastAsia="en-GB"/>
          </w:rPr>
          <w:t xml:space="preserve">qui est le cas pour les Etats-Unis, </w:t>
        </w:r>
      </w:ins>
      <w:ins w:id="32" w:author="Jean-Pierre Roux" w:date="2026-02-13T14:24:00Z" w16du:dateUtc="2026-02-13T13:24:00Z">
        <w:r w:rsidR="0037094F">
          <w:rPr>
            <w:rFonts w:ascii="Univers for BP Light" w:hAnsi="Univers for BP Light"/>
            <w:lang w:eastAsia="en-GB"/>
          </w:rPr>
          <w:t xml:space="preserve">concernant les entreprises relevant du « Cadre de Protection des Données » (CPD) </w:t>
        </w:r>
      </w:ins>
      <w:ins w:id="33" w:author="Jean-Pierre Roux" w:date="2026-02-13T14:20:00Z" w16du:dateUtc="2026-02-13T13:20:00Z">
        <w:r w:rsidR="00C6057A">
          <w:rPr>
            <w:rFonts w:ascii="Univers for BP Light" w:hAnsi="Univers for BP Light"/>
            <w:lang w:eastAsia="en-GB"/>
          </w:rPr>
          <w:t xml:space="preserve">). Pour les éventuels pays jugés non adéquats, </w:t>
        </w:r>
      </w:ins>
      <w:r w:rsidRPr="007A29BF">
        <w:rPr>
          <w:rFonts w:ascii="Univers for BP Light" w:hAnsi="Univers for BP Light"/>
          <w:lang w:eastAsia="en-GB"/>
        </w:rPr>
        <w:t>Reviewsvisor met en place des garanties appropriées conformément au RGPD, notamment par l’utilisation de clauses contractuelles types adoptées par la Commission européenne ou par toute autre base légale valide.</w:t>
      </w:r>
    </w:p>
    <w:p w14:paraId="036727D9" w14:textId="77777777" w:rsidR="003A4B71" w:rsidRPr="007A29BF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Vous pouvez obtenir des informations complémentaires sur ces garanties en contactant Reviewsvisor.</w:t>
      </w:r>
    </w:p>
    <w:p w14:paraId="277072D2" w14:textId="77777777" w:rsidR="003A4B71" w:rsidRDefault="003A4B71" w:rsidP="003A4B71"/>
    <w:p w14:paraId="1FF1A49A" w14:textId="77777777" w:rsidR="003A4B71" w:rsidRDefault="003A4B71" w:rsidP="00B70276">
      <w:pPr>
        <w:pStyle w:val="Titre1"/>
      </w:pPr>
      <w:bookmarkStart w:id="34" w:name="_Toc220571884"/>
      <w:r>
        <w:t>Caractère obligatoire des données</w:t>
      </w:r>
      <w:bookmarkEnd w:id="34"/>
    </w:p>
    <w:p w14:paraId="14447845" w14:textId="77777777" w:rsidR="003A4B71" w:rsidRPr="007A29BF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Certaines données personnelles sont nécessaires à la création du compte, à l’accès au Service et à la fourniture de ses fonctionnalités. À défaut de fournir ces données, Reviewsvisor pourra être dans l’impossibilité de fournir tout ou partie du Service.</w:t>
      </w:r>
    </w:p>
    <w:p w14:paraId="21C6BE1E" w14:textId="77777777" w:rsidR="003A4B71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Les autres données sont facultatives et signalées comme telles lors de leur collecte.</w:t>
      </w:r>
    </w:p>
    <w:p w14:paraId="60785093" w14:textId="77777777" w:rsidR="007A29BF" w:rsidRPr="007A29BF" w:rsidRDefault="007A29BF" w:rsidP="007A29BF">
      <w:pPr>
        <w:pStyle w:val="NormalWeb"/>
        <w:rPr>
          <w:rFonts w:ascii="Univers for BP Light" w:hAnsi="Univers for BP Light"/>
          <w:lang w:eastAsia="en-GB"/>
        </w:rPr>
      </w:pPr>
    </w:p>
    <w:p w14:paraId="02B802C7" w14:textId="77777777" w:rsidR="003A4B71" w:rsidRDefault="003A4B71" w:rsidP="00B70276">
      <w:pPr>
        <w:pStyle w:val="Titre1"/>
      </w:pPr>
      <w:bookmarkStart w:id="35" w:name="_Toc220571885"/>
      <w:r>
        <w:t>Durées de conservation</w:t>
      </w:r>
      <w:bookmarkEnd w:id="35"/>
    </w:p>
    <w:p w14:paraId="684F4AEE" w14:textId="77777777" w:rsidR="007A29BF" w:rsidRPr="007A29BF" w:rsidRDefault="007A29BF" w:rsidP="007A29BF">
      <w:pPr>
        <w:pStyle w:val="TextBody"/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4439"/>
      </w:tblGrid>
      <w:tr w:rsidR="003A4B71" w14:paraId="03C788F6" w14:textId="77777777" w:rsidTr="007A2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FA86F9" w14:textId="77777777" w:rsidR="003A4B71" w:rsidRPr="007A29BF" w:rsidRDefault="003A4B71">
            <w:pPr>
              <w:rPr>
                <w:b/>
                <w:sz w:val="24"/>
                <w:szCs w:val="24"/>
                <w:lang w:eastAsia="en-GB"/>
              </w:rPr>
            </w:pPr>
            <w:r w:rsidRPr="007A29BF">
              <w:rPr>
                <w:b/>
                <w:sz w:val="24"/>
                <w:szCs w:val="24"/>
                <w:lang w:eastAsia="en-GB"/>
              </w:rPr>
              <w:t>Type de données</w:t>
            </w:r>
          </w:p>
        </w:tc>
        <w:tc>
          <w:tcPr>
            <w:tcW w:w="4394" w:type="dxa"/>
            <w:vAlign w:val="center"/>
            <w:hideMark/>
          </w:tcPr>
          <w:p w14:paraId="5A18C843" w14:textId="77777777" w:rsidR="003A4B71" w:rsidRPr="007A29BF" w:rsidRDefault="003A4B71" w:rsidP="007A29BF">
            <w:pPr>
              <w:ind w:firstLine="1037"/>
              <w:rPr>
                <w:b/>
                <w:sz w:val="24"/>
                <w:szCs w:val="24"/>
                <w:lang w:eastAsia="en-GB"/>
              </w:rPr>
            </w:pPr>
            <w:r w:rsidRPr="007A29BF">
              <w:rPr>
                <w:b/>
                <w:sz w:val="24"/>
                <w:szCs w:val="24"/>
                <w:lang w:eastAsia="en-GB"/>
              </w:rPr>
              <w:t>Durée de conservation</w:t>
            </w:r>
          </w:p>
        </w:tc>
      </w:tr>
      <w:tr w:rsidR="003A4B71" w14:paraId="72AF6FC7" w14:textId="77777777" w:rsidTr="007A2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DDF7F2" w14:textId="77777777" w:rsidR="003A4B71" w:rsidRPr="007A29BF" w:rsidRDefault="003A4B71">
            <w:pPr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Données du compte</w:t>
            </w:r>
          </w:p>
        </w:tc>
        <w:tc>
          <w:tcPr>
            <w:tcW w:w="4394" w:type="dxa"/>
            <w:vAlign w:val="center"/>
            <w:hideMark/>
          </w:tcPr>
          <w:p w14:paraId="167DC9B2" w14:textId="77777777" w:rsidR="003A4B71" w:rsidRPr="007A29BF" w:rsidRDefault="003A4B71" w:rsidP="007A29BF">
            <w:pPr>
              <w:ind w:firstLine="1007"/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Durée de l’abonnement + 3 ans</w:t>
            </w:r>
          </w:p>
        </w:tc>
      </w:tr>
      <w:tr w:rsidR="003A4B71" w14:paraId="7B9ED218" w14:textId="77777777" w:rsidTr="007A2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601563" w14:textId="77777777" w:rsidR="003A4B71" w:rsidRPr="007A29BF" w:rsidRDefault="003A4B71">
            <w:pPr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Données de facturation</w:t>
            </w:r>
          </w:p>
        </w:tc>
        <w:tc>
          <w:tcPr>
            <w:tcW w:w="4394" w:type="dxa"/>
            <w:vAlign w:val="center"/>
            <w:hideMark/>
          </w:tcPr>
          <w:p w14:paraId="3421469D" w14:textId="77777777" w:rsidR="003A4B71" w:rsidRPr="007A29BF" w:rsidRDefault="003A4B71" w:rsidP="007A29BF">
            <w:pPr>
              <w:ind w:firstLine="992"/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10 ans (obligation légale)</w:t>
            </w:r>
          </w:p>
        </w:tc>
      </w:tr>
      <w:tr w:rsidR="003A4B71" w14:paraId="625A9E90" w14:textId="77777777" w:rsidTr="007A2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EED37D" w14:textId="77777777" w:rsidR="003A4B71" w:rsidRPr="007A29BF" w:rsidRDefault="003A4B71">
            <w:pPr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Avis et analyses</w:t>
            </w:r>
          </w:p>
        </w:tc>
        <w:tc>
          <w:tcPr>
            <w:tcW w:w="4394" w:type="dxa"/>
            <w:vAlign w:val="center"/>
            <w:hideMark/>
          </w:tcPr>
          <w:p w14:paraId="6334241F" w14:textId="77777777" w:rsidR="003A4B71" w:rsidRPr="007A29BF" w:rsidRDefault="003A4B71" w:rsidP="007A29BF">
            <w:pPr>
              <w:ind w:firstLine="992"/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Durée de l’abonnement + 30 jours</w:t>
            </w:r>
          </w:p>
        </w:tc>
      </w:tr>
      <w:tr w:rsidR="003A4B71" w14:paraId="73E85A21" w14:textId="77777777" w:rsidTr="007A2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81EA54" w14:textId="77777777" w:rsidR="003A4B71" w:rsidRPr="007A29BF" w:rsidRDefault="003A4B71">
            <w:pPr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Journaux de connexion</w:t>
            </w:r>
          </w:p>
        </w:tc>
        <w:tc>
          <w:tcPr>
            <w:tcW w:w="4394" w:type="dxa"/>
            <w:vAlign w:val="center"/>
            <w:hideMark/>
          </w:tcPr>
          <w:p w14:paraId="18078790" w14:textId="77777777" w:rsidR="003A4B71" w:rsidRPr="007A29BF" w:rsidRDefault="003A4B71" w:rsidP="007A29BF">
            <w:pPr>
              <w:ind w:firstLine="992"/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1 an</w:t>
            </w:r>
          </w:p>
        </w:tc>
      </w:tr>
      <w:tr w:rsidR="003A4B71" w14:paraId="12195D6B" w14:textId="77777777" w:rsidTr="007A2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D69462" w14:textId="77777777" w:rsidR="003A4B71" w:rsidRPr="007A29BF" w:rsidRDefault="003A4B71">
            <w:pPr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lastRenderedPageBreak/>
              <w:t>Cookies</w:t>
            </w:r>
          </w:p>
        </w:tc>
        <w:tc>
          <w:tcPr>
            <w:tcW w:w="4394" w:type="dxa"/>
            <w:vAlign w:val="center"/>
            <w:hideMark/>
          </w:tcPr>
          <w:p w14:paraId="4A0738C3" w14:textId="77777777" w:rsidR="003A4B71" w:rsidRPr="007A29BF" w:rsidRDefault="003A4B71" w:rsidP="007A29BF">
            <w:pPr>
              <w:ind w:firstLine="992"/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13 mois maximum</w:t>
            </w:r>
          </w:p>
        </w:tc>
      </w:tr>
    </w:tbl>
    <w:p w14:paraId="72219DC5" w14:textId="77777777" w:rsidR="003A4B71" w:rsidRDefault="003A4B71" w:rsidP="003A4B71"/>
    <w:p w14:paraId="0EAE8ED9" w14:textId="77777777" w:rsidR="007A29BF" w:rsidRDefault="007A29BF" w:rsidP="003A4B71"/>
    <w:p w14:paraId="59AACD1C" w14:textId="77777777" w:rsidR="007A29BF" w:rsidRPr="007A29BF" w:rsidRDefault="007A29BF" w:rsidP="003A4B71"/>
    <w:p w14:paraId="088B8072" w14:textId="77777777" w:rsidR="003A4B71" w:rsidRPr="007A29BF" w:rsidRDefault="003A4B71" w:rsidP="00B70276">
      <w:pPr>
        <w:pStyle w:val="Titre1"/>
      </w:pPr>
      <w:bookmarkStart w:id="36" w:name="_Toc220571886"/>
      <w:r w:rsidRPr="007A29BF">
        <w:t>Sécurité des données</w:t>
      </w:r>
      <w:bookmarkEnd w:id="36"/>
    </w:p>
    <w:p w14:paraId="6ACB3DA6" w14:textId="77777777" w:rsidR="003A4B71" w:rsidRPr="007A29BF" w:rsidRDefault="003A4B71" w:rsidP="005803F3">
      <w:pPr>
        <w:pStyle w:val="NormalWeb"/>
        <w:ind w:left="36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Reviewsvisor met en œuvre des mesures techniques et organisationnelles appropriées afin de garantir un niveau de sécurité adapté aux risques, notamment :</w:t>
      </w:r>
    </w:p>
    <w:p w14:paraId="1208F7E7" w14:textId="77777777" w:rsidR="003A4B71" w:rsidRPr="007A29BF" w:rsidRDefault="003A4B71" w:rsidP="005803F3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Chiffrement des données en transit (TLS/HTTPS)</w:t>
      </w:r>
    </w:p>
    <w:p w14:paraId="7D1B1049" w14:textId="77777777" w:rsidR="003A4B71" w:rsidRPr="007A29BF" w:rsidRDefault="003A4B71" w:rsidP="005803F3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Chiffrement des données sensibles au repos</w:t>
      </w:r>
    </w:p>
    <w:p w14:paraId="124CC9A4" w14:textId="77777777" w:rsidR="003A4B71" w:rsidRPr="007A29BF" w:rsidRDefault="003A4B71" w:rsidP="005803F3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Contrôles d’accès stricts et authentification sécurisée</w:t>
      </w:r>
    </w:p>
    <w:p w14:paraId="26E05BA4" w14:textId="77777777" w:rsidR="003A4B71" w:rsidRPr="007A29BF" w:rsidRDefault="003A4B71" w:rsidP="005803F3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Sauvegardes régulières</w:t>
      </w:r>
    </w:p>
    <w:p w14:paraId="08286BDD" w14:textId="77777777" w:rsidR="003A4B71" w:rsidRPr="007A29BF" w:rsidRDefault="003A4B71" w:rsidP="005803F3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Surveillance et détection des incidents de sécurité</w:t>
      </w:r>
    </w:p>
    <w:p w14:paraId="11BEA321" w14:textId="77777777" w:rsidR="003A4B71" w:rsidRDefault="003A4B71" w:rsidP="003A4B71"/>
    <w:p w14:paraId="5984D20C" w14:textId="77777777" w:rsidR="003A4B71" w:rsidRDefault="003A4B71" w:rsidP="00B70276">
      <w:pPr>
        <w:pStyle w:val="Titre1"/>
      </w:pPr>
      <w:bookmarkStart w:id="37" w:name="_Toc220571887"/>
      <w:r>
        <w:t>Droits des personnes concernées</w:t>
      </w:r>
      <w:bookmarkEnd w:id="37"/>
    </w:p>
    <w:p w14:paraId="577B04E1" w14:textId="77777777" w:rsidR="003A4B71" w:rsidRPr="007A29BF" w:rsidRDefault="003A4B71" w:rsidP="005803F3">
      <w:pPr>
        <w:pStyle w:val="NormalWeb"/>
        <w:ind w:left="36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Conformément au RGPD, vous disposez des droits suivants :</w:t>
      </w:r>
    </w:p>
    <w:p w14:paraId="25770282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d’accès</w:t>
      </w:r>
    </w:p>
    <w:p w14:paraId="61A7F5BD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de rectification</w:t>
      </w:r>
    </w:p>
    <w:p w14:paraId="038B3C90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à l’effacement</w:t>
      </w:r>
    </w:p>
    <w:p w14:paraId="0F9F1F2E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à la limitation du traitement</w:t>
      </w:r>
    </w:p>
    <w:p w14:paraId="667BEA65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à la portabilité</w:t>
      </w:r>
    </w:p>
    <w:p w14:paraId="3ADC17DB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d’opposition</w:t>
      </w:r>
    </w:p>
    <w:p w14:paraId="288C0D5E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de retirer votre consentement à tout moment</w:t>
      </w:r>
    </w:p>
    <w:p w14:paraId="1FE99CB4" w14:textId="77777777" w:rsidR="003A4B71" w:rsidRPr="007A29BF" w:rsidRDefault="003A4B71" w:rsidP="005803F3">
      <w:pPr>
        <w:pStyle w:val="NormalWeb"/>
        <w:ind w:left="36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Vous pouvez exercer ces droits en contactant : contact@reviewsvisor.fr</w:t>
      </w:r>
    </w:p>
    <w:p w14:paraId="602D58CA" w14:textId="77777777" w:rsidR="003A4B71" w:rsidRDefault="003A4B71" w:rsidP="003A4B71"/>
    <w:p w14:paraId="46B42E73" w14:textId="77777777" w:rsidR="003A4B71" w:rsidRDefault="003A4B71" w:rsidP="00B70276">
      <w:pPr>
        <w:pStyle w:val="Titre1"/>
      </w:pPr>
      <w:bookmarkStart w:id="38" w:name="_Toc220571888"/>
      <w:r>
        <w:t>Décisions</w:t>
      </w:r>
      <w:r w:rsidRPr="00860511">
        <w:rPr>
          <w:lang w:val="fr-BE"/>
        </w:rPr>
        <w:t xml:space="preserve"> automatisées</w:t>
      </w:r>
      <w:bookmarkEnd w:id="38"/>
    </w:p>
    <w:p w14:paraId="0966CF4B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>Reviewsvisor ne met pas en œuvre de décisions produisant des effets juridiques à l’égard des Utilisateurs fondées exclusivement sur un traitement automatisé au sens de l’article 22 du RGPD.</w:t>
      </w:r>
    </w:p>
    <w:p w14:paraId="482B17BC" w14:textId="77777777" w:rsidR="003A4B71" w:rsidRDefault="003A4B71" w:rsidP="003A4B71"/>
    <w:p w14:paraId="383A5692" w14:textId="77777777" w:rsidR="003A4B71" w:rsidRDefault="003A4B71" w:rsidP="00B70276">
      <w:pPr>
        <w:pStyle w:val="Titre1"/>
      </w:pPr>
      <w:bookmarkStart w:id="39" w:name="_Toc220571889"/>
      <w:r>
        <w:t>Cookies</w:t>
      </w:r>
      <w:bookmarkEnd w:id="39"/>
    </w:p>
    <w:p w14:paraId="3117FF9F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>L’utilisation de cookies est détaillée dans la Politique de Cookies accessible sur le site. Vous pouvez gérer vos préférences à tout moment via le bandeau de consentement.</w:t>
      </w:r>
    </w:p>
    <w:p w14:paraId="00B655C6" w14:textId="77777777" w:rsidR="003A4B71" w:rsidRDefault="003A4B71" w:rsidP="003A4B71"/>
    <w:p w14:paraId="6E054CB1" w14:textId="77777777" w:rsidR="003A4B71" w:rsidRDefault="003A4B71" w:rsidP="00B70276">
      <w:pPr>
        <w:pStyle w:val="Titre1"/>
      </w:pPr>
      <w:bookmarkStart w:id="40" w:name="_Toc220571890"/>
      <w:r>
        <w:t>Modification de la politique</w:t>
      </w:r>
      <w:bookmarkEnd w:id="40"/>
    </w:p>
    <w:p w14:paraId="5C5C123E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>Reviewsvisor se réserve le droit de modifier la présente Politique de Confidentialité à tout moment. Toute modification substantielle fera l’objet d’une information préalable.</w:t>
      </w:r>
    </w:p>
    <w:p w14:paraId="5334C823" w14:textId="77777777" w:rsidR="003A4B71" w:rsidRDefault="003A4B71" w:rsidP="00B70276">
      <w:pPr>
        <w:pStyle w:val="Titre1"/>
      </w:pPr>
      <w:bookmarkStart w:id="41" w:name="_Toc220571891"/>
      <w:r>
        <w:t>Réclamation</w:t>
      </w:r>
      <w:bookmarkEnd w:id="41"/>
    </w:p>
    <w:p w14:paraId="2AEECAF8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>Vous pouvez introduire une réclamation auprès de l’autorité de contrôle compétente. En France :</w:t>
      </w:r>
    </w:p>
    <w:p w14:paraId="25ED6749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>CNIL – Commission Nationale de l’Informatique et des Libertés</w:t>
      </w:r>
      <w:r w:rsidRPr="005803F3">
        <w:rPr>
          <w:rFonts w:ascii="Univers for BP Light" w:hAnsi="Univers for BP Light"/>
          <w:lang w:eastAsia="en-GB"/>
        </w:rPr>
        <w:br/>
        <w:t>www.cnil.fr</w:t>
      </w:r>
    </w:p>
    <w:p w14:paraId="1FA0112C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>Les utilisateurs établis dans un autre État membre de l’Union européenne peuvent également saisir l’autorité locale compétente.</w:t>
      </w:r>
    </w:p>
    <w:p w14:paraId="5ABF7A8F" w14:textId="77777777" w:rsidR="003A4B71" w:rsidRDefault="003A4B71" w:rsidP="003A4B71"/>
    <w:p w14:paraId="7ECD94EA" w14:textId="77777777" w:rsidR="003A4B71" w:rsidRDefault="003A4B71" w:rsidP="00B70276">
      <w:pPr>
        <w:pStyle w:val="Titre1"/>
      </w:pPr>
      <w:bookmarkStart w:id="42" w:name="_Toc220571892"/>
      <w:r>
        <w:t>Contact</w:t>
      </w:r>
      <w:bookmarkEnd w:id="42"/>
    </w:p>
    <w:p w14:paraId="2FD6D476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>Pour toute question relative à la protection des données personnelles :</w:t>
      </w:r>
    </w:p>
    <w:p w14:paraId="5FA18BA8" w14:textId="77777777" w:rsidR="003A4B71" w:rsidRPr="002746C5" w:rsidRDefault="003A4B71" w:rsidP="005803F3">
      <w:pPr>
        <w:pStyle w:val="NormalWeb"/>
        <w:ind w:left="567"/>
        <w:rPr>
          <w:rFonts w:ascii="Univers for BP Light" w:hAnsi="Univers for BP Light"/>
          <w:lang w:val="en-US" w:eastAsia="en-GB"/>
        </w:rPr>
      </w:pPr>
      <w:r w:rsidRPr="002746C5">
        <w:rPr>
          <w:rFonts w:ascii="Univers for BP Light" w:hAnsi="Univers for BP Light"/>
          <w:lang w:val="en-US" w:eastAsia="en-GB"/>
        </w:rPr>
        <w:t>Email : contact@reviewsvisor.fr</w:t>
      </w:r>
      <w:r w:rsidRPr="002746C5">
        <w:rPr>
          <w:rFonts w:ascii="Univers for BP Light" w:hAnsi="Univers for BP Light"/>
          <w:lang w:val="en-US" w:eastAsia="en-GB"/>
        </w:rPr>
        <w:br/>
        <w:t>Site web : www.reviewsvisor.fr</w:t>
      </w:r>
    </w:p>
    <w:p w14:paraId="53778F3C" w14:textId="77777777" w:rsidR="003A4B71" w:rsidRPr="002746C5" w:rsidRDefault="003A4B71" w:rsidP="003A4B71">
      <w:pPr>
        <w:rPr>
          <w:lang w:val="en-US"/>
        </w:rPr>
      </w:pPr>
    </w:p>
    <w:p w14:paraId="2CBEDD85" w14:textId="77777777" w:rsidR="003A4B71" w:rsidRPr="005803F3" w:rsidRDefault="003A4B71" w:rsidP="005803F3">
      <w:pPr>
        <w:pStyle w:val="NormalWeb"/>
        <w:jc w:val="center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>© 2026 Reviewsvisor – Tous droits réservés</w:t>
      </w:r>
    </w:p>
    <w:p w14:paraId="3145004C" w14:textId="77777777" w:rsidR="003A4B71" w:rsidRDefault="003A4B71" w:rsidP="00277205">
      <w:pPr>
        <w:spacing w:before="120"/>
        <w:jc w:val="both"/>
      </w:pPr>
    </w:p>
    <w:p w14:paraId="3F293A4D" w14:textId="77777777" w:rsidR="004C60AB" w:rsidRPr="00277205" w:rsidRDefault="004C60AB" w:rsidP="00277205">
      <w:pPr>
        <w:spacing w:before="120"/>
        <w:jc w:val="both"/>
      </w:pPr>
    </w:p>
    <w:sectPr w:rsidR="004C60AB" w:rsidRPr="00277205" w:rsidSect="00581D1D">
      <w:headerReference w:type="default" r:id="rId14"/>
      <w:footerReference w:type="default" r:id="rId15"/>
      <w:headerReference w:type="first" r:id="rId16"/>
      <w:pgSz w:w="11907" w:h="16840" w:code="9"/>
      <w:pgMar w:top="1418" w:right="1134" w:bottom="1332" w:left="1134" w:header="720" w:footer="57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Fabien DROUILLARD" w:date="2026-02-13T16:19:00Z" w:initials="FD">
    <w:p w14:paraId="792B62AB" w14:textId="77777777" w:rsidR="005E70C9" w:rsidRDefault="005E70C9" w:rsidP="005E70C9">
      <w:pPr>
        <w:pStyle w:val="Commentaire"/>
      </w:pPr>
      <w:r>
        <w:rPr>
          <w:rStyle w:val="Marquedecommentaire"/>
        </w:rPr>
        <w:annotationRef/>
      </w:r>
      <w:r>
        <w:t>Inutile de préciser le champ d’application du RGPD en général</w:t>
      </w:r>
    </w:p>
  </w:comment>
  <w:comment w:id="25" w:author="Fabien DROUILLARD" w:date="2026-02-13T16:19:00Z" w:initials="FD">
    <w:p w14:paraId="1D8475C6" w14:textId="77777777" w:rsidR="005E70C9" w:rsidRDefault="005E70C9" w:rsidP="005E70C9">
      <w:pPr>
        <w:pStyle w:val="Commentaire"/>
      </w:pPr>
      <w:r>
        <w:rPr>
          <w:rStyle w:val="Marquedecommentaire"/>
        </w:rPr>
        <w:annotationRef/>
      </w:r>
      <w:r>
        <w:t>Si les serveurs ne sont pas effectivement en Europe, ne rien préciser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2B62AB" w15:done="0"/>
  <w15:commentEx w15:paraId="1D8475C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E38222" w16cex:dateUtc="2026-02-13T15:19:00Z"/>
  <w16cex:commentExtensible w16cex:durableId="20991A24" w16cex:dateUtc="2026-02-13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2B62AB" w16cid:durableId="1BE38222"/>
  <w16cid:commentId w16cid:paraId="1D8475C6" w16cid:durableId="20991A2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99035" w14:textId="77777777" w:rsidR="006F008B" w:rsidRDefault="006F008B">
      <w:r>
        <w:separator/>
      </w:r>
    </w:p>
  </w:endnote>
  <w:endnote w:type="continuationSeparator" w:id="0">
    <w:p w14:paraId="356B7771" w14:textId="77777777" w:rsidR="006F008B" w:rsidRDefault="006F0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Univers for BP">
    <w:altName w:val="Trebuchet MS"/>
    <w:charset w:val="00"/>
    <w:family w:val="swiss"/>
    <w:pitch w:val="variable"/>
    <w:sig w:usb0="A00002A7" w:usb1="00000001" w:usb2="00000000" w:usb3="00000000" w:csb0="0000009F" w:csb1="00000000"/>
  </w:font>
  <w:font w:name="Univers 55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Univers for BP Light">
    <w:altName w:val="Corbel"/>
    <w:charset w:val="00"/>
    <w:family w:val="swiss"/>
    <w:pitch w:val="variable"/>
    <w:sig w:usb0="00000001" w:usb1="00000001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3" w:type="dxa"/>
      <w:tblBorders>
        <w:top w:val="single" w:sz="8" w:space="0" w:color="auto"/>
        <w:bottom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1E0" w:firstRow="1" w:lastRow="1" w:firstColumn="1" w:lastColumn="1" w:noHBand="0" w:noVBand="0"/>
    </w:tblPr>
    <w:tblGrid>
      <w:gridCol w:w="626"/>
      <w:gridCol w:w="598"/>
      <w:gridCol w:w="1639"/>
      <w:gridCol w:w="1611"/>
      <w:gridCol w:w="1075"/>
      <w:gridCol w:w="1204"/>
      <w:gridCol w:w="1393"/>
      <w:gridCol w:w="1493"/>
      <w:gridCol w:w="208"/>
      <w:gridCol w:w="926"/>
    </w:tblGrid>
    <w:tr w:rsidR="002201F4" w:rsidRPr="0035566C" w14:paraId="03B3DCDC" w14:textId="77777777" w:rsidTr="00834C8F">
      <w:tc>
        <w:tcPr>
          <w:tcW w:w="626" w:type="dxa"/>
        </w:tcPr>
        <w:p w14:paraId="21AEDFC5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2237" w:type="dxa"/>
          <w:gridSpan w:val="2"/>
        </w:tcPr>
        <w:p w14:paraId="4CCB55D1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611" w:type="dxa"/>
        </w:tcPr>
        <w:p w14:paraId="2FA8172E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075" w:type="dxa"/>
        </w:tcPr>
        <w:p w14:paraId="5E8E1AE6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204" w:type="dxa"/>
        </w:tcPr>
        <w:p w14:paraId="0CAAC592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</w:tcPr>
        <w:p w14:paraId="0E6A279E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</w:tcPr>
        <w:p w14:paraId="197E8702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</w:tcPr>
        <w:p w14:paraId="260E0A74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17E6C51B" w14:textId="77777777" w:rsidTr="00834C8F">
      <w:tc>
        <w:tcPr>
          <w:tcW w:w="626" w:type="dxa"/>
        </w:tcPr>
        <w:p w14:paraId="262C99CC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2237" w:type="dxa"/>
          <w:gridSpan w:val="2"/>
        </w:tcPr>
        <w:p w14:paraId="1814F197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611" w:type="dxa"/>
        </w:tcPr>
        <w:p w14:paraId="7684F675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075" w:type="dxa"/>
        </w:tcPr>
        <w:p w14:paraId="65EFE714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204" w:type="dxa"/>
        </w:tcPr>
        <w:p w14:paraId="3F80DEC8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</w:tcPr>
        <w:p w14:paraId="4DEF6371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</w:tcPr>
        <w:p w14:paraId="73C6B625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</w:tcPr>
        <w:p w14:paraId="2946B050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2B787023" w14:textId="77777777" w:rsidTr="00834C8F">
      <w:tc>
        <w:tcPr>
          <w:tcW w:w="626" w:type="dxa"/>
        </w:tcPr>
        <w:p w14:paraId="0B2460B2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2237" w:type="dxa"/>
          <w:gridSpan w:val="2"/>
        </w:tcPr>
        <w:p w14:paraId="0D9E55DF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611" w:type="dxa"/>
        </w:tcPr>
        <w:p w14:paraId="0E511140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075" w:type="dxa"/>
        </w:tcPr>
        <w:p w14:paraId="570F716E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204" w:type="dxa"/>
        </w:tcPr>
        <w:p w14:paraId="067F771C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</w:tcPr>
        <w:p w14:paraId="63092118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</w:tcPr>
        <w:p w14:paraId="70479133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</w:tcPr>
        <w:p w14:paraId="049A388F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269AEC5B" w14:textId="77777777" w:rsidTr="00834C8F">
      <w:tc>
        <w:tcPr>
          <w:tcW w:w="626" w:type="dxa"/>
        </w:tcPr>
        <w:p w14:paraId="4672AC4E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2237" w:type="dxa"/>
          <w:gridSpan w:val="2"/>
        </w:tcPr>
        <w:p w14:paraId="38491204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611" w:type="dxa"/>
        </w:tcPr>
        <w:p w14:paraId="6644E996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075" w:type="dxa"/>
        </w:tcPr>
        <w:p w14:paraId="7CC1F9ED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204" w:type="dxa"/>
        </w:tcPr>
        <w:p w14:paraId="389E0284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</w:tcPr>
        <w:p w14:paraId="20D360E4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</w:tcPr>
        <w:p w14:paraId="6838C39F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</w:tcPr>
        <w:p w14:paraId="64B59ED3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61988C26" w14:textId="77777777" w:rsidTr="00834C8F">
      <w:tc>
        <w:tcPr>
          <w:tcW w:w="626" w:type="dxa"/>
        </w:tcPr>
        <w:p w14:paraId="206A2186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2237" w:type="dxa"/>
          <w:gridSpan w:val="2"/>
        </w:tcPr>
        <w:p w14:paraId="2294C994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611" w:type="dxa"/>
        </w:tcPr>
        <w:p w14:paraId="4105F993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075" w:type="dxa"/>
        </w:tcPr>
        <w:p w14:paraId="1D4448D5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204" w:type="dxa"/>
        </w:tcPr>
        <w:p w14:paraId="5FAAD158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</w:tcPr>
        <w:p w14:paraId="372DFF20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</w:tcPr>
        <w:p w14:paraId="7AA14683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</w:tcPr>
        <w:p w14:paraId="181B1244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0181C6AD" w14:textId="77777777" w:rsidTr="00834C8F">
      <w:tc>
        <w:tcPr>
          <w:tcW w:w="626" w:type="dxa"/>
        </w:tcPr>
        <w:p w14:paraId="344578A7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2237" w:type="dxa"/>
          <w:gridSpan w:val="2"/>
        </w:tcPr>
        <w:p w14:paraId="68327941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611" w:type="dxa"/>
        </w:tcPr>
        <w:p w14:paraId="7362A39A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075" w:type="dxa"/>
        </w:tcPr>
        <w:p w14:paraId="2A2B47DA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204" w:type="dxa"/>
        </w:tcPr>
        <w:p w14:paraId="5970483E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</w:tcPr>
        <w:p w14:paraId="43904864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</w:tcPr>
        <w:p w14:paraId="11360450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</w:tcPr>
        <w:p w14:paraId="60503EB0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4BD4C46A" w14:textId="77777777" w:rsidTr="00834C8F">
      <w:tc>
        <w:tcPr>
          <w:tcW w:w="626" w:type="dxa"/>
          <w:tcBorders>
            <w:bottom w:val="single" w:sz="8" w:space="0" w:color="auto"/>
          </w:tcBorders>
        </w:tcPr>
        <w:p w14:paraId="6AAF7B11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A01</w:t>
          </w:r>
        </w:p>
      </w:tc>
      <w:tc>
        <w:tcPr>
          <w:tcW w:w="2237" w:type="dxa"/>
          <w:gridSpan w:val="2"/>
          <w:tcBorders>
            <w:bottom w:val="single" w:sz="8" w:space="0" w:color="auto"/>
          </w:tcBorders>
        </w:tcPr>
        <w:p w14:paraId="6911190F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Issued for Review</w:t>
          </w:r>
        </w:p>
      </w:tc>
      <w:tc>
        <w:tcPr>
          <w:tcW w:w="1611" w:type="dxa"/>
          <w:tcBorders>
            <w:bottom w:val="single" w:sz="8" w:space="0" w:color="auto"/>
          </w:tcBorders>
        </w:tcPr>
        <w:p w14:paraId="4FFB509B" w14:textId="77777777" w:rsidR="002201F4" w:rsidRPr="0035566C" w:rsidRDefault="003A4B71" w:rsidP="002201F4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29</w:t>
          </w:r>
          <w:r w:rsidR="002201F4">
            <w:rPr>
              <w:snapToGrid w:val="0"/>
              <w:color w:val="000000"/>
              <w:sz w:val="16"/>
              <w:szCs w:val="16"/>
            </w:rPr>
            <w:t xml:space="preserve"> - january-2026</w:t>
          </w:r>
        </w:p>
      </w:tc>
      <w:tc>
        <w:tcPr>
          <w:tcW w:w="1075" w:type="dxa"/>
          <w:tcBorders>
            <w:bottom w:val="single" w:sz="8" w:space="0" w:color="auto"/>
          </w:tcBorders>
        </w:tcPr>
        <w:p w14:paraId="77502352" w14:textId="77777777" w:rsidR="002201F4" w:rsidRPr="004552B1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L. bonder</w:t>
          </w:r>
        </w:p>
      </w:tc>
      <w:tc>
        <w:tcPr>
          <w:tcW w:w="1204" w:type="dxa"/>
          <w:tcBorders>
            <w:bottom w:val="single" w:sz="8" w:space="0" w:color="auto"/>
          </w:tcBorders>
        </w:tcPr>
        <w:p w14:paraId="5867F8E6" w14:textId="77777777" w:rsidR="002201F4" w:rsidRPr="004552B1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  <w:tcBorders>
            <w:bottom w:val="single" w:sz="8" w:space="0" w:color="auto"/>
          </w:tcBorders>
        </w:tcPr>
        <w:p w14:paraId="27C46FFD" w14:textId="77777777" w:rsidR="002201F4" w:rsidRPr="004552B1" w:rsidRDefault="002201F4" w:rsidP="002201F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  <w:tcBorders>
            <w:bottom w:val="single" w:sz="8" w:space="0" w:color="auto"/>
          </w:tcBorders>
        </w:tcPr>
        <w:p w14:paraId="36090DFC" w14:textId="77777777" w:rsidR="002201F4" w:rsidRPr="004552B1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  <w:tcBorders>
            <w:bottom w:val="single" w:sz="8" w:space="0" w:color="auto"/>
          </w:tcBorders>
        </w:tcPr>
        <w:p w14:paraId="146A448E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4A4BF2FB" w14:textId="77777777" w:rsidTr="00834C8F">
      <w:tc>
        <w:tcPr>
          <w:tcW w:w="626" w:type="dxa"/>
          <w:tcBorders>
            <w:bottom w:val="single" w:sz="8" w:space="0" w:color="auto"/>
          </w:tcBorders>
          <w:shd w:val="clear" w:color="auto" w:fill="E6E6E6"/>
          <w:vAlign w:val="center"/>
        </w:tcPr>
        <w:p w14:paraId="3C8005A1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 w:rsidRPr="0035566C">
            <w:rPr>
              <w:snapToGrid w:val="0"/>
              <w:color w:val="000000"/>
              <w:sz w:val="16"/>
              <w:szCs w:val="16"/>
            </w:rPr>
            <w:t>Rev</w:t>
          </w:r>
        </w:p>
      </w:tc>
      <w:tc>
        <w:tcPr>
          <w:tcW w:w="2237" w:type="dxa"/>
          <w:gridSpan w:val="2"/>
          <w:tcBorders>
            <w:bottom w:val="single" w:sz="8" w:space="0" w:color="auto"/>
          </w:tcBorders>
          <w:shd w:val="clear" w:color="auto" w:fill="E6E6E6"/>
          <w:vAlign w:val="center"/>
        </w:tcPr>
        <w:p w14:paraId="1664B347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 w:rsidRPr="0035566C">
            <w:rPr>
              <w:snapToGrid w:val="0"/>
              <w:color w:val="000000"/>
              <w:sz w:val="16"/>
              <w:szCs w:val="16"/>
            </w:rPr>
            <w:t>Reason for Issue</w:t>
          </w:r>
        </w:p>
      </w:tc>
      <w:tc>
        <w:tcPr>
          <w:tcW w:w="1611" w:type="dxa"/>
          <w:tcBorders>
            <w:bottom w:val="single" w:sz="8" w:space="0" w:color="auto"/>
          </w:tcBorders>
          <w:shd w:val="clear" w:color="auto" w:fill="E6E6E6"/>
          <w:vAlign w:val="center"/>
        </w:tcPr>
        <w:p w14:paraId="303E70B4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Date</w:t>
          </w:r>
        </w:p>
      </w:tc>
      <w:tc>
        <w:tcPr>
          <w:tcW w:w="1075" w:type="dxa"/>
          <w:tcBorders>
            <w:bottom w:val="single" w:sz="8" w:space="0" w:color="auto"/>
          </w:tcBorders>
          <w:shd w:val="clear" w:color="auto" w:fill="E6E6E6"/>
          <w:vAlign w:val="center"/>
        </w:tcPr>
        <w:p w14:paraId="66766EEC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Author</w:t>
          </w:r>
        </w:p>
      </w:tc>
      <w:tc>
        <w:tcPr>
          <w:tcW w:w="1204" w:type="dxa"/>
          <w:tcBorders>
            <w:bottom w:val="single" w:sz="8" w:space="0" w:color="auto"/>
          </w:tcBorders>
          <w:shd w:val="clear" w:color="auto" w:fill="E6E6E6"/>
          <w:vAlign w:val="center"/>
        </w:tcPr>
        <w:p w14:paraId="688A4327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Checker</w:t>
          </w:r>
        </w:p>
      </w:tc>
      <w:tc>
        <w:tcPr>
          <w:tcW w:w="1393" w:type="dxa"/>
          <w:tcBorders>
            <w:bottom w:val="single" w:sz="8" w:space="0" w:color="auto"/>
          </w:tcBorders>
          <w:shd w:val="clear" w:color="auto" w:fill="E6E6E6"/>
          <w:vAlign w:val="center"/>
        </w:tcPr>
        <w:p w14:paraId="1B3F0CD5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Approver  Contractor</w:t>
          </w:r>
        </w:p>
      </w:tc>
      <w:tc>
        <w:tcPr>
          <w:tcW w:w="1493" w:type="dxa"/>
          <w:tcBorders>
            <w:bottom w:val="single" w:sz="8" w:space="0" w:color="auto"/>
          </w:tcBorders>
          <w:shd w:val="clear" w:color="auto" w:fill="E6E6E6"/>
          <w:vAlign w:val="center"/>
        </w:tcPr>
        <w:p w14:paraId="5CDBFCCD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  <w:tcBorders>
            <w:bottom w:val="single" w:sz="8" w:space="0" w:color="auto"/>
          </w:tcBorders>
          <w:shd w:val="clear" w:color="auto" w:fill="E6E6E6"/>
          <w:vAlign w:val="center"/>
        </w:tcPr>
        <w:p w14:paraId="7E7E31DD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6F12F7F4" w14:textId="77777777" w:rsidTr="00834C8F">
      <w:tc>
        <w:tcPr>
          <w:tcW w:w="10773" w:type="dxa"/>
          <w:gridSpan w:val="10"/>
          <w:vAlign w:val="center"/>
        </w:tcPr>
        <w:p w14:paraId="5EB55F39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CC4FF5" w14:paraId="01209D9D" w14:textId="77777777" w:rsidTr="00834C8F">
      <w:tc>
        <w:tcPr>
          <w:tcW w:w="2863" w:type="dxa"/>
          <w:gridSpan w:val="3"/>
          <w:shd w:val="clear" w:color="auto" w:fill="E6E6E6"/>
          <w:vAlign w:val="center"/>
        </w:tcPr>
        <w:p w14:paraId="45BF3B35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Refresh Cycle Code (Y</w:t>
          </w:r>
          <w:r w:rsidRPr="0035566C">
            <w:rPr>
              <w:snapToGrid w:val="0"/>
              <w:color w:val="000000"/>
              <w:sz w:val="16"/>
              <w:szCs w:val="16"/>
            </w:rPr>
            <w:t>ears)</w:t>
          </w:r>
          <w:r>
            <w:rPr>
              <w:snapToGrid w:val="0"/>
              <w:color w:val="000000"/>
              <w:sz w:val="16"/>
              <w:szCs w:val="16"/>
            </w:rPr>
            <w:t>:</w:t>
          </w:r>
        </w:p>
      </w:tc>
      <w:tc>
        <w:tcPr>
          <w:tcW w:w="7910" w:type="dxa"/>
          <w:gridSpan w:val="7"/>
          <w:vAlign w:val="center"/>
        </w:tcPr>
        <w:p w14:paraId="544F4BED" w14:textId="77777777" w:rsidR="002201F4" w:rsidRPr="002746C5" w:rsidRDefault="002201F4" w:rsidP="00315C48">
          <w:pPr>
            <w:rPr>
              <w:snapToGrid w:val="0"/>
              <w:color w:val="000000"/>
              <w:sz w:val="16"/>
              <w:szCs w:val="16"/>
              <w:lang w:val="en-US"/>
            </w:rPr>
          </w:pPr>
          <w:r w:rsidRPr="002746C5">
            <w:rPr>
              <w:snapToGrid w:val="0"/>
              <w:color w:val="000000"/>
              <w:sz w:val="16"/>
              <w:szCs w:val="16"/>
              <w:lang w:val="en-US"/>
            </w:rPr>
            <w:t>Not Applicable for contractor generated documents</w:t>
          </w:r>
        </w:p>
      </w:tc>
    </w:tr>
    <w:tr w:rsidR="002201F4" w:rsidRPr="00CC4FF5" w14:paraId="73D6AE53" w14:textId="77777777" w:rsidTr="00834C8F">
      <w:tc>
        <w:tcPr>
          <w:tcW w:w="10773" w:type="dxa"/>
          <w:gridSpan w:val="10"/>
          <w:vAlign w:val="center"/>
        </w:tcPr>
        <w:p w14:paraId="5B4B53B2" w14:textId="77777777" w:rsidR="002201F4" w:rsidRPr="002746C5" w:rsidRDefault="002201F4" w:rsidP="00315C48">
          <w:pPr>
            <w:rPr>
              <w:snapToGrid w:val="0"/>
              <w:color w:val="000000"/>
              <w:sz w:val="16"/>
              <w:szCs w:val="16"/>
              <w:lang w:val="en-US"/>
            </w:rPr>
          </w:pPr>
        </w:p>
      </w:tc>
    </w:tr>
    <w:tr w:rsidR="002201F4" w:rsidRPr="0035566C" w14:paraId="0A574902" w14:textId="77777777" w:rsidTr="00834C8F">
      <w:tc>
        <w:tcPr>
          <w:tcW w:w="1224" w:type="dxa"/>
          <w:gridSpan w:val="2"/>
          <w:shd w:val="clear" w:color="auto" w:fill="E6E6E6"/>
          <w:vAlign w:val="center"/>
        </w:tcPr>
        <w:p w14:paraId="0DEAA994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Unique Identifier:</w:t>
          </w:r>
        </w:p>
      </w:tc>
      <w:tc>
        <w:tcPr>
          <w:tcW w:w="1639" w:type="dxa"/>
          <w:vAlign w:val="center"/>
        </w:tcPr>
        <w:p w14:paraId="7E785D51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Not Applicable</w:t>
          </w:r>
        </w:p>
      </w:tc>
      <w:tc>
        <w:tcPr>
          <w:tcW w:w="6984" w:type="dxa"/>
          <w:gridSpan w:val="6"/>
          <w:tcBorders>
            <w:bottom w:val="single" w:sz="4" w:space="0" w:color="auto"/>
          </w:tcBorders>
          <w:vAlign w:val="center"/>
        </w:tcPr>
        <w:p w14:paraId="6AA0E25C" w14:textId="77777777" w:rsidR="002201F4" w:rsidRPr="0093314F" w:rsidRDefault="003A4B71" w:rsidP="0093314F">
          <w:pPr>
            <w:pStyle w:val="Titre"/>
            <w:rPr>
              <w:sz w:val="24"/>
              <w:szCs w:val="24"/>
            </w:rPr>
          </w:pPr>
          <w:r>
            <w:rPr>
              <w:sz w:val="24"/>
              <w:szCs w:val="24"/>
            </w:rPr>
            <w:t>Politique de Confidentialité</w:t>
          </w:r>
        </w:p>
      </w:tc>
      <w:tc>
        <w:tcPr>
          <w:tcW w:w="926" w:type="dxa"/>
          <w:shd w:val="clear" w:color="auto" w:fill="E6E6E6"/>
          <w:vAlign w:val="center"/>
        </w:tcPr>
        <w:p w14:paraId="3918E007" w14:textId="77777777" w:rsidR="002201F4" w:rsidRPr="004552B1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 w:rsidRPr="004552B1">
            <w:rPr>
              <w:snapToGrid w:val="0"/>
              <w:color w:val="000000"/>
              <w:sz w:val="16"/>
              <w:szCs w:val="16"/>
            </w:rPr>
            <w:t>Rev</w:t>
          </w:r>
        </w:p>
      </w:tc>
    </w:tr>
    <w:tr w:rsidR="002201F4" w:rsidRPr="0035566C" w14:paraId="266F3B75" w14:textId="77777777" w:rsidTr="00C26B95">
      <w:trPr>
        <w:trHeight w:val="690"/>
      </w:trPr>
      <w:tc>
        <w:tcPr>
          <w:tcW w:w="1224" w:type="dxa"/>
          <w:gridSpan w:val="2"/>
          <w:shd w:val="clear" w:color="auto" w:fill="E6E6E6"/>
          <w:vAlign w:val="center"/>
        </w:tcPr>
        <w:p w14:paraId="51988ABF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RD</w:t>
          </w:r>
          <w:r w:rsidRPr="0035566C">
            <w:rPr>
              <w:snapToGrid w:val="0"/>
              <w:color w:val="000000"/>
              <w:sz w:val="16"/>
              <w:szCs w:val="16"/>
            </w:rPr>
            <w:t xml:space="preserve"> Type: </w:t>
          </w:r>
        </w:p>
      </w:tc>
      <w:tc>
        <w:tcPr>
          <w:tcW w:w="1639" w:type="dxa"/>
          <w:vAlign w:val="center"/>
        </w:tcPr>
        <w:p w14:paraId="640FA3FE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Not Applicable</w:t>
          </w:r>
        </w:p>
      </w:tc>
      <w:tc>
        <w:tcPr>
          <w:tcW w:w="6984" w:type="dxa"/>
          <w:gridSpan w:val="6"/>
          <w:tcBorders>
            <w:top w:val="single" w:sz="4" w:space="0" w:color="auto"/>
          </w:tcBorders>
          <w:vAlign w:val="center"/>
        </w:tcPr>
        <w:p w14:paraId="4713229C" w14:textId="77777777" w:rsidR="002201F4" w:rsidRPr="004552B1" w:rsidRDefault="002201F4" w:rsidP="00315C48">
          <w:pPr>
            <w:spacing w:before="60" w:after="60"/>
            <w:jc w:val="center"/>
            <w:rPr>
              <w:b/>
            </w:rPr>
          </w:pPr>
        </w:p>
      </w:tc>
      <w:tc>
        <w:tcPr>
          <w:tcW w:w="926" w:type="dxa"/>
          <w:vAlign w:val="center"/>
        </w:tcPr>
        <w:p w14:paraId="4423A49F" w14:textId="77777777" w:rsidR="002201F4" w:rsidRPr="004552B1" w:rsidRDefault="002201F4" w:rsidP="00315C48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A01</w:t>
          </w:r>
        </w:p>
      </w:tc>
    </w:tr>
  </w:tbl>
  <w:p w14:paraId="1448CD3A" w14:textId="77777777" w:rsidR="002201F4" w:rsidRPr="00577F5F" w:rsidRDefault="002201F4" w:rsidP="00577F5F">
    <w:pPr>
      <w:spacing w:before="60" w:after="60"/>
      <w:jc w:val="center"/>
      <w:rPr>
        <w:b/>
        <w:snapToGrid w:val="0"/>
        <w:color w:val="000000"/>
        <w:sz w:val="18"/>
        <w:szCs w:val="18"/>
        <w:lang w:val="en-GB" w:eastAsia="en-GB"/>
      </w:rPr>
    </w:pPr>
    <w:r w:rsidRPr="00577F5F">
      <w:rPr>
        <w:b/>
        <w:snapToGrid w:val="0"/>
        <w:color w:val="000000"/>
        <w:sz w:val="18"/>
        <w:szCs w:val="18"/>
        <w:lang w:val="en-GB" w:eastAsia="en-GB"/>
      </w:rPr>
      <w:t>Uncontrolled when printed or stored locally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039F" w14:textId="77777777" w:rsidR="002201F4" w:rsidRDefault="002201F4" w:rsidP="000E222A">
    <w:pPr>
      <w:pStyle w:val="Pieddepage"/>
      <w:pBdr>
        <w:top w:val="single" w:sz="4" w:space="0" w:color="auto"/>
      </w:pBdr>
      <w:tabs>
        <w:tab w:val="clear" w:pos="9360"/>
        <w:tab w:val="right" w:pos="9639"/>
      </w:tabs>
    </w:pPr>
  </w:p>
  <w:p w14:paraId="4249B158" w14:textId="77777777" w:rsidR="002201F4" w:rsidRPr="002746C5" w:rsidRDefault="003A4B71" w:rsidP="000E222A">
    <w:pPr>
      <w:pStyle w:val="Pieddepage"/>
      <w:pBdr>
        <w:top w:val="single" w:sz="4" w:space="0" w:color="auto"/>
      </w:pBdr>
      <w:tabs>
        <w:tab w:val="clear" w:pos="9360"/>
        <w:tab w:val="right" w:pos="9639"/>
      </w:tabs>
      <w:rPr>
        <w:lang w:val="en-US"/>
      </w:rPr>
    </w:pPr>
    <w:r w:rsidRPr="002746C5">
      <w:rPr>
        <w:szCs w:val="18"/>
        <w:lang w:val="en-US" w:eastAsia="fr-FR"/>
      </w:rPr>
      <w:t>Reviewsvisor</w:t>
    </w:r>
    <w:r w:rsidR="002201F4" w:rsidRPr="002746C5">
      <w:rPr>
        <w:lang w:val="en-US"/>
      </w:rPr>
      <w:tab/>
      <w:t xml:space="preserve">Page </w:t>
    </w:r>
    <w:r w:rsidR="00860511">
      <w:fldChar w:fldCharType="begin"/>
    </w:r>
    <w:r w:rsidR="00860511" w:rsidRPr="002746C5">
      <w:rPr>
        <w:lang w:val="en-US"/>
      </w:rPr>
      <w:instrText xml:space="preserve"> PAGE </w:instrText>
    </w:r>
    <w:r w:rsidR="00860511">
      <w:fldChar w:fldCharType="separate"/>
    </w:r>
    <w:r w:rsidR="00860511" w:rsidRPr="002746C5">
      <w:rPr>
        <w:noProof/>
        <w:lang w:val="en-US"/>
      </w:rPr>
      <w:t>2</w:t>
    </w:r>
    <w:r w:rsidR="00860511">
      <w:rPr>
        <w:noProof/>
      </w:rPr>
      <w:fldChar w:fldCharType="end"/>
    </w:r>
    <w:r w:rsidR="002201F4" w:rsidRPr="002746C5">
      <w:rPr>
        <w:lang w:val="en-US"/>
      </w:rPr>
      <w:t xml:space="preserve"> of </w:t>
    </w:r>
    <w:r w:rsidR="00860511">
      <w:fldChar w:fldCharType="begin"/>
    </w:r>
    <w:r w:rsidR="00860511" w:rsidRPr="002746C5">
      <w:rPr>
        <w:lang w:val="en-US"/>
      </w:rPr>
      <w:instrText xml:space="preserve"> NUMPAGES </w:instrText>
    </w:r>
    <w:r w:rsidR="00860511">
      <w:fldChar w:fldCharType="separate"/>
    </w:r>
    <w:r w:rsidR="00860511" w:rsidRPr="002746C5">
      <w:rPr>
        <w:noProof/>
        <w:lang w:val="en-US"/>
      </w:rPr>
      <w:t>7</w:t>
    </w:r>
    <w:r w:rsidR="00860511">
      <w:rPr>
        <w:noProof/>
      </w:rPr>
      <w:fldChar w:fldCharType="end"/>
    </w:r>
    <w:bookmarkStart w:id="43" w:name="_Toc522976735"/>
    <w:r w:rsidR="002201F4" w:rsidRPr="002746C5">
      <w:rPr>
        <w:lang w:val="en-US"/>
      </w:rPr>
      <w:tab/>
      <w:t>Rev: A01</w:t>
    </w:r>
  </w:p>
  <w:p w14:paraId="20255ADB" w14:textId="77777777" w:rsidR="002201F4" w:rsidRPr="002746C5" w:rsidRDefault="002201F4" w:rsidP="00F94818">
    <w:pPr>
      <w:pStyle w:val="Pieddepage"/>
      <w:tabs>
        <w:tab w:val="clear" w:pos="9360"/>
        <w:tab w:val="right" w:pos="9639"/>
      </w:tabs>
      <w:rPr>
        <w:lang w:val="en-US"/>
      </w:rPr>
    </w:pPr>
    <w:r w:rsidRPr="002746C5">
      <w:rPr>
        <w:lang w:val="en-US"/>
      </w:rPr>
      <w:tab/>
    </w:r>
    <w:r w:rsidRPr="002746C5">
      <w:rPr>
        <w:lang w:val="en-US"/>
      </w:rPr>
      <w:tab/>
      <w:t>General</w:t>
    </w:r>
  </w:p>
  <w:p w14:paraId="541B4DE3" w14:textId="77777777" w:rsidR="002201F4" w:rsidRPr="002746C5" w:rsidRDefault="002201F4" w:rsidP="00F94818">
    <w:pPr>
      <w:pStyle w:val="Pieddepage"/>
      <w:tabs>
        <w:tab w:val="clear" w:pos="9360"/>
        <w:tab w:val="right" w:pos="9639"/>
      </w:tabs>
      <w:jc w:val="center"/>
      <w:rPr>
        <w:lang w:val="en-US"/>
      </w:rPr>
    </w:pPr>
    <w:r w:rsidRPr="002746C5">
      <w:rPr>
        <w:lang w:val="en-US"/>
      </w:rPr>
      <w:t>Uncontrolled when printed or stored locally</w:t>
    </w:r>
    <w:bookmarkEnd w:id="4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7BE7A" w14:textId="77777777" w:rsidR="006F008B" w:rsidRDefault="006F008B">
      <w:r>
        <w:separator/>
      </w:r>
    </w:p>
  </w:footnote>
  <w:footnote w:type="continuationSeparator" w:id="0">
    <w:p w14:paraId="1CF99988" w14:textId="77777777" w:rsidR="006F008B" w:rsidRDefault="006F0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3" w:type="dxa"/>
      <w:tblBorders>
        <w:top w:val="single" w:sz="8" w:space="0" w:color="auto"/>
        <w:bottom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1E0" w:firstRow="1" w:lastRow="1" w:firstColumn="1" w:lastColumn="1" w:noHBand="0" w:noVBand="0"/>
    </w:tblPr>
    <w:tblGrid>
      <w:gridCol w:w="3648"/>
      <w:gridCol w:w="3648"/>
      <w:gridCol w:w="3477"/>
    </w:tblGrid>
    <w:tr w:rsidR="002201F4" w:rsidRPr="00CC3FA4" w14:paraId="3206F41F" w14:textId="77777777" w:rsidTr="00D900A7">
      <w:trPr>
        <w:trHeight w:val="1509"/>
      </w:trPr>
      <w:tc>
        <w:tcPr>
          <w:tcW w:w="3648" w:type="dxa"/>
        </w:tcPr>
        <w:p w14:paraId="2CBD0DC0" w14:textId="77777777" w:rsidR="002201F4" w:rsidRPr="0093314F" w:rsidRDefault="002201F4" w:rsidP="0093314F">
          <w:pPr>
            <w:pStyle w:val="AnnexHeading2"/>
            <w:numPr>
              <w:ilvl w:val="0"/>
              <w:numId w:val="0"/>
            </w:numPr>
            <w:rPr>
              <w:lang w:val="en-US"/>
            </w:rPr>
          </w:pPr>
        </w:p>
      </w:tc>
      <w:tc>
        <w:tcPr>
          <w:tcW w:w="3648" w:type="dxa"/>
          <w:vAlign w:val="center"/>
        </w:tcPr>
        <w:p w14:paraId="6BC536B8" w14:textId="77777777" w:rsidR="002201F4" w:rsidRDefault="002201F4" w:rsidP="0009757D">
          <w:pPr>
            <w:jc w:val="center"/>
            <w:rPr>
              <w:rFonts w:cs="Arial"/>
              <w:b/>
              <w:sz w:val="40"/>
              <w:szCs w:val="24"/>
              <w:lang w:val="en-GB"/>
            </w:rPr>
          </w:pPr>
          <w:r>
            <w:rPr>
              <w:rFonts w:cs="Arial"/>
              <w:b/>
              <w:sz w:val="40"/>
              <w:szCs w:val="24"/>
              <w:lang w:val="en-GB"/>
            </w:rPr>
            <w:t>Reviewsvisor</w:t>
          </w:r>
        </w:p>
        <w:p w14:paraId="07D124FD" w14:textId="77777777" w:rsidR="002201F4" w:rsidRPr="002201F4" w:rsidRDefault="002201F4" w:rsidP="002201F4">
          <w:pPr>
            <w:jc w:val="center"/>
            <w:rPr>
              <w:rFonts w:cs="Arial"/>
              <w:sz w:val="36"/>
              <w:szCs w:val="36"/>
              <w:lang w:val="en-GB"/>
            </w:rPr>
          </w:pPr>
          <w:r>
            <w:rPr>
              <w:rFonts w:cs="Arial"/>
              <w:b/>
              <w:sz w:val="40"/>
              <w:szCs w:val="24"/>
              <w:lang w:val="en-GB"/>
            </w:rPr>
            <w:t>Project</w:t>
          </w:r>
        </w:p>
      </w:tc>
      <w:tc>
        <w:tcPr>
          <w:tcW w:w="3477" w:type="dxa"/>
          <w:vAlign w:val="bottom"/>
        </w:tcPr>
        <w:p w14:paraId="7D84A000" w14:textId="77777777" w:rsidR="002201F4" w:rsidRDefault="0093314F" w:rsidP="00CC209B">
          <w:pPr>
            <w:pStyle w:val="AnnexHeading2"/>
            <w:numPr>
              <w:ilvl w:val="0"/>
              <w:numId w:val="0"/>
            </w:numPr>
            <w:rPr>
              <w:rFonts w:ascii="Arial" w:eastAsia="Calibri" w:hAnsi="Arial"/>
              <w:noProof/>
              <w:color w:val="0070EE"/>
              <w:lang w:eastAsia="fr-FR"/>
            </w:rPr>
          </w:pPr>
          <w:r>
            <w:rPr>
              <w:rFonts w:ascii="Arial" w:eastAsia="Calibri" w:hAnsi="Arial"/>
              <w:b w:val="0"/>
              <w:bCs w:val="0"/>
              <w:iCs w:val="0"/>
              <w:noProof/>
              <w:color w:val="0070EE"/>
              <w:lang w:val="fr-FR" w:eastAsia="fr-FR"/>
            </w:rPr>
            <w:drawing>
              <wp:anchor distT="0" distB="0" distL="114300" distR="114300" simplePos="0" relativeHeight="251674112" behindDoc="1" locked="0" layoutInCell="1" allowOverlap="1" wp14:anchorId="13F55A16" wp14:editId="468DBB82">
                <wp:simplePos x="0" y="0"/>
                <wp:positionH relativeFrom="column">
                  <wp:posOffset>187325</wp:posOffset>
                </wp:positionH>
                <wp:positionV relativeFrom="paragraph">
                  <wp:posOffset>-64135</wp:posOffset>
                </wp:positionV>
                <wp:extent cx="1720850" cy="330200"/>
                <wp:effectExtent l="1905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08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63FB12A3" w14:textId="77777777" w:rsidR="002201F4" w:rsidRPr="00574E3A" w:rsidRDefault="002201F4" w:rsidP="00574E3A">
          <w:pPr>
            <w:autoSpaceDE w:val="0"/>
            <w:autoSpaceDN w:val="0"/>
            <w:rPr>
              <w:rFonts w:ascii="Arial" w:eastAsia="Calibri" w:hAnsi="Arial" w:cs="Arial"/>
              <w:b/>
              <w:bCs/>
              <w:noProof/>
              <w:color w:val="0070EE"/>
              <w:lang w:eastAsia="fr-FR"/>
            </w:rPr>
          </w:pPr>
        </w:p>
      </w:tc>
    </w:tr>
  </w:tbl>
  <w:p w14:paraId="4FD01B3C" w14:textId="77777777" w:rsidR="002201F4" w:rsidRPr="00823ADF" w:rsidRDefault="002201F4" w:rsidP="00557F5C">
    <w:pPr>
      <w:pStyle w:val="En-tte"/>
      <w:tabs>
        <w:tab w:val="clear" w:pos="4680"/>
        <w:tab w:val="clear" w:pos="9360"/>
      </w:tabs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22FB" w14:textId="77777777" w:rsidR="002201F4" w:rsidRDefault="002201F4" w:rsidP="00002226">
    <w:pPr>
      <w:pStyle w:val="En-tte"/>
      <w:pBdr>
        <w:bottom w:val="single" w:sz="4" w:space="1" w:color="auto"/>
      </w:pBdr>
      <w:rPr>
        <w:rFonts w:cs="Arial"/>
        <w:noProof/>
        <w:kern w:val="28"/>
        <w:szCs w:val="18"/>
        <w:lang w:val="en-GB" w:eastAsia="en-GB"/>
      </w:rPr>
    </w:pPr>
  </w:p>
  <w:p w14:paraId="1548D72B" w14:textId="77777777" w:rsidR="002201F4" w:rsidRPr="006A4765" w:rsidRDefault="0093314F" w:rsidP="00002226">
    <w:pPr>
      <w:pStyle w:val="En-tte"/>
      <w:pBdr>
        <w:bottom w:val="single" w:sz="4" w:space="1" w:color="auto"/>
      </w:pBdr>
      <w:rPr>
        <w:sz w:val="8"/>
        <w:szCs w:val="8"/>
      </w:rPr>
    </w:pPr>
    <w:r>
      <w:rPr>
        <w:rFonts w:cs="Arial"/>
        <w:noProof/>
        <w:kern w:val="28"/>
        <w:szCs w:val="18"/>
        <w:lang w:val="en-GB" w:eastAsia="en-GB"/>
      </w:rPr>
      <w:t>Access and Password – Reviewsvisor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24" w:type="dxa"/>
      <w:tblInd w:w="18" w:type="dxa"/>
      <w:tblBorders>
        <w:top w:val="single" w:sz="8" w:space="0" w:color="auto"/>
        <w:bottom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1E0" w:firstRow="1" w:lastRow="1" w:firstColumn="1" w:lastColumn="1" w:noHBand="0" w:noVBand="0"/>
    </w:tblPr>
    <w:tblGrid>
      <w:gridCol w:w="3648"/>
      <w:gridCol w:w="3648"/>
      <w:gridCol w:w="3628"/>
    </w:tblGrid>
    <w:tr w:rsidR="002201F4" w:rsidRPr="00CC3FA4" w14:paraId="0966C16D" w14:textId="77777777" w:rsidTr="001278A7">
      <w:trPr>
        <w:trHeight w:val="1509"/>
      </w:trPr>
      <w:tc>
        <w:tcPr>
          <w:tcW w:w="3648" w:type="dxa"/>
          <w:tcBorders>
            <w:top w:val="nil"/>
          </w:tcBorders>
        </w:tcPr>
        <w:p w14:paraId="156F9098" w14:textId="77777777" w:rsidR="002201F4" w:rsidRPr="002746C5" w:rsidRDefault="002201F4" w:rsidP="001278A7">
          <w:pPr>
            <w:spacing w:before="120"/>
            <w:rPr>
              <w:rFonts w:cs="Univers 45 Light"/>
              <w:lang w:val="en-US"/>
            </w:rPr>
          </w:pPr>
          <w:r>
            <w:rPr>
              <w:rFonts w:cs="Univers 45 Light"/>
              <w:noProof/>
              <w:lang w:eastAsia="fr-FR"/>
            </w:rPr>
            <w:drawing>
              <wp:anchor distT="0" distB="0" distL="114300" distR="114300" simplePos="0" relativeHeight="251672064" behindDoc="1" locked="1" layoutInCell="1" allowOverlap="1" wp14:anchorId="465F48F0" wp14:editId="507DE971">
                <wp:simplePos x="0" y="0"/>
                <wp:positionH relativeFrom="page">
                  <wp:posOffset>2694305</wp:posOffset>
                </wp:positionH>
                <wp:positionV relativeFrom="page">
                  <wp:posOffset>3624580</wp:posOffset>
                </wp:positionV>
                <wp:extent cx="4189095" cy="4249420"/>
                <wp:effectExtent l="0" t="0" r="1905" b="0"/>
                <wp:wrapNone/>
                <wp:docPr id="37" name="Picture 37" descr="ORltg1B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ORltg1B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4189095" cy="424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2746C5">
            <w:rPr>
              <w:rFonts w:cs="Univers 45 Light"/>
              <w:lang w:val="en-US"/>
            </w:rPr>
            <w:t>© BP p.l.c.</w:t>
          </w:r>
        </w:p>
        <w:p w14:paraId="740AE49E" w14:textId="77777777" w:rsidR="002201F4" w:rsidRPr="002746C5" w:rsidRDefault="002201F4" w:rsidP="001278A7">
          <w:pPr>
            <w:rPr>
              <w:lang w:val="en-US"/>
            </w:rPr>
          </w:pPr>
          <w:r w:rsidRPr="002746C5">
            <w:rPr>
              <w:sz w:val="18"/>
              <w:lang w:val="en-US"/>
            </w:rPr>
            <w:t>Security Classification: BP Internal</w:t>
          </w:r>
        </w:p>
      </w:tc>
      <w:tc>
        <w:tcPr>
          <w:tcW w:w="3648" w:type="dxa"/>
          <w:vAlign w:val="center"/>
        </w:tcPr>
        <w:p w14:paraId="60F17396" w14:textId="77777777" w:rsidR="002201F4" w:rsidRDefault="002201F4" w:rsidP="001278A7">
          <w:pPr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>Global</w:t>
          </w:r>
        </w:p>
        <w:p w14:paraId="29EC3ACE" w14:textId="77777777" w:rsidR="002201F4" w:rsidRDefault="002201F4" w:rsidP="001278A7">
          <w:pPr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>Projects</w:t>
          </w:r>
        </w:p>
        <w:p w14:paraId="6698A73B" w14:textId="77777777" w:rsidR="002201F4" w:rsidRPr="007A1841" w:rsidRDefault="002201F4" w:rsidP="001278A7">
          <w:pPr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>Organiz</w:t>
          </w:r>
          <w:r w:rsidRPr="0052204D">
            <w:rPr>
              <w:b/>
              <w:sz w:val="40"/>
              <w:szCs w:val="40"/>
            </w:rPr>
            <w:t>ation</w:t>
          </w:r>
        </w:p>
      </w:tc>
      <w:tc>
        <w:tcPr>
          <w:tcW w:w="3628" w:type="dxa"/>
        </w:tcPr>
        <w:p w14:paraId="09547DB2" w14:textId="77777777" w:rsidR="002201F4" w:rsidRPr="00CC3FA4" w:rsidRDefault="002201F4" w:rsidP="001278A7">
          <w:r>
            <w:rPr>
              <w:noProof/>
              <w:lang w:eastAsia="fr-FR"/>
            </w:rPr>
            <w:drawing>
              <wp:anchor distT="0" distB="0" distL="114300" distR="114300" simplePos="0" relativeHeight="251671040" behindDoc="1" locked="0" layoutInCell="1" allowOverlap="1" wp14:anchorId="09716E1E" wp14:editId="5F9A351C">
                <wp:simplePos x="0" y="0"/>
                <wp:positionH relativeFrom="column">
                  <wp:posOffset>1546860</wp:posOffset>
                </wp:positionH>
                <wp:positionV relativeFrom="paragraph">
                  <wp:posOffset>28575</wp:posOffset>
                </wp:positionV>
                <wp:extent cx="615315" cy="887730"/>
                <wp:effectExtent l="0" t="0" r="0" b="7620"/>
                <wp:wrapTight wrapText="bothSides">
                  <wp:wrapPolygon edited="0">
                    <wp:start x="0" y="0"/>
                    <wp:lineTo x="0" y="21322"/>
                    <wp:lineTo x="20731" y="21322"/>
                    <wp:lineTo x="20731" y="0"/>
                    <wp:lineTo x="0" y="0"/>
                  </wp:wrapPolygon>
                </wp:wrapTight>
                <wp:docPr id="38" name="Picture 38" descr="BP Heli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BP Helios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5315" cy="887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46172912" w14:textId="77777777" w:rsidR="002201F4" w:rsidRDefault="002201F4" w:rsidP="00557F5C">
    <w:pPr>
      <w:pStyle w:val="En-tte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27"/>
    <w:multiLevelType w:val="multilevel"/>
    <w:tmpl w:val="B5C6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567F"/>
    <w:multiLevelType w:val="multilevel"/>
    <w:tmpl w:val="FD80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215C"/>
    <w:multiLevelType w:val="hybridMultilevel"/>
    <w:tmpl w:val="DF44DD9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F4BE2"/>
    <w:multiLevelType w:val="hybridMultilevel"/>
    <w:tmpl w:val="A7B6A3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E00FE7"/>
    <w:multiLevelType w:val="multilevel"/>
    <w:tmpl w:val="6D6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42356"/>
    <w:multiLevelType w:val="multilevel"/>
    <w:tmpl w:val="BF60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A0649"/>
    <w:multiLevelType w:val="hybridMultilevel"/>
    <w:tmpl w:val="AED821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A5335"/>
    <w:multiLevelType w:val="hybridMultilevel"/>
    <w:tmpl w:val="2E780EC6"/>
    <w:lvl w:ilvl="0" w:tplc="060A0AD6">
      <w:start w:val="1"/>
      <w:numFmt w:val="decimal"/>
      <w:lvlText w:val="[%1]"/>
      <w:lvlJc w:val="left"/>
      <w:pPr>
        <w:ind w:left="36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407F2D"/>
    <w:multiLevelType w:val="hybridMultilevel"/>
    <w:tmpl w:val="4D32F6E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96718"/>
    <w:multiLevelType w:val="multilevel"/>
    <w:tmpl w:val="9E92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34D3D"/>
    <w:multiLevelType w:val="hybridMultilevel"/>
    <w:tmpl w:val="E79E4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291FA3"/>
    <w:multiLevelType w:val="multilevel"/>
    <w:tmpl w:val="181EBCE4"/>
    <w:lvl w:ilvl="0">
      <w:start w:val="1"/>
      <w:numFmt w:val="bullet"/>
      <w:lvlText w:val="–"/>
      <w:lvlJc w:val="left"/>
      <w:pPr>
        <w:tabs>
          <w:tab w:val="num" w:pos="2835"/>
        </w:tabs>
        <w:ind w:left="2835" w:hanging="340"/>
      </w:pPr>
      <w:rPr>
        <w:rFonts w:ascii="Arial Narrow" w:hAnsi="Arial Narrow" w:hint="default"/>
      </w:rPr>
    </w:lvl>
    <w:lvl w:ilvl="1">
      <w:start w:val="1"/>
      <w:numFmt w:val="bullet"/>
      <w:pStyle w:val="Textcommentbullet2"/>
      <w:lvlText w:val="–"/>
      <w:lvlJc w:val="left"/>
      <w:pPr>
        <w:tabs>
          <w:tab w:val="num" w:pos="2268"/>
        </w:tabs>
        <w:ind w:left="2268" w:hanging="340"/>
      </w:pPr>
      <w:rPr>
        <w:rFonts w:ascii="Arial Narrow" w:hAnsi="Arial Narrow" w:hint="default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A39774B"/>
    <w:multiLevelType w:val="multilevel"/>
    <w:tmpl w:val="998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D2E8F"/>
    <w:multiLevelType w:val="hybridMultilevel"/>
    <w:tmpl w:val="E0720A18"/>
    <w:lvl w:ilvl="0" w:tplc="B6ECEC4C">
      <w:start w:val="1"/>
      <w:numFmt w:val="decimal"/>
      <w:pStyle w:val="Bibliographie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B84B16"/>
    <w:multiLevelType w:val="hybridMultilevel"/>
    <w:tmpl w:val="084E0CA6"/>
    <w:lvl w:ilvl="0" w:tplc="A69C54FC">
      <w:start w:val="1"/>
      <w:numFmt w:val="bullet"/>
      <w:pStyle w:val="Titre9"/>
      <w:lvlText w:val=""/>
      <w:lvlJc w:val="left"/>
      <w:pPr>
        <w:tabs>
          <w:tab w:val="num" w:pos="2495"/>
        </w:tabs>
        <w:ind w:left="3402" w:hanging="454"/>
      </w:pPr>
      <w:rPr>
        <w:rFonts w:ascii="Symbol" w:hAnsi="Symbol" w:hint="default"/>
        <w:b w:val="0"/>
        <w:i w:val="0"/>
        <w:color w:val="auto"/>
        <w:spacing w:val="0"/>
        <w:w w:val="100"/>
        <w:position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87FC8"/>
    <w:multiLevelType w:val="multilevel"/>
    <w:tmpl w:val="D7F8F11E"/>
    <w:lvl w:ilvl="0">
      <w:start w:val="1"/>
      <w:numFmt w:val="bullet"/>
      <w:pStyle w:val="ListBulletHead6Indent"/>
      <w:lvlText w:val=""/>
      <w:lvlJc w:val="left"/>
      <w:pPr>
        <w:ind w:left="185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"/>
      <w:lvlJc w:val="left"/>
      <w:pPr>
        <w:ind w:left="2041" w:hanging="453"/>
      </w:pPr>
      <w:rPr>
        <w:rFonts w:ascii="Symbol" w:hAnsi="Symbol" w:hint="default"/>
        <w:b w:val="0"/>
        <w:i w:val="0"/>
        <w:sz w:val="22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3B491D59"/>
    <w:multiLevelType w:val="hybridMultilevel"/>
    <w:tmpl w:val="31C0EBB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E3C09"/>
    <w:multiLevelType w:val="multilevel"/>
    <w:tmpl w:val="22043FCA"/>
    <w:lvl w:ilvl="0">
      <w:start w:val="1"/>
      <w:numFmt w:val="bullet"/>
      <w:pStyle w:val="ListBullet1"/>
      <w:lvlText w:val=""/>
      <w:lvlJc w:val="left"/>
      <w:pPr>
        <w:tabs>
          <w:tab w:val="num" w:pos="924"/>
        </w:tabs>
        <w:ind w:left="924" w:hanging="357"/>
      </w:pPr>
      <w:rPr>
        <w:rFonts w:ascii="Symbol" w:hAnsi="Symbol" w:hint="default"/>
        <w:sz w:val="22"/>
      </w:rPr>
    </w:lvl>
    <w:lvl w:ilvl="1">
      <w:start w:val="1"/>
      <w:numFmt w:val="bullet"/>
      <w:pStyle w:val="Listepuces2"/>
      <w:lvlText w:val=""/>
      <w:lvlJc w:val="left"/>
      <w:pPr>
        <w:tabs>
          <w:tab w:val="num" w:pos="1281"/>
        </w:tabs>
        <w:ind w:left="1281" w:hanging="357"/>
      </w:pPr>
      <w:rPr>
        <w:rFonts w:ascii="Symbol" w:hAnsi="Symbol" w:hint="default"/>
        <w:color w:val="auto"/>
        <w:sz w:val="22"/>
      </w:rPr>
    </w:lvl>
    <w:lvl w:ilvl="2">
      <w:start w:val="1"/>
      <w:numFmt w:val="bullet"/>
      <w:pStyle w:val="Listepuces3"/>
      <w:lvlText w:val=""/>
      <w:lvlJc w:val="left"/>
      <w:pPr>
        <w:tabs>
          <w:tab w:val="num" w:pos="1605"/>
        </w:tabs>
        <w:ind w:left="1605" w:hanging="324"/>
      </w:pPr>
      <w:rPr>
        <w:rFonts w:ascii="Symbol" w:hAnsi="Symbol" w:hint="default"/>
        <w:color w:val="auto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11C0F"/>
    <w:multiLevelType w:val="multilevel"/>
    <w:tmpl w:val="26FE5E20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418"/>
        </w:tabs>
        <w:ind w:left="1418" w:hanging="1134"/>
      </w:pPr>
      <w:rPr>
        <w:rFonts w:ascii="Univers for BP" w:hAnsi="Univers for BP" w:hint="default"/>
        <w:b w:val="0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lowerLetter"/>
      <w:pStyle w:val="Titre5"/>
      <w:lvlText w:val="%5."/>
      <w:lvlJc w:val="left"/>
      <w:pPr>
        <w:tabs>
          <w:tab w:val="num" w:pos="1588"/>
        </w:tabs>
        <w:ind w:left="1588" w:hanging="45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Titre6"/>
      <w:lvlText w:val="%6."/>
      <w:lvlJc w:val="left"/>
      <w:pPr>
        <w:tabs>
          <w:tab w:val="num" w:pos="2041"/>
        </w:tabs>
        <w:ind w:left="2041" w:hanging="453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lowerLetter"/>
      <w:pStyle w:val="Titre7"/>
      <w:lvlText w:val="%7)"/>
      <w:lvlJc w:val="left"/>
      <w:pPr>
        <w:tabs>
          <w:tab w:val="num" w:pos="2495"/>
        </w:tabs>
        <w:ind w:left="2495" w:hanging="454"/>
      </w:pPr>
      <w:rPr>
        <w:rFonts w:hint="default"/>
      </w:rPr>
    </w:lvl>
    <w:lvl w:ilvl="7">
      <w:start w:val="1"/>
      <w:numFmt w:val="decimal"/>
      <w:pStyle w:val="Titre8"/>
      <w:lvlText w:val="%8)"/>
      <w:lvlJc w:val="left"/>
      <w:pPr>
        <w:tabs>
          <w:tab w:val="num" w:pos="453"/>
        </w:tabs>
        <w:ind w:left="453" w:hanging="453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21736E1"/>
    <w:multiLevelType w:val="hybridMultilevel"/>
    <w:tmpl w:val="21B454B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44C22"/>
    <w:multiLevelType w:val="hybridMultilevel"/>
    <w:tmpl w:val="CDD0191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C84CC0"/>
    <w:multiLevelType w:val="multilevel"/>
    <w:tmpl w:val="7152BB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B407D"/>
    <w:multiLevelType w:val="hybridMultilevel"/>
    <w:tmpl w:val="9AF2E3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D3CA6"/>
    <w:multiLevelType w:val="multilevel"/>
    <w:tmpl w:val="43A8EFAC"/>
    <w:lvl w:ilvl="0">
      <w:start w:val="1"/>
      <w:numFmt w:val="upperLetter"/>
      <w:pStyle w:val="AnnexTitleHeading1"/>
      <w:suff w:val="space"/>
      <w:lvlText w:val="Annex %1"/>
      <w:lvlJc w:val="left"/>
      <w:pPr>
        <w:ind w:left="0" w:firstLine="0"/>
      </w:pPr>
      <w:rPr>
        <w:rFonts w:ascii="Univers for BP" w:hAnsi="Univers for BP" w:hint="default"/>
        <w:b/>
        <w:i w:val="0"/>
        <w:color w:val="auto"/>
        <w:sz w:val="28"/>
      </w:rPr>
    </w:lvl>
    <w:lvl w:ilvl="1">
      <w:start w:val="1"/>
      <w:numFmt w:val="decimal"/>
      <w:pStyle w:val="AnnexHeading2"/>
      <w:lvlText w:val="%1.%2"/>
      <w:lvlJc w:val="left"/>
      <w:pPr>
        <w:tabs>
          <w:tab w:val="num" w:pos="1134"/>
        </w:tabs>
        <w:ind w:left="1134" w:hanging="1134"/>
      </w:pPr>
      <w:rPr>
        <w:rFonts w:ascii="Univers for BP" w:hAnsi="Univers for BP" w:hint="default"/>
        <w:b/>
        <w:i w:val="0"/>
        <w:sz w:val="24"/>
      </w:rPr>
    </w:lvl>
    <w:lvl w:ilvl="2">
      <w:start w:val="1"/>
      <w:numFmt w:val="decimal"/>
      <w:pStyle w:val="AnnexHeading3"/>
      <w:lvlText w:val="%1.%2.%3"/>
      <w:lvlJc w:val="left"/>
      <w:pPr>
        <w:tabs>
          <w:tab w:val="num" w:pos="1134"/>
        </w:tabs>
        <w:ind w:left="1134" w:hanging="1134"/>
      </w:pPr>
      <w:rPr>
        <w:rFonts w:ascii="Univers for BP" w:hAnsi="Univers for BP" w:hint="default"/>
        <w:b/>
        <w:i w:val="0"/>
        <w:sz w:val="22"/>
      </w:rPr>
    </w:lvl>
    <w:lvl w:ilvl="3">
      <w:start w:val="1"/>
      <w:numFmt w:val="decimal"/>
      <w:pStyle w:val="AnnexHeading4"/>
      <w:lvlText w:val="%1.%2.%3.%4"/>
      <w:lvlJc w:val="left"/>
      <w:pPr>
        <w:tabs>
          <w:tab w:val="num" w:pos="1138"/>
        </w:tabs>
        <w:ind w:left="1138" w:hanging="1138"/>
      </w:pPr>
      <w:rPr>
        <w:rFonts w:ascii="Univers 55" w:hAnsi="Univers 55" w:hint="default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138"/>
        </w:tabs>
        <w:ind w:left="1138" w:hanging="1138"/>
      </w:pPr>
      <w:rPr>
        <w:rFonts w:ascii="Univers 55" w:hAnsi="Univers 55" w:hint="default"/>
        <w:b/>
        <w:i w:val="0"/>
        <w:sz w:val="20"/>
      </w:rPr>
    </w:lvl>
    <w:lvl w:ilvl="5">
      <w:start w:val="1"/>
      <w:numFmt w:val="decimal"/>
      <w:lvlRestart w:val="1"/>
      <w:lvlText w:val="%1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8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8">
      <w:start w:val="1"/>
      <w:numFmt w:val="decimal"/>
      <w:lvlText w:val="%1.%2.%3.%4.%9"/>
      <w:lvlJc w:val="left"/>
      <w:pPr>
        <w:tabs>
          <w:tab w:val="num" w:pos="2520"/>
        </w:tabs>
        <w:ind w:left="2520" w:hanging="1440"/>
      </w:pPr>
      <w:rPr>
        <w:rFonts w:hint="default"/>
      </w:rPr>
    </w:lvl>
  </w:abstractNum>
  <w:abstractNum w:abstractNumId="24" w15:restartNumberingAfterBreak="0">
    <w:nsid w:val="53A948D0"/>
    <w:multiLevelType w:val="hybridMultilevel"/>
    <w:tmpl w:val="3C2011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347DCE"/>
    <w:multiLevelType w:val="singleLevel"/>
    <w:tmpl w:val="0E541342"/>
    <w:lvl w:ilvl="0">
      <w:start w:val="1"/>
      <w:numFmt w:val="decimal"/>
      <w:pStyle w:val="1-2-3"/>
      <w:lvlText w:val="%1."/>
      <w:lvlJc w:val="left"/>
      <w:pPr>
        <w:tabs>
          <w:tab w:val="num" w:pos="1778"/>
        </w:tabs>
        <w:ind w:left="1701" w:hanging="283"/>
      </w:pPr>
      <w:rPr>
        <w:rFonts w:ascii="Times New Roman" w:hAnsi="Times New Roman" w:hint="default"/>
        <w:b w:val="0"/>
        <w:i w:val="0"/>
        <w:sz w:val="22"/>
      </w:rPr>
    </w:lvl>
  </w:abstractNum>
  <w:abstractNum w:abstractNumId="26" w15:restartNumberingAfterBreak="0">
    <w:nsid w:val="58DC3F3F"/>
    <w:multiLevelType w:val="multilevel"/>
    <w:tmpl w:val="4CDE6582"/>
    <w:lvl w:ilvl="0">
      <w:start w:val="1"/>
      <w:numFmt w:val="bullet"/>
      <w:pStyle w:val="Textcommentbullet3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-"/>
      <w:lvlJc w:val="left"/>
      <w:pPr>
        <w:tabs>
          <w:tab w:val="num" w:pos="2608"/>
        </w:tabs>
        <w:ind w:left="2608" w:hanging="34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A62A2"/>
    <w:multiLevelType w:val="multilevel"/>
    <w:tmpl w:val="61A8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80C03"/>
    <w:multiLevelType w:val="hybridMultilevel"/>
    <w:tmpl w:val="E9D8ACA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634335"/>
    <w:multiLevelType w:val="multilevel"/>
    <w:tmpl w:val="4836BAB2"/>
    <w:lvl w:ilvl="0">
      <w:start w:val="1"/>
      <w:numFmt w:val="bullet"/>
      <w:pStyle w:val="Textcommentbullet1"/>
      <w:lvlText w:val=""/>
      <w:lvlJc w:val="left"/>
      <w:pPr>
        <w:tabs>
          <w:tab w:val="num" w:pos="1928"/>
        </w:tabs>
        <w:ind w:left="1928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82761"/>
    <w:multiLevelType w:val="hybridMultilevel"/>
    <w:tmpl w:val="6C16E702"/>
    <w:lvl w:ilvl="0" w:tplc="C3507630">
      <w:numFmt w:val="bullet"/>
      <w:lvlText w:val="-"/>
      <w:lvlJc w:val="left"/>
      <w:pPr>
        <w:ind w:left="720" w:hanging="360"/>
      </w:pPr>
      <w:rPr>
        <w:rFonts w:ascii="Univers for BP Light" w:eastAsia="Times New Roman" w:hAnsi="Univers for BP Ligh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57DFB"/>
    <w:multiLevelType w:val="hybridMultilevel"/>
    <w:tmpl w:val="979CB9FC"/>
    <w:lvl w:ilvl="0" w:tplc="040C000F">
      <w:start w:val="1"/>
      <w:numFmt w:val="decimal"/>
      <w:lvlText w:val="%1."/>
      <w:lvlJc w:val="left"/>
      <w:pPr>
        <w:ind w:left="1854" w:hanging="360"/>
      </w:p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 w15:restartNumberingAfterBreak="0">
    <w:nsid w:val="77566192"/>
    <w:multiLevelType w:val="hybridMultilevel"/>
    <w:tmpl w:val="B5DE9058"/>
    <w:lvl w:ilvl="0" w:tplc="040C000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B31919"/>
    <w:multiLevelType w:val="hybridMultilevel"/>
    <w:tmpl w:val="28720F6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13542331">
    <w:abstractNumId w:val="18"/>
  </w:num>
  <w:num w:numId="2" w16cid:durableId="83235536">
    <w:abstractNumId w:val="14"/>
  </w:num>
  <w:num w:numId="3" w16cid:durableId="405957380">
    <w:abstractNumId w:val="13"/>
  </w:num>
  <w:num w:numId="4" w16cid:durableId="1608539487">
    <w:abstractNumId w:val="17"/>
  </w:num>
  <w:num w:numId="5" w16cid:durableId="841774162">
    <w:abstractNumId w:val="15"/>
  </w:num>
  <w:num w:numId="6" w16cid:durableId="1259827545">
    <w:abstractNumId w:val="29"/>
  </w:num>
  <w:num w:numId="7" w16cid:durableId="478695968">
    <w:abstractNumId w:val="11"/>
  </w:num>
  <w:num w:numId="8" w16cid:durableId="83428477">
    <w:abstractNumId w:val="26"/>
  </w:num>
  <w:num w:numId="9" w16cid:durableId="808397771">
    <w:abstractNumId w:val="23"/>
  </w:num>
  <w:num w:numId="10" w16cid:durableId="841435052">
    <w:abstractNumId w:val="7"/>
  </w:num>
  <w:num w:numId="11" w16cid:durableId="183860873">
    <w:abstractNumId w:val="20"/>
  </w:num>
  <w:num w:numId="12" w16cid:durableId="29116956">
    <w:abstractNumId w:val="25"/>
  </w:num>
  <w:num w:numId="13" w16cid:durableId="751052595">
    <w:abstractNumId w:val="16"/>
  </w:num>
  <w:num w:numId="14" w16cid:durableId="146215616">
    <w:abstractNumId w:val="28"/>
  </w:num>
  <w:num w:numId="15" w16cid:durableId="628825316">
    <w:abstractNumId w:val="33"/>
  </w:num>
  <w:num w:numId="16" w16cid:durableId="1998460792">
    <w:abstractNumId w:val="22"/>
  </w:num>
  <w:num w:numId="17" w16cid:durableId="513111472">
    <w:abstractNumId w:val="2"/>
  </w:num>
  <w:num w:numId="18" w16cid:durableId="1876307929">
    <w:abstractNumId w:val="19"/>
  </w:num>
  <w:num w:numId="19" w16cid:durableId="737019854">
    <w:abstractNumId w:val="8"/>
  </w:num>
  <w:num w:numId="20" w16cid:durableId="159857323">
    <w:abstractNumId w:val="32"/>
  </w:num>
  <w:num w:numId="21" w16cid:durableId="495725241">
    <w:abstractNumId w:val="30"/>
  </w:num>
  <w:num w:numId="22" w16cid:durableId="1778717380">
    <w:abstractNumId w:val="21"/>
  </w:num>
  <w:num w:numId="23" w16cid:durableId="1887914267">
    <w:abstractNumId w:val="1"/>
  </w:num>
  <w:num w:numId="24" w16cid:durableId="2008706825">
    <w:abstractNumId w:val="12"/>
  </w:num>
  <w:num w:numId="25" w16cid:durableId="911427704">
    <w:abstractNumId w:val="4"/>
  </w:num>
  <w:num w:numId="26" w16cid:durableId="1747146634">
    <w:abstractNumId w:val="5"/>
  </w:num>
  <w:num w:numId="27" w16cid:durableId="642854526">
    <w:abstractNumId w:val="27"/>
  </w:num>
  <w:num w:numId="28" w16cid:durableId="1628396047">
    <w:abstractNumId w:val="0"/>
  </w:num>
  <w:num w:numId="29" w16cid:durableId="626668806">
    <w:abstractNumId w:val="9"/>
  </w:num>
  <w:num w:numId="30" w16cid:durableId="1629048477">
    <w:abstractNumId w:val="31"/>
  </w:num>
  <w:num w:numId="31" w16cid:durableId="1813909216">
    <w:abstractNumId w:val="3"/>
  </w:num>
  <w:num w:numId="32" w16cid:durableId="1889562850">
    <w:abstractNumId w:val="24"/>
  </w:num>
  <w:num w:numId="33" w16cid:durableId="1205603828">
    <w:abstractNumId w:val="18"/>
  </w:num>
  <w:num w:numId="34" w16cid:durableId="1181312206">
    <w:abstractNumId w:val="6"/>
  </w:num>
  <w:num w:numId="35" w16cid:durableId="1667898781">
    <w:abstractNumId w:val="10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an-Pierre Roux">
    <w15:presenceInfo w15:providerId="Windows Live" w15:userId="b15dca95aa10db62"/>
  </w15:person>
  <w15:person w15:author="Fabien DROUILLARD">
    <w15:presenceInfo w15:providerId="AD" w15:userId="S::fdrouillard@ar-law.fr::8610ad8b-6d37-4efe-84fe-ec0066db88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n-GB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0" w:nlCheck="1" w:checkStyle="0"/>
  <w:stylePaneFormatFilter w:val="BE01" w:allStyles="1" w:customStyles="0" w:latentStyles="0" w:stylesInUse="0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1"/>
  <w:trackRevisions/>
  <w:defaultTabStop w:val="1134"/>
  <w:hyphenationZone w:val="425"/>
  <w:clickAndTypeStyle w:val="AnnexHeading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823"/>
    <w:rsid w:val="00002226"/>
    <w:rsid w:val="00002722"/>
    <w:rsid w:val="00002D25"/>
    <w:rsid w:val="00003657"/>
    <w:rsid w:val="00003AE8"/>
    <w:rsid w:val="00004362"/>
    <w:rsid w:val="00005A02"/>
    <w:rsid w:val="00005F57"/>
    <w:rsid w:val="00006210"/>
    <w:rsid w:val="00006C15"/>
    <w:rsid w:val="00007A7F"/>
    <w:rsid w:val="00010408"/>
    <w:rsid w:val="00010769"/>
    <w:rsid w:val="000107D8"/>
    <w:rsid w:val="00010B3E"/>
    <w:rsid w:val="000118D0"/>
    <w:rsid w:val="00012027"/>
    <w:rsid w:val="000138CD"/>
    <w:rsid w:val="00013CAE"/>
    <w:rsid w:val="000148A3"/>
    <w:rsid w:val="00014F7F"/>
    <w:rsid w:val="00015587"/>
    <w:rsid w:val="00016184"/>
    <w:rsid w:val="000164A2"/>
    <w:rsid w:val="00016A67"/>
    <w:rsid w:val="00017700"/>
    <w:rsid w:val="00017A37"/>
    <w:rsid w:val="0002009F"/>
    <w:rsid w:val="0002121B"/>
    <w:rsid w:val="00021705"/>
    <w:rsid w:val="00023FF3"/>
    <w:rsid w:val="0002414F"/>
    <w:rsid w:val="0002436C"/>
    <w:rsid w:val="00024771"/>
    <w:rsid w:val="00026B76"/>
    <w:rsid w:val="00027DC3"/>
    <w:rsid w:val="00030255"/>
    <w:rsid w:val="00030D9E"/>
    <w:rsid w:val="0003250A"/>
    <w:rsid w:val="0003273E"/>
    <w:rsid w:val="00034ED6"/>
    <w:rsid w:val="00035409"/>
    <w:rsid w:val="00036BEF"/>
    <w:rsid w:val="00036F52"/>
    <w:rsid w:val="00037455"/>
    <w:rsid w:val="00037C3E"/>
    <w:rsid w:val="00037F76"/>
    <w:rsid w:val="00040309"/>
    <w:rsid w:val="0004163E"/>
    <w:rsid w:val="00041BB9"/>
    <w:rsid w:val="00042EA9"/>
    <w:rsid w:val="00042F29"/>
    <w:rsid w:val="00043E53"/>
    <w:rsid w:val="00043F16"/>
    <w:rsid w:val="000457C5"/>
    <w:rsid w:val="0004672A"/>
    <w:rsid w:val="00046DCF"/>
    <w:rsid w:val="0004736B"/>
    <w:rsid w:val="00050745"/>
    <w:rsid w:val="000516F8"/>
    <w:rsid w:val="00051773"/>
    <w:rsid w:val="00051D5C"/>
    <w:rsid w:val="00052F61"/>
    <w:rsid w:val="00053303"/>
    <w:rsid w:val="00054792"/>
    <w:rsid w:val="00055C5A"/>
    <w:rsid w:val="00056320"/>
    <w:rsid w:val="000564F4"/>
    <w:rsid w:val="00056A72"/>
    <w:rsid w:val="000601BE"/>
    <w:rsid w:val="00060F60"/>
    <w:rsid w:val="0006462C"/>
    <w:rsid w:val="0006509D"/>
    <w:rsid w:val="000663B8"/>
    <w:rsid w:val="000678AC"/>
    <w:rsid w:val="00067EDE"/>
    <w:rsid w:val="00071596"/>
    <w:rsid w:val="00071B35"/>
    <w:rsid w:val="000726F5"/>
    <w:rsid w:val="00072F0D"/>
    <w:rsid w:val="00073040"/>
    <w:rsid w:val="00073B60"/>
    <w:rsid w:val="00073D66"/>
    <w:rsid w:val="00073E0E"/>
    <w:rsid w:val="00074A05"/>
    <w:rsid w:val="00076405"/>
    <w:rsid w:val="00076701"/>
    <w:rsid w:val="00076B9D"/>
    <w:rsid w:val="00076C9F"/>
    <w:rsid w:val="00077505"/>
    <w:rsid w:val="00081025"/>
    <w:rsid w:val="0008130E"/>
    <w:rsid w:val="00081C13"/>
    <w:rsid w:val="00082009"/>
    <w:rsid w:val="0008240E"/>
    <w:rsid w:val="00082924"/>
    <w:rsid w:val="00082C6F"/>
    <w:rsid w:val="000830B9"/>
    <w:rsid w:val="00084671"/>
    <w:rsid w:val="00084BD2"/>
    <w:rsid w:val="0008509D"/>
    <w:rsid w:val="00085E04"/>
    <w:rsid w:val="00085E67"/>
    <w:rsid w:val="00086047"/>
    <w:rsid w:val="00090E30"/>
    <w:rsid w:val="00092194"/>
    <w:rsid w:val="00092C20"/>
    <w:rsid w:val="00093312"/>
    <w:rsid w:val="00093496"/>
    <w:rsid w:val="00094602"/>
    <w:rsid w:val="000950F4"/>
    <w:rsid w:val="0009520A"/>
    <w:rsid w:val="0009535E"/>
    <w:rsid w:val="00095899"/>
    <w:rsid w:val="0009632A"/>
    <w:rsid w:val="00096FB5"/>
    <w:rsid w:val="0009757D"/>
    <w:rsid w:val="000A00E9"/>
    <w:rsid w:val="000A02D0"/>
    <w:rsid w:val="000A0BDB"/>
    <w:rsid w:val="000A0FFF"/>
    <w:rsid w:val="000A1940"/>
    <w:rsid w:val="000A26F9"/>
    <w:rsid w:val="000A2C31"/>
    <w:rsid w:val="000A5173"/>
    <w:rsid w:val="000A66E8"/>
    <w:rsid w:val="000A673F"/>
    <w:rsid w:val="000A6807"/>
    <w:rsid w:val="000A6A31"/>
    <w:rsid w:val="000A7347"/>
    <w:rsid w:val="000A73EE"/>
    <w:rsid w:val="000B00EE"/>
    <w:rsid w:val="000B077A"/>
    <w:rsid w:val="000B07F2"/>
    <w:rsid w:val="000B091B"/>
    <w:rsid w:val="000B2003"/>
    <w:rsid w:val="000B20A0"/>
    <w:rsid w:val="000B39A1"/>
    <w:rsid w:val="000B470C"/>
    <w:rsid w:val="000B4CD1"/>
    <w:rsid w:val="000B4EFF"/>
    <w:rsid w:val="000B5D2D"/>
    <w:rsid w:val="000B7621"/>
    <w:rsid w:val="000C0431"/>
    <w:rsid w:val="000C0AF7"/>
    <w:rsid w:val="000C0BC9"/>
    <w:rsid w:val="000C14EB"/>
    <w:rsid w:val="000C301A"/>
    <w:rsid w:val="000C3095"/>
    <w:rsid w:val="000C56BB"/>
    <w:rsid w:val="000C5F97"/>
    <w:rsid w:val="000C669A"/>
    <w:rsid w:val="000C74AC"/>
    <w:rsid w:val="000C7F79"/>
    <w:rsid w:val="000D1213"/>
    <w:rsid w:val="000D1298"/>
    <w:rsid w:val="000D1876"/>
    <w:rsid w:val="000D1F52"/>
    <w:rsid w:val="000D303A"/>
    <w:rsid w:val="000D3189"/>
    <w:rsid w:val="000D4032"/>
    <w:rsid w:val="000D4845"/>
    <w:rsid w:val="000D49FC"/>
    <w:rsid w:val="000D4DE3"/>
    <w:rsid w:val="000D68A9"/>
    <w:rsid w:val="000E0C14"/>
    <w:rsid w:val="000E1310"/>
    <w:rsid w:val="000E222A"/>
    <w:rsid w:val="000E291F"/>
    <w:rsid w:val="000E49C5"/>
    <w:rsid w:val="000E4D94"/>
    <w:rsid w:val="000E5CBB"/>
    <w:rsid w:val="000E5E84"/>
    <w:rsid w:val="000E65E3"/>
    <w:rsid w:val="000E6BD9"/>
    <w:rsid w:val="000E7BB5"/>
    <w:rsid w:val="000F2B3C"/>
    <w:rsid w:val="000F3489"/>
    <w:rsid w:val="000F5C65"/>
    <w:rsid w:val="000F6026"/>
    <w:rsid w:val="000F6690"/>
    <w:rsid w:val="000F77A6"/>
    <w:rsid w:val="00100E3F"/>
    <w:rsid w:val="00101542"/>
    <w:rsid w:val="00101D7D"/>
    <w:rsid w:val="0010238A"/>
    <w:rsid w:val="0010394E"/>
    <w:rsid w:val="0010422A"/>
    <w:rsid w:val="00104709"/>
    <w:rsid w:val="0010471E"/>
    <w:rsid w:val="0010658D"/>
    <w:rsid w:val="00107357"/>
    <w:rsid w:val="00107673"/>
    <w:rsid w:val="001077E8"/>
    <w:rsid w:val="00107E28"/>
    <w:rsid w:val="0011040C"/>
    <w:rsid w:val="00110FF4"/>
    <w:rsid w:val="001119D6"/>
    <w:rsid w:val="00112D40"/>
    <w:rsid w:val="00112E3D"/>
    <w:rsid w:val="001131E1"/>
    <w:rsid w:val="00113E3E"/>
    <w:rsid w:val="001205F6"/>
    <w:rsid w:val="0012089E"/>
    <w:rsid w:val="00120BDF"/>
    <w:rsid w:val="00120F31"/>
    <w:rsid w:val="00123FC5"/>
    <w:rsid w:val="00125AA9"/>
    <w:rsid w:val="001278A7"/>
    <w:rsid w:val="00131A5B"/>
    <w:rsid w:val="00131BCE"/>
    <w:rsid w:val="00133079"/>
    <w:rsid w:val="00133440"/>
    <w:rsid w:val="00134683"/>
    <w:rsid w:val="00134DAB"/>
    <w:rsid w:val="00135329"/>
    <w:rsid w:val="00135A25"/>
    <w:rsid w:val="00136D51"/>
    <w:rsid w:val="00137046"/>
    <w:rsid w:val="00140ABE"/>
    <w:rsid w:val="00141A7A"/>
    <w:rsid w:val="001423CB"/>
    <w:rsid w:val="00142F39"/>
    <w:rsid w:val="00143D62"/>
    <w:rsid w:val="00144BB7"/>
    <w:rsid w:val="001453D3"/>
    <w:rsid w:val="001454D4"/>
    <w:rsid w:val="001461A8"/>
    <w:rsid w:val="0015008B"/>
    <w:rsid w:val="001509B9"/>
    <w:rsid w:val="00151D18"/>
    <w:rsid w:val="001536AE"/>
    <w:rsid w:val="00153CB3"/>
    <w:rsid w:val="00154EEE"/>
    <w:rsid w:val="001553E1"/>
    <w:rsid w:val="00155521"/>
    <w:rsid w:val="00156079"/>
    <w:rsid w:val="001566E0"/>
    <w:rsid w:val="0015731D"/>
    <w:rsid w:val="00157658"/>
    <w:rsid w:val="00157847"/>
    <w:rsid w:val="001601E3"/>
    <w:rsid w:val="00160C31"/>
    <w:rsid w:val="00160E97"/>
    <w:rsid w:val="0016131D"/>
    <w:rsid w:val="00161D83"/>
    <w:rsid w:val="00162986"/>
    <w:rsid w:val="00163E11"/>
    <w:rsid w:val="00163EFE"/>
    <w:rsid w:val="00163F7E"/>
    <w:rsid w:val="00164B61"/>
    <w:rsid w:val="00165888"/>
    <w:rsid w:val="00167801"/>
    <w:rsid w:val="001703FD"/>
    <w:rsid w:val="00170585"/>
    <w:rsid w:val="00170904"/>
    <w:rsid w:val="00170B5C"/>
    <w:rsid w:val="0017409D"/>
    <w:rsid w:val="00174922"/>
    <w:rsid w:val="001758BC"/>
    <w:rsid w:val="00177AF0"/>
    <w:rsid w:val="00181477"/>
    <w:rsid w:val="00181F1A"/>
    <w:rsid w:val="00182586"/>
    <w:rsid w:val="00182A53"/>
    <w:rsid w:val="00182BB6"/>
    <w:rsid w:val="0018313A"/>
    <w:rsid w:val="00185088"/>
    <w:rsid w:val="00186897"/>
    <w:rsid w:val="00187CD0"/>
    <w:rsid w:val="00190551"/>
    <w:rsid w:val="001910A2"/>
    <w:rsid w:val="00191DCF"/>
    <w:rsid w:val="00192450"/>
    <w:rsid w:val="00192B93"/>
    <w:rsid w:val="00193FCA"/>
    <w:rsid w:val="00194403"/>
    <w:rsid w:val="00194D66"/>
    <w:rsid w:val="00195857"/>
    <w:rsid w:val="00196328"/>
    <w:rsid w:val="00196432"/>
    <w:rsid w:val="00197641"/>
    <w:rsid w:val="001976ED"/>
    <w:rsid w:val="0019790C"/>
    <w:rsid w:val="00197E86"/>
    <w:rsid w:val="001A0A30"/>
    <w:rsid w:val="001A0C76"/>
    <w:rsid w:val="001A1830"/>
    <w:rsid w:val="001A1E11"/>
    <w:rsid w:val="001A2133"/>
    <w:rsid w:val="001A2845"/>
    <w:rsid w:val="001A7540"/>
    <w:rsid w:val="001B2F10"/>
    <w:rsid w:val="001B38DD"/>
    <w:rsid w:val="001B3F51"/>
    <w:rsid w:val="001B40AE"/>
    <w:rsid w:val="001B46E8"/>
    <w:rsid w:val="001B5245"/>
    <w:rsid w:val="001C01D1"/>
    <w:rsid w:val="001C2FA6"/>
    <w:rsid w:val="001C3E7E"/>
    <w:rsid w:val="001C4D7E"/>
    <w:rsid w:val="001C6875"/>
    <w:rsid w:val="001D1735"/>
    <w:rsid w:val="001D50E0"/>
    <w:rsid w:val="001D68CB"/>
    <w:rsid w:val="001D75DB"/>
    <w:rsid w:val="001E03DB"/>
    <w:rsid w:val="001E13FD"/>
    <w:rsid w:val="001E16BF"/>
    <w:rsid w:val="001E1C73"/>
    <w:rsid w:val="001E1E4E"/>
    <w:rsid w:val="001E269F"/>
    <w:rsid w:val="001E56EB"/>
    <w:rsid w:val="001E58F0"/>
    <w:rsid w:val="001E5A12"/>
    <w:rsid w:val="001E5A63"/>
    <w:rsid w:val="001E6360"/>
    <w:rsid w:val="001E7672"/>
    <w:rsid w:val="001E77E0"/>
    <w:rsid w:val="001F0939"/>
    <w:rsid w:val="001F0B06"/>
    <w:rsid w:val="001F1999"/>
    <w:rsid w:val="001F2083"/>
    <w:rsid w:val="001F2A71"/>
    <w:rsid w:val="001F3948"/>
    <w:rsid w:val="001F4A27"/>
    <w:rsid w:val="001F4DF2"/>
    <w:rsid w:val="001F5E02"/>
    <w:rsid w:val="001F5FA9"/>
    <w:rsid w:val="001F6863"/>
    <w:rsid w:val="002008D7"/>
    <w:rsid w:val="002011A2"/>
    <w:rsid w:val="002015A0"/>
    <w:rsid w:val="002017F7"/>
    <w:rsid w:val="00203FBB"/>
    <w:rsid w:val="0020504E"/>
    <w:rsid w:val="002076BE"/>
    <w:rsid w:val="0021025C"/>
    <w:rsid w:val="00211673"/>
    <w:rsid w:val="00214A71"/>
    <w:rsid w:val="00215312"/>
    <w:rsid w:val="002166BC"/>
    <w:rsid w:val="0021703A"/>
    <w:rsid w:val="00217703"/>
    <w:rsid w:val="002201F4"/>
    <w:rsid w:val="00220528"/>
    <w:rsid w:val="00221E32"/>
    <w:rsid w:val="002227EC"/>
    <w:rsid w:val="00223671"/>
    <w:rsid w:val="00223A5C"/>
    <w:rsid w:val="00224CB7"/>
    <w:rsid w:val="00224EE9"/>
    <w:rsid w:val="00225DC6"/>
    <w:rsid w:val="00225EC5"/>
    <w:rsid w:val="00226E69"/>
    <w:rsid w:val="002276D1"/>
    <w:rsid w:val="00227B05"/>
    <w:rsid w:val="00230025"/>
    <w:rsid w:val="00230B8B"/>
    <w:rsid w:val="00230F30"/>
    <w:rsid w:val="00230FCC"/>
    <w:rsid w:val="00231425"/>
    <w:rsid w:val="002324A4"/>
    <w:rsid w:val="00232615"/>
    <w:rsid w:val="00232707"/>
    <w:rsid w:val="00233187"/>
    <w:rsid w:val="002345D2"/>
    <w:rsid w:val="00234DB4"/>
    <w:rsid w:val="00234E0C"/>
    <w:rsid w:val="0023575F"/>
    <w:rsid w:val="002377A4"/>
    <w:rsid w:val="00240386"/>
    <w:rsid w:val="002416D3"/>
    <w:rsid w:val="002418D6"/>
    <w:rsid w:val="00242FB2"/>
    <w:rsid w:val="00243BA1"/>
    <w:rsid w:val="0024417B"/>
    <w:rsid w:val="002458A2"/>
    <w:rsid w:val="00246EFD"/>
    <w:rsid w:val="00247F46"/>
    <w:rsid w:val="00250273"/>
    <w:rsid w:val="002504DD"/>
    <w:rsid w:val="00251407"/>
    <w:rsid w:val="00251815"/>
    <w:rsid w:val="0025325A"/>
    <w:rsid w:val="002534AE"/>
    <w:rsid w:val="00253C51"/>
    <w:rsid w:val="00253FE5"/>
    <w:rsid w:val="0025507B"/>
    <w:rsid w:val="00255791"/>
    <w:rsid w:val="00255A4D"/>
    <w:rsid w:val="002571AA"/>
    <w:rsid w:val="002575FA"/>
    <w:rsid w:val="002576EF"/>
    <w:rsid w:val="00257A26"/>
    <w:rsid w:val="00261445"/>
    <w:rsid w:val="0026163F"/>
    <w:rsid w:val="0026183F"/>
    <w:rsid w:val="00261A10"/>
    <w:rsid w:val="002621F5"/>
    <w:rsid w:val="00262B30"/>
    <w:rsid w:val="00263D5D"/>
    <w:rsid w:val="00265737"/>
    <w:rsid w:val="002710A1"/>
    <w:rsid w:val="00271627"/>
    <w:rsid w:val="00271C96"/>
    <w:rsid w:val="0027325F"/>
    <w:rsid w:val="00273705"/>
    <w:rsid w:val="002746C5"/>
    <w:rsid w:val="00274F48"/>
    <w:rsid w:val="00274F5E"/>
    <w:rsid w:val="0027594C"/>
    <w:rsid w:val="002764FB"/>
    <w:rsid w:val="00276964"/>
    <w:rsid w:val="00277205"/>
    <w:rsid w:val="00277702"/>
    <w:rsid w:val="00280802"/>
    <w:rsid w:val="00281507"/>
    <w:rsid w:val="00281B8C"/>
    <w:rsid w:val="00281D8F"/>
    <w:rsid w:val="00282534"/>
    <w:rsid w:val="002826CE"/>
    <w:rsid w:val="00282CBD"/>
    <w:rsid w:val="00285076"/>
    <w:rsid w:val="00285144"/>
    <w:rsid w:val="00286137"/>
    <w:rsid w:val="00290564"/>
    <w:rsid w:val="00290AED"/>
    <w:rsid w:val="002913EC"/>
    <w:rsid w:val="00293711"/>
    <w:rsid w:val="002950A8"/>
    <w:rsid w:val="00296230"/>
    <w:rsid w:val="002A1156"/>
    <w:rsid w:val="002A28A1"/>
    <w:rsid w:val="002A33A9"/>
    <w:rsid w:val="002A63D4"/>
    <w:rsid w:val="002A67D9"/>
    <w:rsid w:val="002A75E0"/>
    <w:rsid w:val="002B02F3"/>
    <w:rsid w:val="002B102B"/>
    <w:rsid w:val="002B1993"/>
    <w:rsid w:val="002B2339"/>
    <w:rsid w:val="002B40B0"/>
    <w:rsid w:val="002B4779"/>
    <w:rsid w:val="002B480C"/>
    <w:rsid w:val="002B6204"/>
    <w:rsid w:val="002B677C"/>
    <w:rsid w:val="002C0470"/>
    <w:rsid w:val="002C0743"/>
    <w:rsid w:val="002C0E79"/>
    <w:rsid w:val="002C0FC3"/>
    <w:rsid w:val="002C20C8"/>
    <w:rsid w:val="002C227E"/>
    <w:rsid w:val="002C240A"/>
    <w:rsid w:val="002C2E92"/>
    <w:rsid w:val="002C3D55"/>
    <w:rsid w:val="002C5CD3"/>
    <w:rsid w:val="002C648C"/>
    <w:rsid w:val="002C658C"/>
    <w:rsid w:val="002C6606"/>
    <w:rsid w:val="002C67A4"/>
    <w:rsid w:val="002C6943"/>
    <w:rsid w:val="002D275B"/>
    <w:rsid w:val="002D2DAF"/>
    <w:rsid w:val="002D3207"/>
    <w:rsid w:val="002D34B2"/>
    <w:rsid w:val="002D475D"/>
    <w:rsid w:val="002D6C63"/>
    <w:rsid w:val="002E0065"/>
    <w:rsid w:val="002E04D4"/>
    <w:rsid w:val="002E0CA0"/>
    <w:rsid w:val="002E14EB"/>
    <w:rsid w:val="002E2B14"/>
    <w:rsid w:val="002E43C4"/>
    <w:rsid w:val="002E4CF1"/>
    <w:rsid w:val="002E5915"/>
    <w:rsid w:val="002E6A89"/>
    <w:rsid w:val="002E75E4"/>
    <w:rsid w:val="002E7B4D"/>
    <w:rsid w:val="002F1ED8"/>
    <w:rsid w:val="002F4A2F"/>
    <w:rsid w:val="002F58E8"/>
    <w:rsid w:val="002F634E"/>
    <w:rsid w:val="002F6D84"/>
    <w:rsid w:val="0030059E"/>
    <w:rsid w:val="00300913"/>
    <w:rsid w:val="003017A8"/>
    <w:rsid w:val="00302B70"/>
    <w:rsid w:val="003034AC"/>
    <w:rsid w:val="00303BC5"/>
    <w:rsid w:val="00303DA1"/>
    <w:rsid w:val="00304C4F"/>
    <w:rsid w:val="003052E9"/>
    <w:rsid w:val="00310582"/>
    <w:rsid w:val="00310733"/>
    <w:rsid w:val="003110D8"/>
    <w:rsid w:val="00311217"/>
    <w:rsid w:val="00311DDA"/>
    <w:rsid w:val="00312612"/>
    <w:rsid w:val="00312A29"/>
    <w:rsid w:val="00312DD7"/>
    <w:rsid w:val="003131E7"/>
    <w:rsid w:val="0031384B"/>
    <w:rsid w:val="00314B0A"/>
    <w:rsid w:val="003151D7"/>
    <w:rsid w:val="00315C48"/>
    <w:rsid w:val="00316FF8"/>
    <w:rsid w:val="0031733A"/>
    <w:rsid w:val="00317D5E"/>
    <w:rsid w:val="003202CA"/>
    <w:rsid w:val="0032177F"/>
    <w:rsid w:val="003218D2"/>
    <w:rsid w:val="00321B96"/>
    <w:rsid w:val="003221A2"/>
    <w:rsid w:val="003225EB"/>
    <w:rsid w:val="00323602"/>
    <w:rsid w:val="0032624B"/>
    <w:rsid w:val="00331286"/>
    <w:rsid w:val="00331FD8"/>
    <w:rsid w:val="00335458"/>
    <w:rsid w:val="003354CF"/>
    <w:rsid w:val="003359C5"/>
    <w:rsid w:val="00335C78"/>
    <w:rsid w:val="00335FB9"/>
    <w:rsid w:val="00336DE8"/>
    <w:rsid w:val="00337EBD"/>
    <w:rsid w:val="00340183"/>
    <w:rsid w:val="003405DB"/>
    <w:rsid w:val="00340751"/>
    <w:rsid w:val="00341529"/>
    <w:rsid w:val="003421B5"/>
    <w:rsid w:val="003427F0"/>
    <w:rsid w:val="003430E2"/>
    <w:rsid w:val="00343615"/>
    <w:rsid w:val="00343B35"/>
    <w:rsid w:val="0034506B"/>
    <w:rsid w:val="00345402"/>
    <w:rsid w:val="00345610"/>
    <w:rsid w:val="00346C8A"/>
    <w:rsid w:val="00347295"/>
    <w:rsid w:val="00347B49"/>
    <w:rsid w:val="00347C4B"/>
    <w:rsid w:val="00350329"/>
    <w:rsid w:val="00351395"/>
    <w:rsid w:val="003532D6"/>
    <w:rsid w:val="003555CC"/>
    <w:rsid w:val="00355A51"/>
    <w:rsid w:val="00357973"/>
    <w:rsid w:val="00362E18"/>
    <w:rsid w:val="00362F3A"/>
    <w:rsid w:val="003668C6"/>
    <w:rsid w:val="0036709D"/>
    <w:rsid w:val="00367C23"/>
    <w:rsid w:val="0037094F"/>
    <w:rsid w:val="0037283E"/>
    <w:rsid w:val="00373A74"/>
    <w:rsid w:val="00374570"/>
    <w:rsid w:val="00380264"/>
    <w:rsid w:val="0038168C"/>
    <w:rsid w:val="003819E0"/>
    <w:rsid w:val="00382626"/>
    <w:rsid w:val="00382668"/>
    <w:rsid w:val="00382D45"/>
    <w:rsid w:val="00383517"/>
    <w:rsid w:val="0038456A"/>
    <w:rsid w:val="003848DC"/>
    <w:rsid w:val="00384D2A"/>
    <w:rsid w:val="00385141"/>
    <w:rsid w:val="00385830"/>
    <w:rsid w:val="00386C72"/>
    <w:rsid w:val="00387192"/>
    <w:rsid w:val="00387904"/>
    <w:rsid w:val="00387A69"/>
    <w:rsid w:val="00387CF1"/>
    <w:rsid w:val="0039165D"/>
    <w:rsid w:val="003922F0"/>
    <w:rsid w:val="003928E2"/>
    <w:rsid w:val="00393419"/>
    <w:rsid w:val="00393984"/>
    <w:rsid w:val="00394CCD"/>
    <w:rsid w:val="00396BAF"/>
    <w:rsid w:val="0039772D"/>
    <w:rsid w:val="003A1026"/>
    <w:rsid w:val="003A1252"/>
    <w:rsid w:val="003A2917"/>
    <w:rsid w:val="003A2F99"/>
    <w:rsid w:val="003A3EA8"/>
    <w:rsid w:val="003A4755"/>
    <w:rsid w:val="003A4B71"/>
    <w:rsid w:val="003A4F57"/>
    <w:rsid w:val="003A5D5B"/>
    <w:rsid w:val="003A6335"/>
    <w:rsid w:val="003A7A5B"/>
    <w:rsid w:val="003B05D5"/>
    <w:rsid w:val="003B197A"/>
    <w:rsid w:val="003B55BD"/>
    <w:rsid w:val="003B701B"/>
    <w:rsid w:val="003C0EC1"/>
    <w:rsid w:val="003C2E79"/>
    <w:rsid w:val="003C3B2F"/>
    <w:rsid w:val="003C45F6"/>
    <w:rsid w:val="003C7126"/>
    <w:rsid w:val="003D1A9D"/>
    <w:rsid w:val="003D1FEA"/>
    <w:rsid w:val="003D2BA8"/>
    <w:rsid w:val="003D2C52"/>
    <w:rsid w:val="003D3049"/>
    <w:rsid w:val="003D3856"/>
    <w:rsid w:val="003D68FA"/>
    <w:rsid w:val="003D6C07"/>
    <w:rsid w:val="003D71D1"/>
    <w:rsid w:val="003D72C0"/>
    <w:rsid w:val="003E0372"/>
    <w:rsid w:val="003E23E6"/>
    <w:rsid w:val="003E2C91"/>
    <w:rsid w:val="003E3CAA"/>
    <w:rsid w:val="003E4BE6"/>
    <w:rsid w:val="003E5A52"/>
    <w:rsid w:val="003E5F77"/>
    <w:rsid w:val="003E6CEF"/>
    <w:rsid w:val="003E745E"/>
    <w:rsid w:val="003F0BE4"/>
    <w:rsid w:val="003F109F"/>
    <w:rsid w:val="003F1386"/>
    <w:rsid w:val="003F1CB0"/>
    <w:rsid w:val="003F2AEC"/>
    <w:rsid w:val="003F2DF5"/>
    <w:rsid w:val="003F383B"/>
    <w:rsid w:val="003F3D4C"/>
    <w:rsid w:val="003F4220"/>
    <w:rsid w:val="003F5A9A"/>
    <w:rsid w:val="003F6416"/>
    <w:rsid w:val="003F7D20"/>
    <w:rsid w:val="00400779"/>
    <w:rsid w:val="0040129B"/>
    <w:rsid w:val="00401FFA"/>
    <w:rsid w:val="004030B5"/>
    <w:rsid w:val="00403C20"/>
    <w:rsid w:val="00403C25"/>
    <w:rsid w:val="00403D5F"/>
    <w:rsid w:val="004045E0"/>
    <w:rsid w:val="004050AF"/>
    <w:rsid w:val="00407641"/>
    <w:rsid w:val="004078EC"/>
    <w:rsid w:val="00410D2D"/>
    <w:rsid w:val="00411903"/>
    <w:rsid w:val="00411E9C"/>
    <w:rsid w:val="00412CEA"/>
    <w:rsid w:val="004147A8"/>
    <w:rsid w:val="00416643"/>
    <w:rsid w:val="004166FE"/>
    <w:rsid w:val="00416723"/>
    <w:rsid w:val="00417291"/>
    <w:rsid w:val="0041754B"/>
    <w:rsid w:val="0042049F"/>
    <w:rsid w:val="00420EB3"/>
    <w:rsid w:val="00421CFC"/>
    <w:rsid w:val="00422029"/>
    <w:rsid w:val="0042251A"/>
    <w:rsid w:val="00422B2E"/>
    <w:rsid w:val="00423183"/>
    <w:rsid w:val="00423FDA"/>
    <w:rsid w:val="004257BA"/>
    <w:rsid w:val="004257E2"/>
    <w:rsid w:val="0042708E"/>
    <w:rsid w:val="00427300"/>
    <w:rsid w:val="004304B4"/>
    <w:rsid w:val="004323E1"/>
    <w:rsid w:val="0043264B"/>
    <w:rsid w:val="00432BF3"/>
    <w:rsid w:val="00432EA8"/>
    <w:rsid w:val="004338AB"/>
    <w:rsid w:val="00433A5A"/>
    <w:rsid w:val="00433AD6"/>
    <w:rsid w:val="00434549"/>
    <w:rsid w:val="00435513"/>
    <w:rsid w:val="0043596E"/>
    <w:rsid w:val="004372E5"/>
    <w:rsid w:val="004378B7"/>
    <w:rsid w:val="004405FB"/>
    <w:rsid w:val="0044104A"/>
    <w:rsid w:val="0044249E"/>
    <w:rsid w:val="00443235"/>
    <w:rsid w:val="004440E0"/>
    <w:rsid w:val="004441AF"/>
    <w:rsid w:val="00444307"/>
    <w:rsid w:val="004444EB"/>
    <w:rsid w:val="004458D7"/>
    <w:rsid w:val="004462F6"/>
    <w:rsid w:val="004466BF"/>
    <w:rsid w:val="004470D6"/>
    <w:rsid w:val="00447D04"/>
    <w:rsid w:val="00447F44"/>
    <w:rsid w:val="004500CA"/>
    <w:rsid w:val="004500D1"/>
    <w:rsid w:val="00450FC3"/>
    <w:rsid w:val="00452036"/>
    <w:rsid w:val="00452817"/>
    <w:rsid w:val="004536BA"/>
    <w:rsid w:val="00454ADB"/>
    <w:rsid w:val="00454DB1"/>
    <w:rsid w:val="004552B1"/>
    <w:rsid w:val="00455717"/>
    <w:rsid w:val="004569C1"/>
    <w:rsid w:val="00457074"/>
    <w:rsid w:val="00461D84"/>
    <w:rsid w:val="0046202A"/>
    <w:rsid w:val="00462B7A"/>
    <w:rsid w:val="00470040"/>
    <w:rsid w:val="004701D2"/>
    <w:rsid w:val="004701DE"/>
    <w:rsid w:val="00471180"/>
    <w:rsid w:val="004719C9"/>
    <w:rsid w:val="00472408"/>
    <w:rsid w:val="00472A9E"/>
    <w:rsid w:val="004750AF"/>
    <w:rsid w:val="004756C5"/>
    <w:rsid w:val="00475E2C"/>
    <w:rsid w:val="00476732"/>
    <w:rsid w:val="0048206A"/>
    <w:rsid w:val="00483065"/>
    <w:rsid w:val="00484107"/>
    <w:rsid w:val="0048420A"/>
    <w:rsid w:val="00484487"/>
    <w:rsid w:val="004844AE"/>
    <w:rsid w:val="00484CAA"/>
    <w:rsid w:val="00485B52"/>
    <w:rsid w:val="00485C48"/>
    <w:rsid w:val="00490295"/>
    <w:rsid w:val="0049056F"/>
    <w:rsid w:val="004916DA"/>
    <w:rsid w:val="0049188F"/>
    <w:rsid w:val="00491B30"/>
    <w:rsid w:val="0049243A"/>
    <w:rsid w:val="004940A0"/>
    <w:rsid w:val="00494409"/>
    <w:rsid w:val="004944D8"/>
    <w:rsid w:val="004948BF"/>
    <w:rsid w:val="00495172"/>
    <w:rsid w:val="00496131"/>
    <w:rsid w:val="00496503"/>
    <w:rsid w:val="0049738B"/>
    <w:rsid w:val="004A0245"/>
    <w:rsid w:val="004A0B7F"/>
    <w:rsid w:val="004A0EFD"/>
    <w:rsid w:val="004A1011"/>
    <w:rsid w:val="004A2C1B"/>
    <w:rsid w:val="004A3319"/>
    <w:rsid w:val="004A3922"/>
    <w:rsid w:val="004A3AD4"/>
    <w:rsid w:val="004A43AB"/>
    <w:rsid w:val="004A5549"/>
    <w:rsid w:val="004A5D4C"/>
    <w:rsid w:val="004A5F4E"/>
    <w:rsid w:val="004A5F51"/>
    <w:rsid w:val="004A615D"/>
    <w:rsid w:val="004A7A21"/>
    <w:rsid w:val="004B3308"/>
    <w:rsid w:val="004B3B8B"/>
    <w:rsid w:val="004B45F1"/>
    <w:rsid w:val="004B5566"/>
    <w:rsid w:val="004B70CB"/>
    <w:rsid w:val="004B7441"/>
    <w:rsid w:val="004B76AB"/>
    <w:rsid w:val="004C0CCE"/>
    <w:rsid w:val="004C0EB8"/>
    <w:rsid w:val="004C1674"/>
    <w:rsid w:val="004C19E5"/>
    <w:rsid w:val="004C1D66"/>
    <w:rsid w:val="004C1DCF"/>
    <w:rsid w:val="004C2B10"/>
    <w:rsid w:val="004C3618"/>
    <w:rsid w:val="004C459E"/>
    <w:rsid w:val="004C46F6"/>
    <w:rsid w:val="004C60AB"/>
    <w:rsid w:val="004C7B92"/>
    <w:rsid w:val="004C7E90"/>
    <w:rsid w:val="004D03D9"/>
    <w:rsid w:val="004D05C0"/>
    <w:rsid w:val="004D0825"/>
    <w:rsid w:val="004D1A6C"/>
    <w:rsid w:val="004D3414"/>
    <w:rsid w:val="004D486D"/>
    <w:rsid w:val="004D490C"/>
    <w:rsid w:val="004D54B8"/>
    <w:rsid w:val="004D5778"/>
    <w:rsid w:val="004D6747"/>
    <w:rsid w:val="004E065A"/>
    <w:rsid w:val="004E0724"/>
    <w:rsid w:val="004E22F0"/>
    <w:rsid w:val="004E24CE"/>
    <w:rsid w:val="004E2EFA"/>
    <w:rsid w:val="004E36FF"/>
    <w:rsid w:val="004E46D9"/>
    <w:rsid w:val="004E6413"/>
    <w:rsid w:val="004F0C4E"/>
    <w:rsid w:val="004F1E4C"/>
    <w:rsid w:val="004F2D82"/>
    <w:rsid w:val="004F3434"/>
    <w:rsid w:val="004F3F4F"/>
    <w:rsid w:val="004F3F60"/>
    <w:rsid w:val="004F4445"/>
    <w:rsid w:val="004F4634"/>
    <w:rsid w:val="004F475B"/>
    <w:rsid w:val="004F5D6A"/>
    <w:rsid w:val="004F5EEE"/>
    <w:rsid w:val="004F5F17"/>
    <w:rsid w:val="00501521"/>
    <w:rsid w:val="00502F23"/>
    <w:rsid w:val="0050389A"/>
    <w:rsid w:val="00503E04"/>
    <w:rsid w:val="00504095"/>
    <w:rsid w:val="00504AC7"/>
    <w:rsid w:val="00505F1C"/>
    <w:rsid w:val="00507012"/>
    <w:rsid w:val="00510541"/>
    <w:rsid w:val="00510860"/>
    <w:rsid w:val="00510869"/>
    <w:rsid w:val="00510AB1"/>
    <w:rsid w:val="005119C2"/>
    <w:rsid w:val="005122F4"/>
    <w:rsid w:val="00512C4A"/>
    <w:rsid w:val="00513393"/>
    <w:rsid w:val="00513E77"/>
    <w:rsid w:val="00514B46"/>
    <w:rsid w:val="00514DDB"/>
    <w:rsid w:val="00515202"/>
    <w:rsid w:val="00515299"/>
    <w:rsid w:val="00515E5D"/>
    <w:rsid w:val="00515F46"/>
    <w:rsid w:val="005163EF"/>
    <w:rsid w:val="005206CA"/>
    <w:rsid w:val="00520B3B"/>
    <w:rsid w:val="00522AE6"/>
    <w:rsid w:val="00522C0C"/>
    <w:rsid w:val="005240D7"/>
    <w:rsid w:val="00527B90"/>
    <w:rsid w:val="005301A4"/>
    <w:rsid w:val="00531376"/>
    <w:rsid w:val="00531D7F"/>
    <w:rsid w:val="005322FD"/>
    <w:rsid w:val="005325F0"/>
    <w:rsid w:val="00532709"/>
    <w:rsid w:val="00532FDF"/>
    <w:rsid w:val="00534261"/>
    <w:rsid w:val="005363E6"/>
    <w:rsid w:val="005370F0"/>
    <w:rsid w:val="00537E0E"/>
    <w:rsid w:val="00537F53"/>
    <w:rsid w:val="00543741"/>
    <w:rsid w:val="0054422A"/>
    <w:rsid w:val="00547D2C"/>
    <w:rsid w:val="00550679"/>
    <w:rsid w:val="0055184B"/>
    <w:rsid w:val="00551EE7"/>
    <w:rsid w:val="005523DD"/>
    <w:rsid w:val="00552578"/>
    <w:rsid w:val="005527FD"/>
    <w:rsid w:val="005530BA"/>
    <w:rsid w:val="00553670"/>
    <w:rsid w:val="00553770"/>
    <w:rsid w:val="00554D65"/>
    <w:rsid w:val="0055501A"/>
    <w:rsid w:val="00556AB4"/>
    <w:rsid w:val="00557717"/>
    <w:rsid w:val="00557ED4"/>
    <w:rsid w:val="00557F5C"/>
    <w:rsid w:val="00561516"/>
    <w:rsid w:val="00562CA9"/>
    <w:rsid w:val="00563933"/>
    <w:rsid w:val="005651A4"/>
    <w:rsid w:val="005658C8"/>
    <w:rsid w:val="00567066"/>
    <w:rsid w:val="00567506"/>
    <w:rsid w:val="0056771C"/>
    <w:rsid w:val="00567A1A"/>
    <w:rsid w:val="0057141B"/>
    <w:rsid w:val="00572035"/>
    <w:rsid w:val="00573D02"/>
    <w:rsid w:val="00574655"/>
    <w:rsid w:val="00574E3A"/>
    <w:rsid w:val="00575515"/>
    <w:rsid w:val="00575A97"/>
    <w:rsid w:val="00576E4E"/>
    <w:rsid w:val="00577B67"/>
    <w:rsid w:val="00577F5F"/>
    <w:rsid w:val="005803F3"/>
    <w:rsid w:val="00580440"/>
    <w:rsid w:val="00580AE4"/>
    <w:rsid w:val="00580B22"/>
    <w:rsid w:val="00580EE9"/>
    <w:rsid w:val="00581D1D"/>
    <w:rsid w:val="00582778"/>
    <w:rsid w:val="0058321B"/>
    <w:rsid w:val="00583A38"/>
    <w:rsid w:val="005840B6"/>
    <w:rsid w:val="0058443F"/>
    <w:rsid w:val="0058512E"/>
    <w:rsid w:val="0058659A"/>
    <w:rsid w:val="00590B8D"/>
    <w:rsid w:val="0059205B"/>
    <w:rsid w:val="005940F0"/>
    <w:rsid w:val="005948F0"/>
    <w:rsid w:val="00594E5E"/>
    <w:rsid w:val="0059546D"/>
    <w:rsid w:val="005957BA"/>
    <w:rsid w:val="00596C4D"/>
    <w:rsid w:val="005A0749"/>
    <w:rsid w:val="005A2E45"/>
    <w:rsid w:val="005A42CA"/>
    <w:rsid w:val="005A4928"/>
    <w:rsid w:val="005A4BF0"/>
    <w:rsid w:val="005A5A83"/>
    <w:rsid w:val="005A5D50"/>
    <w:rsid w:val="005A651F"/>
    <w:rsid w:val="005B0B18"/>
    <w:rsid w:val="005B0F10"/>
    <w:rsid w:val="005B214D"/>
    <w:rsid w:val="005B2DB1"/>
    <w:rsid w:val="005B2E4F"/>
    <w:rsid w:val="005B32CB"/>
    <w:rsid w:val="005B4500"/>
    <w:rsid w:val="005B5D2A"/>
    <w:rsid w:val="005C06E0"/>
    <w:rsid w:val="005C10A2"/>
    <w:rsid w:val="005C10C7"/>
    <w:rsid w:val="005C1221"/>
    <w:rsid w:val="005C1B9C"/>
    <w:rsid w:val="005C255A"/>
    <w:rsid w:val="005C2BCA"/>
    <w:rsid w:val="005C5FC5"/>
    <w:rsid w:val="005C6133"/>
    <w:rsid w:val="005C69C4"/>
    <w:rsid w:val="005D055A"/>
    <w:rsid w:val="005D08D3"/>
    <w:rsid w:val="005D1515"/>
    <w:rsid w:val="005D1997"/>
    <w:rsid w:val="005D2117"/>
    <w:rsid w:val="005D454A"/>
    <w:rsid w:val="005D46E4"/>
    <w:rsid w:val="005E06E4"/>
    <w:rsid w:val="005E0817"/>
    <w:rsid w:val="005E082A"/>
    <w:rsid w:val="005E0CE4"/>
    <w:rsid w:val="005E23A4"/>
    <w:rsid w:val="005E2B84"/>
    <w:rsid w:val="005E3ADC"/>
    <w:rsid w:val="005E4738"/>
    <w:rsid w:val="005E5D7F"/>
    <w:rsid w:val="005E5F4B"/>
    <w:rsid w:val="005E64AB"/>
    <w:rsid w:val="005E6B9F"/>
    <w:rsid w:val="005E70C9"/>
    <w:rsid w:val="005E745E"/>
    <w:rsid w:val="005F14FF"/>
    <w:rsid w:val="005F158A"/>
    <w:rsid w:val="005F1939"/>
    <w:rsid w:val="005F328A"/>
    <w:rsid w:val="005F32B6"/>
    <w:rsid w:val="005F3866"/>
    <w:rsid w:val="005F3AAA"/>
    <w:rsid w:val="005F5C43"/>
    <w:rsid w:val="005F5F62"/>
    <w:rsid w:val="005F6B0F"/>
    <w:rsid w:val="00600103"/>
    <w:rsid w:val="00601824"/>
    <w:rsid w:val="00602089"/>
    <w:rsid w:val="0060225E"/>
    <w:rsid w:val="0060299B"/>
    <w:rsid w:val="00602AD6"/>
    <w:rsid w:val="006038D5"/>
    <w:rsid w:val="00603D07"/>
    <w:rsid w:val="0060511D"/>
    <w:rsid w:val="006052EF"/>
    <w:rsid w:val="00607D0A"/>
    <w:rsid w:val="0061076A"/>
    <w:rsid w:val="0061208A"/>
    <w:rsid w:val="00612BD2"/>
    <w:rsid w:val="00614264"/>
    <w:rsid w:val="00614C2F"/>
    <w:rsid w:val="00615574"/>
    <w:rsid w:val="00615F28"/>
    <w:rsid w:val="006216DF"/>
    <w:rsid w:val="00621C1B"/>
    <w:rsid w:val="00621E42"/>
    <w:rsid w:val="00623FB0"/>
    <w:rsid w:val="0062419D"/>
    <w:rsid w:val="006242DB"/>
    <w:rsid w:val="0062450A"/>
    <w:rsid w:val="00624998"/>
    <w:rsid w:val="00624D0C"/>
    <w:rsid w:val="0062537C"/>
    <w:rsid w:val="00625441"/>
    <w:rsid w:val="00625B1A"/>
    <w:rsid w:val="00626163"/>
    <w:rsid w:val="0062636C"/>
    <w:rsid w:val="0062737B"/>
    <w:rsid w:val="0063097B"/>
    <w:rsid w:val="00630DBA"/>
    <w:rsid w:val="006315F6"/>
    <w:rsid w:val="00632CF6"/>
    <w:rsid w:val="00632D86"/>
    <w:rsid w:val="0063382E"/>
    <w:rsid w:val="006344C4"/>
    <w:rsid w:val="0063550C"/>
    <w:rsid w:val="00636767"/>
    <w:rsid w:val="00636B2A"/>
    <w:rsid w:val="0063729D"/>
    <w:rsid w:val="00637FDC"/>
    <w:rsid w:val="00640654"/>
    <w:rsid w:val="00640955"/>
    <w:rsid w:val="00640A41"/>
    <w:rsid w:val="00640F37"/>
    <w:rsid w:val="00642442"/>
    <w:rsid w:val="006428DA"/>
    <w:rsid w:val="00642C68"/>
    <w:rsid w:val="006430E3"/>
    <w:rsid w:val="00643464"/>
    <w:rsid w:val="00643550"/>
    <w:rsid w:val="0064358E"/>
    <w:rsid w:val="006455F5"/>
    <w:rsid w:val="006462CC"/>
    <w:rsid w:val="0064645B"/>
    <w:rsid w:val="00647662"/>
    <w:rsid w:val="00647747"/>
    <w:rsid w:val="00647D42"/>
    <w:rsid w:val="00650265"/>
    <w:rsid w:val="0065595F"/>
    <w:rsid w:val="0065644D"/>
    <w:rsid w:val="00660D33"/>
    <w:rsid w:val="00661FDB"/>
    <w:rsid w:val="00663781"/>
    <w:rsid w:val="006639D4"/>
    <w:rsid w:val="00664825"/>
    <w:rsid w:val="00664B50"/>
    <w:rsid w:val="00666755"/>
    <w:rsid w:val="00667C0C"/>
    <w:rsid w:val="006703B9"/>
    <w:rsid w:val="00672BC2"/>
    <w:rsid w:val="006733CB"/>
    <w:rsid w:val="00673920"/>
    <w:rsid w:val="006739F6"/>
    <w:rsid w:val="00673BA9"/>
    <w:rsid w:val="00673C15"/>
    <w:rsid w:val="0067410B"/>
    <w:rsid w:val="0067490B"/>
    <w:rsid w:val="00674A4F"/>
    <w:rsid w:val="0067544E"/>
    <w:rsid w:val="00675F06"/>
    <w:rsid w:val="00676995"/>
    <w:rsid w:val="00676F29"/>
    <w:rsid w:val="00680119"/>
    <w:rsid w:val="006811E1"/>
    <w:rsid w:val="00682F2F"/>
    <w:rsid w:val="00683A00"/>
    <w:rsid w:val="00683B38"/>
    <w:rsid w:val="00683FA2"/>
    <w:rsid w:val="00685370"/>
    <w:rsid w:val="00685BE6"/>
    <w:rsid w:val="006868A5"/>
    <w:rsid w:val="006869A1"/>
    <w:rsid w:val="00686CAB"/>
    <w:rsid w:val="00686DFF"/>
    <w:rsid w:val="00686F84"/>
    <w:rsid w:val="006874F3"/>
    <w:rsid w:val="00687E37"/>
    <w:rsid w:val="006914F5"/>
    <w:rsid w:val="0069157C"/>
    <w:rsid w:val="00691646"/>
    <w:rsid w:val="00691ECB"/>
    <w:rsid w:val="006921D7"/>
    <w:rsid w:val="00693103"/>
    <w:rsid w:val="00693A38"/>
    <w:rsid w:val="006948C3"/>
    <w:rsid w:val="00694B1D"/>
    <w:rsid w:val="006950C1"/>
    <w:rsid w:val="00695493"/>
    <w:rsid w:val="00695B19"/>
    <w:rsid w:val="00696DEF"/>
    <w:rsid w:val="006A12D4"/>
    <w:rsid w:val="006A148C"/>
    <w:rsid w:val="006A1D30"/>
    <w:rsid w:val="006A279B"/>
    <w:rsid w:val="006A3231"/>
    <w:rsid w:val="006A362A"/>
    <w:rsid w:val="006A414A"/>
    <w:rsid w:val="006A4688"/>
    <w:rsid w:val="006A4765"/>
    <w:rsid w:val="006A5354"/>
    <w:rsid w:val="006A5398"/>
    <w:rsid w:val="006A6CC5"/>
    <w:rsid w:val="006B03F9"/>
    <w:rsid w:val="006B0BB5"/>
    <w:rsid w:val="006B2D7A"/>
    <w:rsid w:val="006B4538"/>
    <w:rsid w:val="006B45E9"/>
    <w:rsid w:val="006B4E62"/>
    <w:rsid w:val="006B56B3"/>
    <w:rsid w:val="006B6474"/>
    <w:rsid w:val="006B658A"/>
    <w:rsid w:val="006B7A5A"/>
    <w:rsid w:val="006B7F70"/>
    <w:rsid w:val="006C0217"/>
    <w:rsid w:val="006C2708"/>
    <w:rsid w:val="006C3275"/>
    <w:rsid w:val="006C32ED"/>
    <w:rsid w:val="006C3BB9"/>
    <w:rsid w:val="006C4240"/>
    <w:rsid w:val="006C427E"/>
    <w:rsid w:val="006C73FD"/>
    <w:rsid w:val="006C7D6A"/>
    <w:rsid w:val="006D09A2"/>
    <w:rsid w:val="006D2208"/>
    <w:rsid w:val="006D27D1"/>
    <w:rsid w:val="006D39C4"/>
    <w:rsid w:val="006D46F2"/>
    <w:rsid w:val="006D4A7F"/>
    <w:rsid w:val="006D6A92"/>
    <w:rsid w:val="006D6BEE"/>
    <w:rsid w:val="006D7837"/>
    <w:rsid w:val="006D7CCA"/>
    <w:rsid w:val="006E0DC8"/>
    <w:rsid w:val="006E1043"/>
    <w:rsid w:val="006E19F7"/>
    <w:rsid w:val="006E21E6"/>
    <w:rsid w:val="006E258C"/>
    <w:rsid w:val="006E2B85"/>
    <w:rsid w:val="006E2F7C"/>
    <w:rsid w:val="006E308F"/>
    <w:rsid w:val="006E3D34"/>
    <w:rsid w:val="006E3F96"/>
    <w:rsid w:val="006E4C36"/>
    <w:rsid w:val="006E5BB9"/>
    <w:rsid w:val="006E7FA5"/>
    <w:rsid w:val="006F008B"/>
    <w:rsid w:val="006F00C3"/>
    <w:rsid w:val="006F1764"/>
    <w:rsid w:val="006F1BE1"/>
    <w:rsid w:val="006F1E05"/>
    <w:rsid w:val="006F2959"/>
    <w:rsid w:val="006F2FFD"/>
    <w:rsid w:val="006F3A0B"/>
    <w:rsid w:val="006F3E6E"/>
    <w:rsid w:val="006F496F"/>
    <w:rsid w:val="006F49B0"/>
    <w:rsid w:val="006F57E2"/>
    <w:rsid w:val="006F6C73"/>
    <w:rsid w:val="006F743E"/>
    <w:rsid w:val="00700129"/>
    <w:rsid w:val="00702EA4"/>
    <w:rsid w:val="00703B3A"/>
    <w:rsid w:val="00705F2F"/>
    <w:rsid w:val="00706245"/>
    <w:rsid w:val="007065B2"/>
    <w:rsid w:val="0070695D"/>
    <w:rsid w:val="00706ACB"/>
    <w:rsid w:val="00711216"/>
    <w:rsid w:val="00711B45"/>
    <w:rsid w:val="007121CF"/>
    <w:rsid w:val="0071225A"/>
    <w:rsid w:val="00713C16"/>
    <w:rsid w:val="0071746F"/>
    <w:rsid w:val="00717889"/>
    <w:rsid w:val="007178F1"/>
    <w:rsid w:val="00717AA5"/>
    <w:rsid w:val="00717EEB"/>
    <w:rsid w:val="007213F7"/>
    <w:rsid w:val="00722BF6"/>
    <w:rsid w:val="00723D9B"/>
    <w:rsid w:val="007245F8"/>
    <w:rsid w:val="0072521E"/>
    <w:rsid w:val="00725EB0"/>
    <w:rsid w:val="007275EA"/>
    <w:rsid w:val="0073151E"/>
    <w:rsid w:val="00732176"/>
    <w:rsid w:val="00732CEB"/>
    <w:rsid w:val="00732DCF"/>
    <w:rsid w:val="00733727"/>
    <w:rsid w:val="00735AB2"/>
    <w:rsid w:val="00736187"/>
    <w:rsid w:val="00736382"/>
    <w:rsid w:val="00736878"/>
    <w:rsid w:val="00736997"/>
    <w:rsid w:val="00736B5D"/>
    <w:rsid w:val="00736E5D"/>
    <w:rsid w:val="00737EDC"/>
    <w:rsid w:val="00740197"/>
    <w:rsid w:val="00740BBA"/>
    <w:rsid w:val="007412E6"/>
    <w:rsid w:val="00741D53"/>
    <w:rsid w:val="00744649"/>
    <w:rsid w:val="007464C4"/>
    <w:rsid w:val="00747793"/>
    <w:rsid w:val="00751D66"/>
    <w:rsid w:val="00754228"/>
    <w:rsid w:val="00755777"/>
    <w:rsid w:val="0075586F"/>
    <w:rsid w:val="00755B1D"/>
    <w:rsid w:val="00757B05"/>
    <w:rsid w:val="007604F5"/>
    <w:rsid w:val="007614FE"/>
    <w:rsid w:val="00761AD3"/>
    <w:rsid w:val="007628B3"/>
    <w:rsid w:val="0076299A"/>
    <w:rsid w:val="00763ACF"/>
    <w:rsid w:val="00764332"/>
    <w:rsid w:val="00765908"/>
    <w:rsid w:val="00767043"/>
    <w:rsid w:val="0076767D"/>
    <w:rsid w:val="00770175"/>
    <w:rsid w:val="00770B20"/>
    <w:rsid w:val="00772519"/>
    <w:rsid w:val="00773286"/>
    <w:rsid w:val="00773A69"/>
    <w:rsid w:val="00773B8E"/>
    <w:rsid w:val="00774003"/>
    <w:rsid w:val="007742AF"/>
    <w:rsid w:val="00776CFC"/>
    <w:rsid w:val="00780E00"/>
    <w:rsid w:val="0078172D"/>
    <w:rsid w:val="00781AF3"/>
    <w:rsid w:val="00782E44"/>
    <w:rsid w:val="00784E9B"/>
    <w:rsid w:val="007874B9"/>
    <w:rsid w:val="007876C2"/>
    <w:rsid w:val="007905E4"/>
    <w:rsid w:val="007911CB"/>
    <w:rsid w:val="00791FBB"/>
    <w:rsid w:val="0079356A"/>
    <w:rsid w:val="00793927"/>
    <w:rsid w:val="00793F33"/>
    <w:rsid w:val="0079410D"/>
    <w:rsid w:val="0079568C"/>
    <w:rsid w:val="00795D2F"/>
    <w:rsid w:val="00795DA9"/>
    <w:rsid w:val="00796609"/>
    <w:rsid w:val="007968F6"/>
    <w:rsid w:val="007A01F8"/>
    <w:rsid w:val="007A0E70"/>
    <w:rsid w:val="007A1E66"/>
    <w:rsid w:val="007A2551"/>
    <w:rsid w:val="007A29BF"/>
    <w:rsid w:val="007A3DDF"/>
    <w:rsid w:val="007A467D"/>
    <w:rsid w:val="007A4FA4"/>
    <w:rsid w:val="007A5419"/>
    <w:rsid w:val="007A6DDD"/>
    <w:rsid w:val="007A7724"/>
    <w:rsid w:val="007B09C6"/>
    <w:rsid w:val="007B1260"/>
    <w:rsid w:val="007B1668"/>
    <w:rsid w:val="007B1AD2"/>
    <w:rsid w:val="007B1BF5"/>
    <w:rsid w:val="007B1C44"/>
    <w:rsid w:val="007B20D3"/>
    <w:rsid w:val="007B2508"/>
    <w:rsid w:val="007B370C"/>
    <w:rsid w:val="007B3DE3"/>
    <w:rsid w:val="007B5071"/>
    <w:rsid w:val="007B5910"/>
    <w:rsid w:val="007B6524"/>
    <w:rsid w:val="007B7B77"/>
    <w:rsid w:val="007C12BF"/>
    <w:rsid w:val="007C31B2"/>
    <w:rsid w:val="007C454D"/>
    <w:rsid w:val="007C4E9D"/>
    <w:rsid w:val="007C5770"/>
    <w:rsid w:val="007C5F6F"/>
    <w:rsid w:val="007C61C6"/>
    <w:rsid w:val="007C6254"/>
    <w:rsid w:val="007C6DFB"/>
    <w:rsid w:val="007C71BF"/>
    <w:rsid w:val="007C7D8E"/>
    <w:rsid w:val="007D0A8B"/>
    <w:rsid w:val="007D2247"/>
    <w:rsid w:val="007D323D"/>
    <w:rsid w:val="007D32C6"/>
    <w:rsid w:val="007D3AFB"/>
    <w:rsid w:val="007D4FDF"/>
    <w:rsid w:val="007D5C2B"/>
    <w:rsid w:val="007D7951"/>
    <w:rsid w:val="007D7BC0"/>
    <w:rsid w:val="007D7F83"/>
    <w:rsid w:val="007E07A2"/>
    <w:rsid w:val="007E0F36"/>
    <w:rsid w:val="007E460B"/>
    <w:rsid w:val="007E6235"/>
    <w:rsid w:val="007E6934"/>
    <w:rsid w:val="007E712C"/>
    <w:rsid w:val="007E72CB"/>
    <w:rsid w:val="007E7ED1"/>
    <w:rsid w:val="007F12A3"/>
    <w:rsid w:val="007F24CF"/>
    <w:rsid w:val="007F261A"/>
    <w:rsid w:val="007F3A43"/>
    <w:rsid w:val="007F4E53"/>
    <w:rsid w:val="007F5979"/>
    <w:rsid w:val="007F740E"/>
    <w:rsid w:val="00800E5E"/>
    <w:rsid w:val="0080118E"/>
    <w:rsid w:val="00801FBB"/>
    <w:rsid w:val="008022F2"/>
    <w:rsid w:val="00803010"/>
    <w:rsid w:val="0080441E"/>
    <w:rsid w:val="00804B9E"/>
    <w:rsid w:val="00804C37"/>
    <w:rsid w:val="00804D5A"/>
    <w:rsid w:val="0080517F"/>
    <w:rsid w:val="00805F5E"/>
    <w:rsid w:val="0080737E"/>
    <w:rsid w:val="008073A0"/>
    <w:rsid w:val="008076E9"/>
    <w:rsid w:val="008076EA"/>
    <w:rsid w:val="00807E20"/>
    <w:rsid w:val="00807EBC"/>
    <w:rsid w:val="00810A07"/>
    <w:rsid w:val="00811142"/>
    <w:rsid w:val="0081145D"/>
    <w:rsid w:val="00813019"/>
    <w:rsid w:val="008137D3"/>
    <w:rsid w:val="00813CA6"/>
    <w:rsid w:val="00814546"/>
    <w:rsid w:val="0081596C"/>
    <w:rsid w:val="008164AE"/>
    <w:rsid w:val="00816E40"/>
    <w:rsid w:val="008202F2"/>
    <w:rsid w:val="0082236F"/>
    <w:rsid w:val="00822374"/>
    <w:rsid w:val="008228FD"/>
    <w:rsid w:val="008238E0"/>
    <w:rsid w:val="00823ADF"/>
    <w:rsid w:val="00823C1B"/>
    <w:rsid w:val="00823D9D"/>
    <w:rsid w:val="00823E5A"/>
    <w:rsid w:val="00826BAA"/>
    <w:rsid w:val="00826BB1"/>
    <w:rsid w:val="0082773D"/>
    <w:rsid w:val="00827ED7"/>
    <w:rsid w:val="0083062D"/>
    <w:rsid w:val="008310D3"/>
    <w:rsid w:val="008313C5"/>
    <w:rsid w:val="00831AAE"/>
    <w:rsid w:val="008326BC"/>
    <w:rsid w:val="00833CA3"/>
    <w:rsid w:val="008343FF"/>
    <w:rsid w:val="00834C8F"/>
    <w:rsid w:val="00834FA8"/>
    <w:rsid w:val="008351CC"/>
    <w:rsid w:val="008364F8"/>
    <w:rsid w:val="00840030"/>
    <w:rsid w:val="00840273"/>
    <w:rsid w:val="00840CDB"/>
    <w:rsid w:val="00840D84"/>
    <w:rsid w:val="00841411"/>
    <w:rsid w:val="00841CA6"/>
    <w:rsid w:val="00842585"/>
    <w:rsid w:val="00842947"/>
    <w:rsid w:val="00842B53"/>
    <w:rsid w:val="00842D10"/>
    <w:rsid w:val="0084314F"/>
    <w:rsid w:val="00843A15"/>
    <w:rsid w:val="0084434F"/>
    <w:rsid w:val="008453DF"/>
    <w:rsid w:val="008478E5"/>
    <w:rsid w:val="008505DF"/>
    <w:rsid w:val="00851CBC"/>
    <w:rsid w:val="00852472"/>
    <w:rsid w:val="008528B3"/>
    <w:rsid w:val="00853932"/>
    <w:rsid w:val="008546C9"/>
    <w:rsid w:val="0085585F"/>
    <w:rsid w:val="00856B20"/>
    <w:rsid w:val="00857229"/>
    <w:rsid w:val="008575F0"/>
    <w:rsid w:val="00857C22"/>
    <w:rsid w:val="00860511"/>
    <w:rsid w:val="00863442"/>
    <w:rsid w:val="00865BDB"/>
    <w:rsid w:val="00865C96"/>
    <w:rsid w:val="008673BB"/>
    <w:rsid w:val="00870CA2"/>
    <w:rsid w:val="008711F3"/>
    <w:rsid w:val="00872EAB"/>
    <w:rsid w:val="00873DE0"/>
    <w:rsid w:val="00874512"/>
    <w:rsid w:val="0087477B"/>
    <w:rsid w:val="00875D77"/>
    <w:rsid w:val="00876155"/>
    <w:rsid w:val="00877583"/>
    <w:rsid w:val="00877621"/>
    <w:rsid w:val="008805B2"/>
    <w:rsid w:val="00880915"/>
    <w:rsid w:val="008812CD"/>
    <w:rsid w:val="0088180E"/>
    <w:rsid w:val="00881FB6"/>
    <w:rsid w:val="00882883"/>
    <w:rsid w:val="00885FB1"/>
    <w:rsid w:val="00886B09"/>
    <w:rsid w:val="00886B58"/>
    <w:rsid w:val="00886ED6"/>
    <w:rsid w:val="00887E5C"/>
    <w:rsid w:val="00890DDD"/>
    <w:rsid w:val="00891694"/>
    <w:rsid w:val="00891967"/>
    <w:rsid w:val="00892628"/>
    <w:rsid w:val="00892D43"/>
    <w:rsid w:val="00893FF4"/>
    <w:rsid w:val="008941EC"/>
    <w:rsid w:val="008947F0"/>
    <w:rsid w:val="00894E6B"/>
    <w:rsid w:val="008954A1"/>
    <w:rsid w:val="008957B1"/>
    <w:rsid w:val="008957C5"/>
    <w:rsid w:val="008958C7"/>
    <w:rsid w:val="00896B56"/>
    <w:rsid w:val="008A02F7"/>
    <w:rsid w:val="008A0BAD"/>
    <w:rsid w:val="008A0EA6"/>
    <w:rsid w:val="008A0EEE"/>
    <w:rsid w:val="008A146A"/>
    <w:rsid w:val="008A17AC"/>
    <w:rsid w:val="008A17BE"/>
    <w:rsid w:val="008A2E1E"/>
    <w:rsid w:val="008A2F92"/>
    <w:rsid w:val="008A3916"/>
    <w:rsid w:val="008A455B"/>
    <w:rsid w:val="008A4564"/>
    <w:rsid w:val="008A4ECB"/>
    <w:rsid w:val="008A4FC7"/>
    <w:rsid w:val="008A52CE"/>
    <w:rsid w:val="008A5CA5"/>
    <w:rsid w:val="008A7A6B"/>
    <w:rsid w:val="008A7C1F"/>
    <w:rsid w:val="008B0208"/>
    <w:rsid w:val="008B0A58"/>
    <w:rsid w:val="008B1329"/>
    <w:rsid w:val="008B2675"/>
    <w:rsid w:val="008B3175"/>
    <w:rsid w:val="008B355F"/>
    <w:rsid w:val="008B3C9E"/>
    <w:rsid w:val="008B4DB3"/>
    <w:rsid w:val="008B54F6"/>
    <w:rsid w:val="008B55EB"/>
    <w:rsid w:val="008B5919"/>
    <w:rsid w:val="008B5E19"/>
    <w:rsid w:val="008B625E"/>
    <w:rsid w:val="008B635F"/>
    <w:rsid w:val="008B6830"/>
    <w:rsid w:val="008B6EED"/>
    <w:rsid w:val="008B7A9D"/>
    <w:rsid w:val="008B7CDD"/>
    <w:rsid w:val="008C0091"/>
    <w:rsid w:val="008C0E8A"/>
    <w:rsid w:val="008C2D06"/>
    <w:rsid w:val="008C5E56"/>
    <w:rsid w:val="008C6C6F"/>
    <w:rsid w:val="008C7188"/>
    <w:rsid w:val="008C7700"/>
    <w:rsid w:val="008D02EB"/>
    <w:rsid w:val="008D0844"/>
    <w:rsid w:val="008D1D27"/>
    <w:rsid w:val="008D3694"/>
    <w:rsid w:val="008D4E95"/>
    <w:rsid w:val="008D51F8"/>
    <w:rsid w:val="008D6312"/>
    <w:rsid w:val="008D6715"/>
    <w:rsid w:val="008D6C1C"/>
    <w:rsid w:val="008D7819"/>
    <w:rsid w:val="008E124A"/>
    <w:rsid w:val="008E27A7"/>
    <w:rsid w:val="008E4DDE"/>
    <w:rsid w:val="008E5323"/>
    <w:rsid w:val="008E56CA"/>
    <w:rsid w:val="008E5A89"/>
    <w:rsid w:val="008F2115"/>
    <w:rsid w:val="008F2AF7"/>
    <w:rsid w:val="008F2FBE"/>
    <w:rsid w:val="008F4562"/>
    <w:rsid w:val="008F5635"/>
    <w:rsid w:val="008F5EE3"/>
    <w:rsid w:val="008F6EF7"/>
    <w:rsid w:val="009004DD"/>
    <w:rsid w:val="0090090A"/>
    <w:rsid w:val="009030B2"/>
    <w:rsid w:val="00903AC8"/>
    <w:rsid w:val="00903EDC"/>
    <w:rsid w:val="009040E5"/>
    <w:rsid w:val="009045F2"/>
    <w:rsid w:val="009046A2"/>
    <w:rsid w:val="009052E5"/>
    <w:rsid w:val="00907275"/>
    <w:rsid w:val="009106B4"/>
    <w:rsid w:val="0091089A"/>
    <w:rsid w:val="00911A1E"/>
    <w:rsid w:val="00913231"/>
    <w:rsid w:val="00913382"/>
    <w:rsid w:val="00914470"/>
    <w:rsid w:val="009151F7"/>
    <w:rsid w:val="009157F4"/>
    <w:rsid w:val="009172CE"/>
    <w:rsid w:val="00917A1E"/>
    <w:rsid w:val="00917BCE"/>
    <w:rsid w:val="00920926"/>
    <w:rsid w:val="00921854"/>
    <w:rsid w:val="00921A79"/>
    <w:rsid w:val="009227C8"/>
    <w:rsid w:val="00923A16"/>
    <w:rsid w:val="009248BC"/>
    <w:rsid w:val="009255D8"/>
    <w:rsid w:val="00925B91"/>
    <w:rsid w:val="009265DD"/>
    <w:rsid w:val="00926755"/>
    <w:rsid w:val="009277A8"/>
    <w:rsid w:val="00927C59"/>
    <w:rsid w:val="00931DA3"/>
    <w:rsid w:val="0093245C"/>
    <w:rsid w:val="00932523"/>
    <w:rsid w:val="0093314F"/>
    <w:rsid w:val="00933F1E"/>
    <w:rsid w:val="009341B1"/>
    <w:rsid w:val="00934BD8"/>
    <w:rsid w:val="00935D4B"/>
    <w:rsid w:val="00936B3E"/>
    <w:rsid w:val="00936F4B"/>
    <w:rsid w:val="00940958"/>
    <w:rsid w:val="00940E6E"/>
    <w:rsid w:val="009427CA"/>
    <w:rsid w:val="00944275"/>
    <w:rsid w:val="00944983"/>
    <w:rsid w:val="0094567C"/>
    <w:rsid w:val="00945F3A"/>
    <w:rsid w:val="00946801"/>
    <w:rsid w:val="00946961"/>
    <w:rsid w:val="00946E84"/>
    <w:rsid w:val="00947AFC"/>
    <w:rsid w:val="00947AFF"/>
    <w:rsid w:val="009501DE"/>
    <w:rsid w:val="00951175"/>
    <w:rsid w:val="0095196F"/>
    <w:rsid w:val="00951F23"/>
    <w:rsid w:val="00953DEA"/>
    <w:rsid w:val="00955715"/>
    <w:rsid w:val="00955FBD"/>
    <w:rsid w:val="009561F9"/>
    <w:rsid w:val="00956797"/>
    <w:rsid w:val="009569D2"/>
    <w:rsid w:val="00957128"/>
    <w:rsid w:val="0096128F"/>
    <w:rsid w:val="00961308"/>
    <w:rsid w:val="00961FF2"/>
    <w:rsid w:val="0096213F"/>
    <w:rsid w:val="009628AF"/>
    <w:rsid w:val="0096320E"/>
    <w:rsid w:val="009641C1"/>
    <w:rsid w:val="00964578"/>
    <w:rsid w:val="00964FC4"/>
    <w:rsid w:val="00965358"/>
    <w:rsid w:val="0096554E"/>
    <w:rsid w:val="00970FDB"/>
    <w:rsid w:val="00971944"/>
    <w:rsid w:val="00971C38"/>
    <w:rsid w:val="009729E0"/>
    <w:rsid w:val="00973106"/>
    <w:rsid w:val="0097332F"/>
    <w:rsid w:val="009734E2"/>
    <w:rsid w:val="00973ED2"/>
    <w:rsid w:val="00974009"/>
    <w:rsid w:val="00974178"/>
    <w:rsid w:val="009754AC"/>
    <w:rsid w:val="00976762"/>
    <w:rsid w:val="00982967"/>
    <w:rsid w:val="0098303C"/>
    <w:rsid w:val="00983CCC"/>
    <w:rsid w:val="0098455D"/>
    <w:rsid w:val="00984CFB"/>
    <w:rsid w:val="0098628A"/>
    <w:rsid w:val="00986EB4"/>
    <w:rsid w:val="00987316"/>
    <w:rsid w:val="00992B59"/>
    <w:rsid w:val="00993BA8"/>
    <w:rsid w:val="00993EB6"/>
    <w:rsid w:val="00994538"/>
    <w:rsid w:val="009957A0"/>
    <w:rsid w:val="009A05CA"/>
    <w:rsid w:val="009A0E12"/>
    <w:rsid w:val="009A174F"/>
    <w:rsid w:val="009A1EC1"/>
    <w:rsid w:val="009A1F9B"/>
    <w:rsid w:val="009A2055"/>
    <w:rsid w:val="009A274F"/>
    <w:rsid w:val="009A2BCF"/>
    <w:rsid w:val="009A2BD5"/>
    <w:rsid w:val="009A2F10"/>
    <w:rsid w:val="009A4560"/>
    <w:rsid w:val="009A5131"/>
    <w:rsid w:val="009A5229"/>
    <w:rsid w:val="009A64F4"/>
    <w:rsid w:val="009A7720"/>
    <w:rsid w:val="009B1FFB"/>
    <w:rsid w:val="009B3957"/>
    <w:rsid w:val="009B4843"/>
    <w:rsid w:val="009B5043"/>
    <w:rsid w:val="009B6825"/>
    <w:rsid w:val="009B757B"/>
    <w:rsid w:val="009B7657"/>
    <w:rsid w:val="009C000E"/>
    <w:rsid w:val="009C0EB3"/>
    <w:rsid w:val="009C0ECA"/>
    <w:rsid w:val="009C1043"/>
    <w:rsid w:val="009C1696"/>
    <w:rsid w:val="009C1B9C"/>
    <w:rsid w:val="009C1C47"/>
    <w:rsid w:val="009C2A3B"/>
    <w:rsid w:val="009C2B92"/>
    <w:rsid w:val="009C507E"/>
    <w:rsid w:val="009C5261"/>
    <w:rsid w:val="009C5736"/>
    <w:rsid w:val="009C5835"/>
    <w:rsid w:val="009C60E2"/>
    <w:rsid w:val="009C7332"/>
    <w:rsid w:val="009D0034"/>
    <w:rsid w:val="009D0D00"/>
    <w:rsid w:val="009D181F"/>
    <w:rsid w:val="009D2FDE"/>
    <w:rsid w:val="009D316A"/>
    <w:rsid w:val="009D4D4F"/>
    <w:rsid w:val="009D5021"/>
    <w:rsid w:val="009D716E"/>
    <w:rsid w:val="009E01DA"/>
    <w:rsid w:val="009E0A8B"/>
    <w:rsid w:val="009E1CBD"/>
    <w:rsid w:val="009E1DAA"/>
    <w:rsid w:val="009E1FE7"/>
    <w:rsid w:val="009E264F"/>
    <w:rsid w:val="009E2843"/>
    <w:rsid w:val="009E377D"/>
    <w:rsid w:val="009E3DB5"/>
    <w:rsid w:val="009E431F"/>
    <w:rsid w:val="009E6FA5"/>
    <w:rsid w:val="009E7D7B"/>
    <w:rsid w:val="009F0132"/>
    <w:rsid w:val="009F1170"/>
    <w:rsid w:val="009F2D0A"/>
    <w:rsid w:val="009F374C"/>
    <w:rsid w:val="009F382A"/>
    <w:rsid w:val="009F3C66"/>
    <w:rsid w:val="009F5735"/>
    <w:rsid w:val="009F6138"/>
    <w:rsid w:val="009F75D4"/>
    <w:rsid w:val="00A003E2"/>
    <w:rsid w:val="00A0288F"/>
    <w:rsid w:val="00A03457"/>
    <w:rsid w:val="00A03D8D"/>
    <w:rsid w:val="00A040AE"/>
    <w:rsid w:val="00A056CA"/>
    <w:rsid w:val="00A05C8F"/>
    <w:rsid w:val="00A06540"/>
    <w:rsid w:val="00A0698A"/>
    <w:rsid w:val="00A06AA2"/>
    <w:rsid w:val="00A1584C"/>
    <w:rsid w:val="00A15B9A"/>
    <w:rsid w:val="00A15C06"/>
    <w:rsid w:val="00A15FAE"/>
    <w:rsid w:val="00A16DB5"/>
    <w:rsid w:val="00A20BE8"/>
    <w:rsid w:val="00A21FF3"/>
    <w:rsid w:val="00A227FD"/>
    <w:rsid w:val="00A2329A"/>
    <w:rsid w:val="00A23939"/>
    <w:rsid w:val="00A23CA3"/>
    <w:rsid w:val="00A24B69"/>
    <w:rsid w:val="00A2574A"/>
    <w:rsid w:val="00A26009"/>
    <w:rsid w:val="00A27104"/>
    <w:rsid w:val="00A278A9"/>
    <w:rsid w:val="00A27994"/>
    <w:rsid w:val="00A27A5F"/>
    <w:rsid w:val="00A3018C"/>
    <w:rsid w:val="00A31F7F"/>
    <w:rsid w:val="00A335D3"/>
    <w:rsid w:val="00A342C1"/>
    <w:rsid w:val="00A34862"/>
    <w:rsid w:val="00A355B5"/>
    <w:rsid w:val="00A35907"/>
    <w:rsid w:val="00A36FD7"/>
    <w:rsid w:val="00A37043"/>
    <w:rsid w:val="00A37A62"/>
    <w:rsid w:val="00A37AC0"/>
    <w:rsid w:val="00A40772"/>
    <w:rsid w:val="00A4190C"/>
    <w:rsid w:val="00A41B1D"/>
    <w:rsid w:val="00A42A99"/>
    <w:rsid w:val="00A42DDC"/>
    <w:rsid w:val="00A43C80"/>
    <w:rsid w:val="00A4469A"/>
    <w:rsid w:val="00A44991"/>
    <w:rsid w:val="00A451F8"/>
    <w:rsid w:val="00A46F06"/>
    <w:rsid w:val="00A501B6"/>
    <w:rsid w:val="00A503E4"/>
    <w:rsid w:val="00A51418"/>
    <w:rsid w:val="00A53513"/>
    <w:rsid w:val="00A53C01"/>
    <w:rsid w:val="00A54E53"/>
    <w:rsid w:val="00A555FF"/>
    <w:rsid w:val="00A5638A"/>
    <w:rsid w:val="00A63032"/>
    <w:rsid w:val="00A6389C"/>
    <w:rsid w:val="00A63E78"/>
    <w:rsid w:val="00A65E74"/>
    <w:rsid w:val="00A66E85"/>
    <w:rsid w:val="00A6702D"/>
    <w:rsid w:val="00A67084"/>
    <w:rsid w:val="00A71059"/>
    <w:rsid w:val="00A72491"/>
    <w:rsid w:val="00A7385E"/>
    <w:rsid w:val="00A75A6A"/>
    <w:rsid w:val="00A75B69"/>
    <w:rsid w:val="00A76CCE"/>
    <w:rsid w:val="00A776E6"/>
    <w:rsid w:val="00A80A64"/>
    <w:rsid w:val="00A81A66"/>
    <w:rsid w:val="00A82E86"/>
    <w:rsid w:val="00A85789"/>
    <w:rsid w:val="00A902CF"/>
    <w:rsid w:val="00A90F90"/>
    <w:rsid w:val="00A911E2"/>
    <w:rsid w:val="00A92425"/>
    <w:rsid w:val="00A9264B"/>
    <w:rsid w:val="00A92FFB"/>
    <w:rsid w:val="00A94B1C"/>
    <w:rsid w:val="00A94E29"/>
    <w:rsid w:val="00A9531B"/>
    <w:rsid w:val="00A965D9"/>
    <w:rsid w:val="00AA15C9"/>
    <w:rsid w:val="00AA17A2"/>
    <w:rsid w:val="00AA2E78"/>
    <w:rsid w:val="00AA3209"/>
    <w:rsid w:val="00AA42DA"/>
    <w:rsid w:val="00AA4356"/>
    <w:rsid w:val="00AA4D36"/>
    <w:rsid w:val="00AA4E56"/>
    <w:rsid w:val="00AA528B"/>
    <w:rsid w:val="00AA65A6"/>
    <w:rsid w:val="00AA6836"/>
    <w:rsid w:val="00AA6969"/>
    <w:rsid w:val="00AA74B2"/>
    <w:rsid w:val="00AB0487"/>
    <w:rsid w:val="00AB126F"/>
    <w:rsid w:val="00AB2D3E"/>
    <w:rsid w:val="00AB2E46"/>
    <w:rsid w:val="00AB399A"/>
    <w:rsid w:val="00AB39EE"/>
    <w:rsid w:val="00AB49FD"/>
    <w:rsid w:val="00AB5350"/>
    <w:rsid w:val="00AB736D"/>
    <w:rsid w:val="00AB75CC"/>
    <w:rsid w:val="00AC0743"/>
    <w:rsid w:val="00AC097B"/>
    <w:rsid w:val="00AC185F"/>
    <w:rsid w:val="00AC4366"/>
    <w:rsid w:val="00AC4E75"/>
    <w:rsid w:val="00AC501B"/>
    <w:rsid w:val="00AC54E5"/>
    <w:rsid w:val="00AC7E77"/>
    <w:rsid w:val="00AD025A"/>
    <w:rsid w:val="00AD0BF9"/>
    <w:rsid w:val="00AD0EB6"/>
    <w:rsid w:val="00AD2179"/>
    <w:rsid w:val="00AD27C7"/>
    <w:rsid w:val="00AD352A"/>
    <w:rsid w:val="00AD404F"/>
    <w:rsid w:val="00AE08BB"/>
    <w:rsid w:val="00AE0C1E"/>
    <w:rsid w:val="00AE36CB"/>
    <w:rsid w:val="00AE3757"/>
    <w:rsid w:val="00AE4665"/>
    <w:rsid w:val="00AE5019"/>
    <w:rsid w:val="00AE5E49"/>
    <w:rsid w:val="00AE5F7A"/>
    <w:rsid w:val="00AE6E35"/>
    <w:rsid w:val="00AE7F12"/>
    <w:rsid w:val="00AF04A0"/>
    <w:rsid w:val="00AF057D"/>
    <w:rsid w:val="00AF0638"/>
    <w:rsid w:val="00AF135B"/>
    <w:rsid w:val="00AF28D2"/>
    <w:rsid w:val="00AF4612"/>
    <w:rsid w:val="00AF46DF"/>
    <w:rsid w:val="00AF4AC0"/>
    <w:rsid w:val="00AF5477"/>
    <w:rsid w:val="00AF59BE"/>
    <w:rsid w:val="00AF5BBE"/>
    <w:rsid w:val="00AF6830"/>
    <w:rsid w:val="00AF7AF5"/>
    <w:rsid w:val="00AF7B16"/>
    <w:rsid w:val="00B00CDD"/>
    <w:rsid w:val="00B00DEF"/>
    <w:rsid w:val="00B00F0B"/>
    <w:rsid w:val="00B014CB"/>
    <w:rsid w:val="00B02316"/>
    <w:rsid w:val="00B04668"/>
    <w:rsid w:val="00B04FA3"/>
    <w:rsid w:val="00B05499"/>
    <w:rsid w:val="00B0745A"/>
    <w:rsid w:val="00B12A0D"/>
    <w:rsid w:val="00B1434F"/>
    <w:rsid w:val="00B153E3"/>
    <w:rsid w:val="00B1562F"/>
    <w:rsid w:val="00B163AA"/>
    <w:rsid w:val="00B1640F"/>
    <w:rsid w:val="00B164E7"/>
    <w:rsid w:val="00B16FF6"/>
    <w:rsid w:val="00B17047"/>
    <w:rsid w:val="00B17C4B"/>
    <w:rsid w:val="00B200C0"/>
    <w:rsid w:val="00B200C3"/>
    <w:rsid w:val="00B21D44"/>
    <w:rsid w:val="00B2202C"/>
    <w:rsid w:val="00B248C8"/>
    <w:rsid w:val="00B24DE2"/>
    <w:rsid w:val="00B25947"/>
    <w:rsid w:val="00B25A0B"/>
    <w:rsid w:val="00B25F7E"/>
    <w:rsid w:val="00B268D2"/>
    <w:rsid w:val="00B26B9C"/>
    <w:rsid w:val="00B27885"/>
    <w:rsid w:val="00B27E28"/>
    <w:rsid w:val="00B3174F"/>
    <w:rsid w:val="00B347B0"/>
    <w:rsid w:val="00B3519F"/>
    <w:rsid w:val="00B358C1"/>
    <w:rsid w:val="00B3669B"/>
    <w:rsid w:val="00B36C24"/>
    <w:rsid w:val="00B36DA7"/>
    <w:rsid w:val="00B36E26"/>
    <w:rsid w:val="00B372B7"/>
    <w:rsid w:val="00B378B0"/>
    <w:rsid w:val="00B37B58"/>
    <w:rsid w:val="00B40BD9"/>
    <w:rsid w:val="00B40C1E"/>
    <w:rsid w:val="00B4136D"/>
    <w:rsid w:val="00B41E97"/>
    <w:rsid w:val="00B42E97"/>
    <w:rsid w:val="00B43069"/>
    <w:rsid w:val="00B43EE3"/>
    <w:rsid w:val="00B45A70"/>
    <w:rsid w:val="00B46AE5"/>
    <w:rsid w:val="00B47F0B"/>
    <w:rsid w:val="00B50D04"/>
    <w:rsid w:val="00B51972"/>
    <w:rsid w:val="00B52265"/>
    <w:rsid w:val="00B52420"/>
    <w:rsid w:val="00B527C0"/>
    <w:rsid w:val="00B53F40"/>
    <w:rsid w:val="00B54366"/>
    <w:rsid w:val="00B54673"/>
    <w:rsid w:val="00B554F9"/>
    <w:rsid w:val="00B55A0C"/>
    <w:rsid w:val="00B55ACD"/>
    <w:rsid w:val="00B55E4B"/>
    <w:rsid w:val="00B61E88"/>
    <w:rsid w:val="00B631F5"/>
    <w:rsid w:val="00B6354D"/>
    <w:rsid w:val="00B64687"/>
    <w:rsid w:val="00B64958"/>
    <w:rsid w:val="00B64AF5"/>
    <w:rsid w:val="00B64DDF"/>
    <w:rsid w:val="00B65E8C"/>
    <w:rsid w:val="00B66EB5"/>
    <w:rsid w:val="00B67111"/>
    <w:rsid w:val="00B671AF"/>
    <w:rsid w:val="00B6726F"/>
    <w:rsid w:val="00B70276"/>
    <w:rsid w:val="00B71D10"/>
    <w:rsid w:val="00B73549"/>
    <w:rsid w:val="00B749F7"/>
    <w:rsid w:val="00B74B03"/>
    <w:rsid w:val="00B74F18"/>
    <w:rsid w:val="00B75FC6"/>
    <w:rsid w:val="00B76A08"/>
    <w:rsid w:val="00B76C97"/>
    <w:rsid w:val="00B773EE"/>
    <w:rsid w:val="00B775EF"/>
    <w:rsid w:val="00B81F86"/>
    <w:rsid w:val="00B83146"/>
    <w:rsid w:val="00B842B9"/>
    <w:rsid w:val="00B861EE"/>
    <w:rsid w:val="00B903B3"/>
    <w:rsid w:val="00B91C83"/>
    <w:rsid w:val="00B92F1E"/>
    <w:rsid w:val="00B93234"/>
    <w:rsid w:val="00B968E9"/>
    <w:rsid w:val="00B971B2"/>
    <w:rsid w:val="00B97FA9"/>
    <w:rsid w:val="00BA1882"/>
    <w:rsid w:val="00BA29B6"/>
    <w:rsid w:val="00BA403D"/>
    <w:rsid w:val="00BA40B0"/>
    <w:rsid w:val="00BA72DE"/>
    <w:rsid w:val="00BA7501"/>
    <w:rsid w:val="00BB02B8"/>
    <w:rsid w:val="00BB17B9"/>
    <w:rsid w:val="00BB2399"/>
    <w:rsid w:val="00BB3B0F"/>
    <w:rsid w:val="00BB44B0"/>
    <w:rsid w:val="00BB4EC1"/>
    <w:rsid w:val="00BB5167"/>
    <w:rsid w:val="00BB52D8"/>
    <w:rsid w:val="00BB5CC6"/>
    <w:rsid w:val="00BB6628"/>
    <w:rsid w:val="00BB7888"/>
    <w:rsid w:val="00BC2A19"/>
    <w:rsid w:val="00BC2C7A"/>
    <w:rsid w:val="00BC3BEF"/>
    <w:rsid w:val="00BC4682"/>
    <w:rsid w:val="00BC47A2"/>
    <w:rsid w:val="00BC4D5C"/>
    <w:rsid w:val="00BC5F30"/>
    <w:rsid w:val="00BC68BD"/>
    <w:rsid w:val="00BC776F"/>
    <w:rsid w:val="00BC79C6"/>
    <w:rsid w:val="00BD01C4"/>
    <w:rsid w:val="00BD03DF"/>
    <w:rsid w:val="00BD0674"/>
    <w:rsid w:val="00BD080C"/>
    <w:rsid w:val="00BD0F53"/>
    <w:rsid w:val="00BD2D57"/>
    <w:rsid w:val="00BD3900"/>
    <w:rsid w:val="00BD3BE3"/>
    <w:rsid w:val="00BD411A"/>
    <w:rsid w:val="00BD4545"/>
    <w:rsid w:val="00BD4E9B"/>
    <w:rsid w:val="00BD5EF4"/>
    <w:rsid w:val="00BD7DAD"/>
    <w:rsid w:val="00BD7DF2"/>
    <w:rsid w:val="00BE0D0E"/>
    <w:rsid w:val="00BE0EC4"/>
    <w:rsid w:val="00BE1DB6"/>
    <w:rsid w:val="00BE23A1"/>
    <w:rsid w:val="00BE31C1"/>
    <w:rsid w:val="00BE365B"/>
    <w:rsid w:val="00BE4BD0"/>
    <w:rsid w:val="00BE504F"/>
    <w:rsid w:val="00BE5259"/>
    <w:rsid w:val="00BE584A"/>
    <w:rsid w:val="00BF1480"/>
    <w:rsid w:val="00BF34D6"/>
    <w:rsid w:val="00BF37E0"/>
    <w:rsid w:val="00BF60A3"/>
    <w:rsid w:val="00BF617C"/>
    <w:rsid w:val="00BF6A88"/>
    <w:rsid w:val="00BF6B86"/>
    <w:rsid w:val="00BF745F"/>
    <w:rsid w:val="00C01DEC"/>
    <w:rsid w:val="00C021B5"/>
    <w:rsid w:val="00C02D45"/>
    <w:rsid w:val="00C02D6D"/>
    <w:rsid w:val="00C0477B"/>
    <w:rsid w:val="00C053F9"/>
    <w:rsid w:val="00C06564"/>
    <w:rsid w:val="00C068A1"/>
    <w:rsid w:val="00C06906"/>
    <w:rsid w:val="00C07329"/>
    <w:rsid w:val="00C0784B"/>
    <w:rsid w:val="00C1016D"/>
    <w:rsid w:val="00C11456"/>
    <w:rsid w:val="00C13313"/>
    <w:rsid w:val="00C1386A"/>
    <w:rsid w:val="00C146CA"/>
    <w:rsid w:val="00C14B5D"/>
    <w:rsid w:val="00C17B6D"/>
    <w:rsid w:val="00C2041B"/>
    <w:rsid w:val="00C21710"/>
    <w:rsid w:val="00C2173F"/>
    <w:rsid w:val="00C21DDD"/>
    <w:rsid w:val="00C227C0"/>
    <w:rsid w:val="00C240CC"/>
    <w:rsid w:val="00C252B0"/>
    <w:rsid w:val="00C25E03"/>
    <w:rsid w:val="00C25EA9"/>
    <w:rsid w:val="00C26B95"/>
    <w:rsid w:val="00C27192"/>
    <w:rsid w:val="00C27559"/>
    <w:rsid w:val="00C278CF"/>
    <w:rsid w:val="00C27FE7"/>
    <w:rsid w:val="00C3003A"/>
    <w:rsid w:val="00C31292"/>
    <w:rsid w:val="00C323CC"/>
    <w:rsid w:val="00C331FE"/>
    <w:rsid w:val="00C33429"/>
    <w:rsid w:val="00C339D1"/>
    <w:rsid w:val="00C34535"/>
    <w:rsid w:val="00C34D7D"/>
    <w:rsid w:val="00C34DFB"/>
    <w:rsid w:val="00C351B8"/>
    <w:rsid w:val="00C3562C"/>
    <w:rsid w:val="00C360DE"/>
    <w:rsid w:val="00C36516"/>
    <w:rsid w:val="00C3653D"/>
    <w:rsid w:val="00C365D3"/>
    <w:rsid w:val="00C402F4"/>
    <w:rsid w:val="00C40506"/>
    <w:rsid w:val="00C4091D"/>
    <w:rsid w:val="00C40F8C"/>
    <w:rsid w:val="00C414D6"/>
    <w:rsid w:val="00C419A0"/>
    <w:rsid w:val="00C41CEB"/>
    <w:rsid w:val="00C42472"/>
    <w:rsid w:val="00C434B7"/>
    <w:rsid w:val="00C43AEE"/>
    <w:rsid w:val="00C44136"/>
    <w:rsid w:val="00C44C3A"/>
    <w:rsid w:val="00C44EB8"/>
    <w:rsid w:val="00C45400"/>
    <w:rsid w:val="00C45945"/>
    <w:rsid w:val="00C4633F"/>
    <w:rsid w:val="00C476B7"/>
    <w:rsid w:val="00C52ADD"/>
    <w:rsid w:val="00C53060"/>
    <w:rsid w:val="00C54D1F"/>
    <w:rsid w:val="00C555A6"/>
    <w:rsid w:val="00C56642"/>
    <w:rsid w:val="00C57F94"/>
    <w:rsid w:val="00C6057A"/>
    <w:rsid w:val="00C60876"/>
    <w:rsid w:val="00C60C46"/>
    <w:rsid w:val="00C60DDA"/>
    <w:rsid w:val="00C60DF1"/>
    <w:rsid w:val="00C62338"/>
    <w:rsid w:val="00C62FE1"/>
    <w:rsid w:val="00C63003"/>
    <w:rsid w:val="00C63BE9"/>
    <w:rsid w:val="00C640A2"/>
    <w:rsid w:val="00C64243"/>
    <w:rsid w:val="00C64EC1"/>
    <w:rsid w:val="00C6770E"/>
    <w:rsid w:val="00C679B0"/>
    <w:rsid w:val="00C67DF6"/>
    <w:rsid w:val="00C708D9"/>
    <w:rsid w:val="00C7101E"/>
    <w:rsid w:val="00C71200"/>
    <w:rsid w:val="00C71FC3"/>
    <w:rsid w:val="00C7315B"/>
    <w:rsid w:val="00C74838"/>
    <w:rsid w:val="00C74E51"/>
    <w:rsid w:val="00C75936"/>
    <w:rsid w:val="00C770E6"/>
    <w:rsid w:val="00C807B4"/>
    <w:rsid w:val="00C81583"/>
    <w:rsid w:val="00C83099"/>
    <w:rsid w:val="00C833E1"/>
    <w:rsid w:val="00C83DB0"/>
    <w:rsid w:val="00C847F9"/>
    <w:rsid w:val="00C8550F"/>
    <w:rsid w:val="00C85786"/>
    <w:rsid w:val="00C86BDC"/>
    <w:rsid w:val="00C9003B"/>
    <w:rsid w:val="00C90355"/>
    <w:rsid w:val="00C917B8"/>
    <w:rsid w:val="00C92160"/>
    <w:rsid w:val="00C9386E"/>
    <w:rsid w:val="00C939D5"/>
    <w:rsid w:val="00C95071"/>
    <w:rsid w:val="00C95295"/>
    <w:rsid w:val="00C956C8"/>
    <w:rsid w:val="00C966D3"/>
    <w:rsid w:val="00C976C6"/>
    <w:rsid w:val="00CA0549"/>
    <w:rsid w:val="00CA19D9"/>
    <w:rsid w:val="00CA1B5F"/>
    <w:rsid w:val="00CA35CC"/>
    <w:rsid w:val="00CA3E95"/>
    <w:rsid w:val="00CA5461"/>
    <w:rsid w:val="00CA5C90"/>
    <w:rsid w:val="00CA5D0C"/>
    <w:rsid w:val="00CB07C0"/>
    <w:rsid w:val="00CB1EF8"/>
    <w:rsid w:val="00CB564F"/>
    <w:rsid w:val="00CB693D"/>
    <w:rsid w:val="00CC209B"/>
    <w:rsid w:val="00CC2C3C"/>
    <w:rsid w:val="00CC3209"/>
    <w:rsid w:val="00CC397E"/>
    <w:rsid w:val="00CC3A83"/>
    <w:rsid w:val="00CC4FF5"/>
    <w:rsid w:val="00CC63C3"/>
    <w:rsid w:val="00CC6CA3"/>
    <w:rsid w:val="00CC7094"/>
    <w:rsid w:val="00CC754B"/>
    <w:rsid w:val="00CC7D28"/>
    <w:rsid w:val="00CC7FCC"/>
    <w:rsid w:val="00CD1416"/>
    <w:rsid w:val="00CD1BE3"/>
    <w:rsid w:val="00CD2FD8"/>
    <w:rsid w:val="00CD3013"/>
    <w:rsid w:val="00CD3167"/>
    <w:rsid w:val="00CD6497"/>
    <w:rsid w:val="00CD6DC8"/>
    <w:rsid w:val="00CD6ED6"/>
    <w:rsid w:val="00CD70DC"/>
    <w:rsid w:val="00CD7DED"/>
    <w:rsid w:val="00CD7E64"/>
    <w:rsid w:val="00CE0748"/>
    <w:rsid w:val="00CE19F7"/>
    <w:rsid w:val="00CE2A99"/>
    <w:rsid w:val="00CE338C"/>
    <w:rsid w:val="00CE3CEF"/>
    <w:rsid w:val="00CE4BEE"/>
    <w:rsid w:val="00CE4CD7"/>
    <w:rsid w:val="00CE4FCE"/>
    <w:rsid w:val="00CE64F4"/>
    <w:rsid w:val="00CE68FF"/>
    <w:rsid w:val="00CE6A04"/>
    <w:rsid w:val="00CF01D4"/>
    <w:rsid w:val="00CF2924"/>
    <w:rsid w:val="00CF3A1C"/>
    <w:rsid w:val="00CF5A89"/>
    <w:rsid w:val="00CF6E25"/>
    <w:rsid w:val="00CF6F7E"/>
    <w:rsid w:val="00CF6FC8"/>
    <w:rsid w:val="00CF7A50"/>
    <w:rsid w:val="00D00E3F"/>
    <w:rsid w:val="00D0159A"/>
    <w:rsid w:val="00D01D5F"/>
    <w:rsid w:val="00D01F28"/>
    <w:rsid w:val="00D02111"/>
    <w:rsid w:val="00D02287"/>
    <w:rsid w:val="00D0288B"/>
    <w:rsid w:val="00D029D5"/>
    <w:rsid w:val="00D04301"/>
    <w:rsid w:val="00D05E8B"/>
    <w:rsid w:val="00D0669C"/>
    <w:rsid w:val="00D06EEF"/>
    <w:rsid w:val="00D07536"/>
    <w:rsid w:val="00D125BF"/>
    <w:rsid w:val="00D131D7"/>
    <w:rsid w:val="00D14008"/>
    <w:rsid w:val="00D14018"/>
    <w:rsid w:val="00D15047"/>
    <w:rsid w:val="00D15BE0"/>
    <w:rsid w:val="00D16368"/>
    <w:rsid w:val="00D167C9"/>
    <w:rsid w:val="00D1688C"/>
    <w:rsid w:val="00D16C85"/>
    <w:rsid w:val="00D16FA3"/>
    <w:rsid w:val="00D173A4"/>
    <w:rsid w:val="00D17930"/>
    <w:rsid w:val="00D20411"/>
    <w:rsid w:val="00D204E7"/>
    <w:rsid w:val="00D20A98"/>
    <w:rsid w:val="00D20B34"/>
    <w:rsid w:val="00D20C7D"/>
    <w:rsid w:val="00D21823"/>
    <w:rsid w:val="00D2212D"/>
    <w:rsid w:val="00D22C53"/>
    <w:rsid w:val="00D22FAA"/>
    <w:rsid w:val="00D231E6"/>
    <w:rsid w:val="00D25EF9"/>
    <w:rsid w:val="00D30260"/>
    <w:rsid w:val="00D302C3"/>
    <w:rsid w:val="00D30783"/>
    <w:rsid w:val="00D31B26"/>
    <w:rsid w:val="00D3205F"/>
    <w:rsid w:val="00D3321C"/>
    <w:rsid w:val="00D338DC"/>
    <w:rsid w:val="00D34324"/>
    <w:rsid w:val="00D35C20"/>
    <w:rsid w:val="00D37BD9"/>
    <w:rsid w:val="00D37FDA"/>
    <w:rsid w:val="00D400DE"/>
    <w:rsid w:val="00D41787"/>
    <w:rsid w:val="00D41BC7"/>
    <w:rsid w:val="00D4274B"/>
    <w:rsid w:val="00D427F6"/>
    <w:rsid w:val="00D43414"/>
    <w:rsid w:val="00D443D4"/>
    <w:rsid w:val="00D4502A"/>
    <w:rsid w:val="00D4651B"/>
    <w:rsid w:val="00D478B3"/>
    <w:rsid w:val="00D5029D"/>
    <w:rsid w:val="00D50FF0"/>
    <w:rsid w:val="00D51632"/>
    <w:rsid w:val="00D51D35"/>
    <w:rsid w:val="00D527D2"/>
    <w:rsid w:val="00D52A38"/>
    <w:rsid w:val="00D5342C"/>
    <w:rsid w:val="00D534EC"/>
    <w:rsid w:val="00D5581B"/>
    <w:rsid w:val="00D562E4"/>
    <w:rsid w:val="00D56A29"/>
    <w:rsid w:val="00D56E19"/>
    <w:rsid w:val="00D5706A"/>
    <w:rsid w:val="00D5732C"/>
    <w:rsid w:val="00D57A29"/>
    <w:rsid w:val="00D57E4A"/>
    <w:rsid w:val="00D57FD0"/>
    <w:rsid w:val="00D603AF"/>
    <w:rsid w:val="00D627AE"/>
    <w:rsid w:val="00D62CD2"/>
    <w:rsid w:val="00D6490F"/>
    <w:rsid w:val="00D6508E"/>
    <w:rsid w:val="00D65A69"/>
    <w:rsid w:val="00D66488"/>
    <w:rsid w:val="00D66BF6"/>
    <w:rsid w:val="00D67353"/>
    <w:rsid w:val="00D70DE6"/>
    <w:rsid w:val="00D71123"/>
    <w:rsid w:val="00D714EC"/>
    <w:rsid w:val="00D71533"/>
    <w:rsid w:val="00D722EA"/>
    <w:rsid w:val="00D7239D"/>
    <w:rsid w:val="00D72B27"/>
    <w:rsid w:val="00D734CB"/>
    <w:rsid w:val="00D73CDF"/>
    <w:rsid w:val="00D73E62"/>
    <w:rsid w:val="00D741D4"/>
    <w:rsid w:val="00D74ADD"/>
    <w:rsid w:val="00D750C9"/>
    <w:rsid w:val="00D802BF"/>
    <w:rsid w:val="00D804F3"/>
    <w:rsid w:val="00D81258"/>
    <w:rsid w:val="00D816B9"/>
    <w:rsid w:val="00D81B06"/>
    <w:rsid w:val="00D8304C"/>
    <w:rsid w:val="00D833A7"/>
    <w:rsid w:val="00D8405F"/>
    <w:rsid w:val="00D843E5"/>
    <w:rsid w:val="00D8490A"/>
    <w:rsid w:val="00D8492F"/>
    <w:rsid w:val="00D858A7"/>
    <w:rsid w:val="00D875E0"/>
    <w:rsid w:val="00D87DBE"/>
    <w:rsid w:val="00D900A7"/>
    <w:rsid w:val="00D903D0"/>
    <w:rsid w:val="00D911C6"/>
    <w:rsid w:val="00D9140D"/>
    <w:rsid w:val="00D91954"/>
    <w:rsid w:val="00D919A3"/>
    <w:rsid w:val="00D92A8D"/>
    <w:rsid w:val="00D94AE3"/>
    <w:rsid w:val="00D94FA9"/>
    <w:rsid w:val="00D961D1"/>
    <w:rsid w:val="00D9646E"/>
    <w:rsid w:val="00D97613"/>
    <w:rsid w:val="00D979F8"/>
    <w:rsid w:val="00DA010B"/>
    <w:rsid w:val="00DA023D"/>
    <w:rsid w:val="00DA0829"/>
    <w:rsid w:val="00DA14EA"/>
    <w:rsid w:val="00DA2070"/>
    <w:rsid w:val="00DA2809"/>
    <w:rsid w:val="00DA48FF"/>
    <w:rsid w:val="00DA611E"/>
    <w:rsid w:val="00DA7385"/>
    <w:rsid w:val="00DA74B0"/>
    <w:rsid w:val="00DB2324"/>
    <w:rsid w:val="00DB2817"/>
    <w:rsid w:val="00DB2BA7"/>
    <w:rsid w:val="00DB3257"/>
    <w:rsid w:val="00DB35E2"/>
    <w:rsid w:val="00DB41E7"/>
    <w:rsid w:val="00DB4372"/>
    <w:rsid w:val="00DB4C03"/>
    <w:rsid w:val="00DB584D"/>
    <w:rsid w:val="00DB5E0B"/>
    <w:rsid w:val="00DB5E5A"/>
    <w:rsid w:val="00DB733E"/>
    <w:rsid w:val="00DB7FAC"/>
    <w:rsid w:val="00DC04BD"/>
    <w:rsid w:val="00DC12C5"/>
    <w:rsid w:val="00DC14F3"/>
    <w:rsid w:val="00DC22C8"/>
    <w:rsid w:val="00DC22DD"/>
    <w:rsid w:val="00DC270D"/>
    <w:rsid w:val="00DC2EF6"/>
    <w:rsid w:val="00DC3E8B"/>
    <w:rsid w:val="00DC4579"/>
    <w:rsid w:val="00DC47F5"/>
    <w:rsid w:val="00DC6130"/>
    <w:rsid w:val="00DC6F3A"/>
    <w:rsid w:val="00DC7199"/>
    <w:rsid w:val="00DC7819"/>
    <w:rsid w:val="00DC7C6A"/>
    <w:rsid w:val="00DC7CD3"/>
    <w:rsid w:val="00DD034B"/>
    <w:rsid w:val="00DD0714"/>
    <w:rsid w:val="00DD109D"/>
    <w:rsid w:val="00DD2680"/>
    <w:rsid w:val="00DD3862"/>
    <w:rsid w:val="00DD3E0E"/>
    <w:rsid w:val="00DD4138"/>
    <w:rsid w:val="00DD5610"/>
    <w:rsid w:val="00DD5C30"/>
    <w:rsid w:val="00DD5CEB"/>
    <w:rsid w:val="00DD5D59"/>
    <w:rsid w:val="00DD7D8F"/>
    <w:rsid w:val="00DE17F3"/>
    <w:rsid w:val="00DE2ADF"/>
    <w:rsid w:val="00DE2B05"/>
    <w:rsid w:val="00DE3EED"/>
    <w:rsid w:val="00DE3F8E"/>
    <w:rsid w:val="00DE5050"/>
    <w:rsid w:val="00DE771E"/>
    <w:rsid w:val="00DF0880"/>
    <w:rsid w:val="00DF0E41"/>
    <w:rsid w:val="00DF1E3B"/>
    <w:rsid w:val="00DF2192"/>
    <w:rsid w:val="00DF3194"/>
    <w:rsid w:val="00DF3593"/>
    <w:rsid w:val="00DF3E2D"/>
    <w:rsid w:val="00DF4E63"/>
    <w:rsid w:val="00DF5550"/>
    <w:rsid w:val="00DF6697"/>
    <w:rsid w:val="00E00297"/>
    <w:rsid w:val="00E00BFD"/>
    <w:rsid w:val="00E011FC"/>
    <w:rsid w:val="00E01AA8"/>
    <w:rsid w:val="00E02412"/>
    <w:rsid w:val="00E0550B"/>
    <w:rsid w:val="00E056B8"/>
    <w:rsid w:val="00E06A48"/>
    <w:rsid w:val="00E06EA7"/>
    <w:rsid w:val="00E07D1F"/>
    <w:rsid w:val="00E07EC9"/>
    <w:rsid w:val="00E1115F"/>
    <w:rsid w:val="00E11495"/>
    <w:rsid w:val="00E11577"/>
    <w:rsid w:val="00E1246A"/>
    <w:rsid w:val="00E126C0"/>
    <w:rsid w:val="00E13014"/>
    <w:rsid w:val="00E142E2"/>
    <w:rsid w:val="00E144E0"/>
    <w:rsid w:val="00E147DA"/>
    <w:rsid w:val="00E14976"/>
    <w:rsid w:val="00E1670E"/>
    <w:rsid w:val="00E16A00"/>
    <w:rsid w:val="00E16B6E"/>
    <w:rsid w:val="00E1714F"/>
    <w:rsid w:val="00E1750E"/>
    <w:rsid w:val="00E20DB4"/>
    <w:rsid w:val="00E211D1"/>
    <w:rsid w:val="00E2162F"/>
    <w:rsid w:val="00E21E76"/>
    <w:rsid w:val="00E21F9C"/>
    <w:rsid w:val="00E227CA"/>
    <w:rsid w:val="00E22987"/>
    <w:rsid w:val="00E22C40"/>
    <w:rsid w:val="00E23020"/>
    <w:rsid w:val="00E231A3"/>
    <w:rsid w:val="00E243AD"/>
    <w:rsid w:val="00E24CD8"/>
    <w:rsid w:val="00E26AC5"/>
    <w:rsid w:val="00E26B36"/>
    <w:rsid w:val="00E27561"/>
    <w:rsid w:val="00E31015"/>
    <w:rsid w:val="00E31A81"/>
    <w:rsid w:val="00E3239C"/>
    <w:rsid w:val="00E326B9"/>
    <w:rsid w:val="00E32CAD"/>
    <w:rsid w:val="00E32CF1"/>
    <w:rsid w:val="00E339EF"/>
    <w:rsid w:val="00E37D2C"/>
    <w:rsid w:val="00E4045B"/>
    <w:rsid w:val="00E4069B"/>
    <w:rsid w:val="00E4313F"/>
    <w:rsid w:val="00E43DF2"/>
    <w:rsid w:val="00E43F9E"/>
    <w:rsid w:val="00E4461E"/>
    <w:rsid w:val="00E44A52"/>
    <w:rsid w:val="00E44C7D"/>
    <w:rsid w:val="00E46B52"/>
    <w:rsid w:val="00E50157"/>
    <w:rsid w:val="00E50642"/>
    <w:rsid w:val="00E50701"/>
    <w:rsid w:val="00E51447"/>
    <w:rsid w:val="00E51AE1"/>
    <w:rsid w:val="00E527EA"/>
    <w:rsid w:val="00E536AE"/>
    <w:rsid w:val="00E5386D"/>
    <w:rsid w:val="00E550F3"/>
    <w:rsid w:val="00E55699"/>
    <w:rsid w:val="00E557E8"/>
    <w:rsid w:val="00E5644D"/>
    <w:rsid w:val="00E56BC4"/>
    <w:rsid w:val="00E57344"/>
    <w:rsid w:val="00E5786E"/>
    <w:rsid w:val="00E57DE4"/>
    <w:rsid w:val="00E60535"/>
    <w:rsid w:val="00E61839"/>
    <w:rsid w:val="00E62FB0"/>
    <w:rsid w:val="00E6311E"/>
    <w:rsid w:val="00E633AE"/>
    <w:rsid w:val="00E63DB1"/>
    <w:rsid w:val="00E64C14"/>
    <w:rsid w:val="00E6686E"/>
    <w:rsid w:val="00E67AFF"/>
    <w:rsid w:val="00E67FC6"/>
    <w:rsid w:val="00E7017E"/>
    <w:rsid w:val="00E70B2C"/>
    <w:rsid w:val="00E70F04"/>
    <w:rsid w:val="00E71161"/>
    <w:rsid w:val="00E73656"/>
    <w:rsid w:val="00E744EE"/>
    <w:rsid w:val="00E7617C"/>
    <w:rsid w:val="00E76C27"/>
    <w:rsid w:val="00E81063"/>
    <w:rsid w:val="00E81C3E"/>
    <w:rsid w:val="00E822E1"/>
    <w:rsid w:val="00E83386"/>
    <w:rsid w:val="00E83933"/>
    <w:rsid w:val="00E846D9"/>
    <w:rsid w:val="00E8586E"/>
    <w:rsid w:val="00E85D04"/>
    <w:rsid w:val="00E86338"/>
    <w:rsid w:val="00E87602"/>
    <w:rsid w:val="00E87C78"/>
    <w:rsid w:val="00E90164"/>
    <w:rsid w:val="00E91367"/>
    <w:rsid w:val="00E920F2"/>
    <w:rsid w:val="00E9266B"/>
    <w:rsid w:val="00E95625"/>
    <w:rsid w:val="00E95A3C"/>
    <w:rsid w:val="00E97965"/>
    <w:rsid w:val="00EA0371"/>
    <w:rsid w:val="00EA0717"/>
    <w:rsid w:val="00EA0A05"/>
    <w:rsid w:val="00EA2DAC"/>
    <w:rsid w:val="00EA3919"/>
    <w:rsid w:val="00EA39A7"/>
    <w:rsid w:val="00EA4758"/>
    <w:rsid w:val="00EA6FD4"/>
    <w:rsid w:val="00EA7767"/>
    <w:rsid w:val="00EA7DF7"/>
    <w:rsid w:val="00EB0C37"/>
    <w:rsid w:val="00EB0D10"/>
    <w:rsid w:val="00EB1328"/>
    <w:rsid w:val="00EB13FF"/>
    <w:rsid w:val="00EB38F3"/>
    <w:rsid w:val="00EB3F6E"/>
    <w:rsid w:val="00EB473F"/>
    <w:rsid w:val="00EB4EDE"/>
    <w:rsid w:val="00EB69E9"/>
    <w:rsid w:val="00EB6B52"/>
    <w:rsid w:val="00EB6C78"/>
    <w:rsid w:val="00EB748B"/>
    <w:rsid w:val="00EC0160"/>
    <w:rsid w:val="00EC0A3C"/>
    <w:rsid w:val="00EC0FB2"/>
    <w:rsid w:val="00EC128D"/>
    <w:rsid w:val="00EC1C18"/>
    <w:rsid w:val="00EC2286"/>
    <w:rsid w:val="00EC25D5"/>
    <w:rsid w:val="00EC31E9"/>
    <w:rsid w:val="00EC7642"/>
    <w:rsid w:val="00EC7CB7"/>
    <w:rsid w:val="00ED0BE0"/>
    <w:rsid w:val="00ED0D75"/>
    <w:rsid w:val="00ED2394"/>
    <w:rsid w:val="00ED37D1"/>
    <w:rsid w:val="00ED3ABD"/>
    <w:rsid w:val="00ED3B68"/>
    <w:rsid w:val="00ED3B69"/>
    <w:rsid w:val="00ED3EF1"/>
    <w:rsid w:val="00ED45E1"/>
    <w:rsid w:val="00ED4619"/>
    <w:rsid w:val="00ED6168"/>
    <w:rsid w:val="00ED7ACD"/>
    <w:rsid w:val="00ED7F4A"/>
    <w:rsid w:val="00EE1909"/>
    <w:rsid w:val="00EE3532"/>
    <w:rsid w:val="00EE3BC8"/>
    <w:rsid w:val="00EE5CD0"/>
    <w:rsid w:val="00EE5F0C"/>
    <w:rsid w:val="00EE6396"/>
    <w:rsid w:val="00EE696C"/>
    <w:rsid w:val="00EE7523"/>
    <w:rsid w:val="00EE7C69"/>
    <w:rsid w:val="00EF150A"/>
    <w:rsid w:val="00EF1D57"/>
    <w:rsid w:val="00EF2D70"/>
    <w:rsid w:val="00EF476F"/>
    <w:rsid w:val="00EF738D"/>
    <w:rsid w:val="00F006F6"/>
    <w:rsid w:val="00F017AE"/>
    <w:rsid w:val="00F01BC8"/>
    <w:rsid w:val="00F01CDB"/>
    <w:rsid w:val="00F01D2E"/>
    <w:rsid w:val="00F05089"/>
    <w:rsid w:val="00F05E51"/>
    <w:rsid w:val="00F05F3D"/>
    <w:rsid w:val="00F06760"/>
    <w:rsid w:val="00F0740D"/>
    <w:rsid w:val="00F07CB5"/>
    <w:rsid w:val="00F1152A"/>
    <w:rsid w:val="00F12B29"/>
    <w:rsid w:val="00F13255"/>
    <w:rsid w:val="00F134F2"/>
    <w:rsid w:val="00F140A4"/>
    <w:rsid w:val="00F1501A"/>
    <w:rsid w:val="00F159A0"/>
    <w:rsid w:val="00F16C37"/>
    <w:rsid w:val="00F17283"/>
    <w:rsid w:val="00F176E7"/>
    <w:rsid w:val="00F17C75"/>
    <w:rsid w:val="00F20501"/>
    <w:rsid w:val="00F20822"/>
    <w:rsid w:val="00F22032"/>
    <w:rsid w:val="00F2297F"/>
    <w:rsid w:val="00F22EA7"/>
    <w:rsid w:val="00F22EFB"/>
    <w:rsid w:val="00F233C6"/>
    <w:rsid w:val="00F24661"/>
    <w:rsid w:val="00F26F0A"/>
    <w:rsid w:val="00F2738C"/>
    <w:rsid w:val="00F3031F"/>
    <w:rsid w:val="00F32035"/>
    <w:rsid w:val="00F32D6E"/>
    <w:rsid w:val="00F33130"/>
    <w:rsid w:val="00F347FB"/>
    <w:rsid w:val="00F35A91"/>
    <w:rsid w:val="00F36D92"/>
    <w:rsid w:val="00F3732F"/>
    <w:rsid w:val="00F4030E"/>
    <w:rsid w:val="00F41EF0"/>
    <w:rsid w:val="00F42449"/>
    <w:rsid w:val="00F44BE3"/>
    <w:rsid w:val="00F45BF4"/>
    <w:rsid w:val="00F468DE"/>
    <w:rsid w:val="00F46BEB"/>
    <w:rsid w:val="00F47F20"/>
    <w:rsid w:val="00F50BA8"/>
    <w:rsid w:val="00F51333"/>
    <w:rsid w:val="00F51656"/>
    <w:rsid w:val="00F52293"/>
    <w:rsid w:val="00F52508"/>
    <w:rsid w:val="00F52831"/>
    <w:rsid w:val="00F52F9B"/>
    <w:rsid w:val="00F533FF"/>
    <w:rsid w:val="00F539B7"/>
    <w:rsid w:val="00F53D10"/>
    <w:rsid w:val="00F54B25"/>
    <w:rsid w:val="00F54D13"/>
    <w:rsid w:val="00F5575F"/>
    <w:rsid w:val="00F57DA4"/>
    <w:rsid w:val="00F57DF7"/>
    <w:rsid w:val="00F606D7"/>
    <w:rsid w:val="00F607CA"/>
    <w:rsid w:val="00F62F52"/>
    <w:rsid w:val="00F63949"/>
    <w:rsid w:val="00F63DF5"/>
    <w:rsid w:val="00F64F9F"/>
    <w:rsid w:val="00F64FAA"/>
    <w:rsid w:val="00F65278"/>
    <w:rsid w:val="00F652BE"/>
    <w:rsid w:val="00F6736F"/>
    <w:rsid w:val="00F6738C"/>
    <w:rsid w:val="00F675D6"/>
    <w:rsid w:val="00F67BAF"/>
    <w:rsid w:val="00F70206"/>
    <w:rsid w:val="00F70D4B"/>
    <w:rsid w:val="00F71C62"/>
    <w:rsid w:val="00F71C9F"/>
    <w:rsid w:val="00F7308E"/>
    <w:rsid w:val="00F73146"/>
    <w:rsid w:val="00F750FB"/>
    <w:rsid w:val="00F75760"/>
    <w:rsid w:val="00F75D49"/>
    <w:rsid w:val="00F7704D"/>
    <w:rsid w:val="00F773B2"/>
    <w:rsid w:val="00F77A0F"/>
    <w:rsid w:val="00F77CBC"/>
    <w:rsid w:val="00F801F2"/>
    <w:rsid w:val="00F80BC2"/>
    <w:rsid w:val="00F81FB3"/>
    <w:rsid w:val="00F81FE4"/>
    <w:rsid w:val="00F826EE"/>
    <w:rsid w:val="00F82C6B"/>
    <w:rsid w:val="00F832BC"/>
    <w:rsid w:val="00F83C19"/>
    <w:rsid w:val="00F84115"/>
    <w:rsid w:val="00F85081"/>
    <w:rsid w:val="00F91639"/>
    <w:rsid w:val="00F925B1"/>
    <w:rsid w:val="00F92879"/>
    <w:rsid w:val="00F92B1D"/>
    <w:rsid w:val="00F9359A"/>
    <w:rsid w:val="00F938BC"/>
    <w:rsid w:val="00F93AB3"/>
    <w:rsid w:val="00F94184"/>
    <w:rsid w:val="00F94818"/>
    <w:rsid w:val="00F95443"/>
    <w:rsid w:val="00F95BF7"/>
    <w:rsid w:val="00F96480"/>
    <w:rsid w:val="00FA2929"/>
    <w:rsid w:val="00FA3A70"/>
    <w:rsid w:val="00FA5190"/>
    <w:rsid w:val="00FA521E"/>
    <w:rsid w:val="00FA53BF"/>
    <w:rsid w:val="00FA6E0D"/>
    <w:rsid w:val="00FA6ED5"/>
    <w:rsid w:val="00FB0A53"/>
    <w:rsid w:val="00FB0B17"/>
    <w:rsid w:val="00FB142C"/>
    <w:rsid w:val="00FB164F"/>
    <w:rsid w:val="00FB21C5"/>
    <w:rsid w:val="00FB32DA"/>
    <w:rsid w:val="00FB378D"/>
    <w:rsid w:val="00FB4009"/>
    <w:rsid w:val="00FB4F29"/>
    <w:rsid w:val="00FB63BE"/>
    <w:rsid w:val="00FB77F0"/>
    <w:rsid w:val="00FB7EF5"/>
    <w:rsid w:val="00FC1294"/>
    <w:rsid w:val="00FC2CDA"/>
    <w:rsid w:val="00FC494B"/>
    <w:rsid w:val="00FC610D"/>
    <w:rsid w:val="00FC697D"/>
    <w:rsid w:val="00FC7463"/>
    <w:rsid w:val="00FD0B05"/>
    <w:rsid w:val="00FD0DB2"/>
    <w:rsid w:val="00FD103B"/>
    <w:rsid w:val="00FD17AD"/>
    <w:rsid w:val="00FD1EBE"/>
    <w:rsid w:val="00FD2C54"/>
    <w:rsid w:val="00FD4727"/>
    <w:rsid w:val="00FD5365"/>
    <w:rsid w:val="00FD56E1"/>
    <w:rsid w:val="00FD65EB"/>
    <w:rsid w:val="00FE01F2"/>
    <w:rsid w:val="00FE045E"/>
    <w:rsid w:val="00FE0E23"/>
    <w:rsid w:val="00FE0FD0"/>
    <w:rsid w:val="00FE2211"/>
    <w:rsid w:val="00FE27CE"/>
    <w:rsid w:val="00FE2A2D"/>
    <w:rsid w:val="00FE2E3F"/>
    <w:rsid w:val="00FE464E"/>
    <w:rsid w:val="00FE4789"/>
    <w:rsid w:val="00FE4820"/>
    <w:rsid w:val="00FE567A"/>
    <w:rsid w:val="00FE6BCA"/>
    <w:rsid w:val="00FE6FE3"/>
    <w:rsid w:val="00FE74C4"/>
    <w:rsid w:val="00FE7952"/>
    <w:rsid w:val="00FE7C23"/>
    <w:rsid w:val="00FF03B9"/>
    <w:rsid w:val="00FF222E"/>
    <w:rsid w:val="00FF28AA"/>
    <w:rsid w:val="00FF2B88"/>
    <w:rsid w:val="00FF2DE7"/>
    <w:rsid w:val="00FF3230"/>
    <w:rsid w:val="00FF442E"/>
    <w:rsid w:val="00FF4A46"/>
    <w:rsid w:val="00FF5378"/>
    <w:rsid w:val="00FF5446"/>
    <w:rsid w:val="00FF6114"/>
    <w:rsid w:val="00FF6DC1"/>
    <w:rsid w:val="00FF72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0F71A9"/>
  <w15:docId w15:val="{DE9921A0-7023-4F77-B79F-B3747761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nivers for BP Light" w:eastAsia="Times New Roman" w:hAnsi="Univers for BP Light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Bullet" w:uiPriority="4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1CBD"/>
    <w:rPr>
      <w:lang w:val="fr-FR"/>
    </w:rPr>
  </w:style>
  <w:style w:type="paragraph" w:styleId="Titre1">
    <w:name w:val="heading 1"/>
    <w:aliases w:val="Title 1,Number 1,.,TITLE 1,Titre modif,Modulo,Part,§1.,X.,headmain,Heading 1 D Basis,HEADING 1"/>
    <w:next w:val="TextSection"/>
    <w:qFormat/>
    <w:rsid w:val="006F1BE1"/>
    <w:pPr>
      <w:keepNext/>
      <w:keepLines/>
      <w:numPr>
        <w:numId w:val="1"/>
      </w:numPr>
      <w:suppressAutoHyphens/>
      <w:spacing w:before="360" w:after="240"/>
      <w:outlineLvl w:val="0"/>
    </w:pPr>
    <w:rPr>
      <w:rFonts w:ascii="Univers for BP" w:hAnsi="Univers for BP" w:cs="Arial"/>
      <w:b/>
      <w:bCs/>
      <w:sz w:val="24"/>
      <w:szCs w:val="32"/>
      <w:lang w:val="en-GB"/>
    </w:rPr>
  </w:style>
  <w:style w:type="paragraph" w:styleId="Titre2">
    <w:name w:val="heading 2"/>
    <w:aliases w:val="Title 2,Number 2,.1,TITLE 2,Sub-heading,Titolo 2 Carattere Carattere Carattere Carattere,.1 Carattere Carattere Carattere Carattere,§1.1.,X.X,Heading1,Heading2DBM,Heading2DBM1,§1.1,Reset numbering,h2,2,Heading 2subnumbered,2 headline,21,A.B.C."/>
    <w:basedOn w:val="Titre1"/>
    <w:next w:val="TextBody"/>
    <w:link w:val="Titre2Car"/>
    <w:qFormat/>
    <w:rsid w:val="00A1584C"/>
    <w:pPr>
      <w:numPr>
        <w:ilvl w:val="1"/>
      </w:numPr>
      <w:spacing w:before="240" w:after="120"/>
      <w:outlineLvl w:val="1"/>
    </w:pPr>
    <w:rPr>
      <w:iCs/>
      <w:sz w:val="22"/>
      <w:szCs w:val="28"/>
    </w:rPr>
  </w:style>
  <w:style w:type="paragraph" w:styleId="Titre3">
    <w:name w:val="heading 3"/>
    <w:basedOn w:val="Titre2"/>
    <w:next w:val="TextBody"/>
    <w:qFormat/>
    <w:rsid w:val="00A1584C"/>
    <w:pPr>
      <w:numPr>
        <w:ilvl w:val="2"/>
      </w:numPr>
      <w:outlineLvl w:val="2"/>
    </w:pPr>
    <w:rPr>
      <w:bCs w:val="0"/>
      <w:iCs w:val="0"/>
      <w:szCs w:val="26"/>
    </w:rPr>
  </w:style>
  <w:style w:type="paragraph" w:styleId="Titre4">
    <w:name w:val="heading 4"/>
    <w:aliases w:val="Title 4,Number 4,§1.1.1.1,§1.1.1.1.,.1.1.1,Heading 4DBM,Titolo 4 via"/>
    <w:basedOn w:val="Titre3"/>
    <w:next w:val="TextBody"/>
    <w:qFormat/>
    <w:rsid w:val="00A1584C"/>
    <w:pPr>
      <w:numPr>
        <w:ilvl w:val="3"/>
      </w:numPr>
      <w:outlineLvl w:val="3"/>
    </w:pPr>
    <w:rPr>
      <w:iCs/>
      <w:szCs w:val="28"/>
    </w:rPr>
  </w:style>
  <w:style w:type="paragraph" w:styleId="Titre5">
    <w:name w:val="heading 5"/>
    <w:aliases w:val="Title 5,Block Label,.4.3.2.1"/>
    <w:qFormat/>
    <w:rsid w:val="005E4738"/>
    <w:pPr>
      <w:numPr>
        <w:ilvl w:val="4"/>
        <w:numId w:val="1"/>
      </w:numPr>
      <w:spacing w:before="120" w:after="120"/>
      <w:outlineLvl w:val="4"/>
    </w:pPr>
    <w:rPr>
      <w:lang w:val="en-GB"/>
    </w:rPr>
  </w:style>
  <w:style w:type="paragraph" w:styleId="Titre6">
    <w:name w:val="heading 6"/>
    <w:basedOn w:val="Titre5"/>
    <w:qFormat/>
    <w:rsid w:val="004B7441"/>
    <w:pPr>
      <w:numPr>
        <w:ilvl w:val="5"/>
      </w:numPr>
      <w:ind w:left="2042" w:hanging="454"/>
      <w:outlineLvl w:val="5"/>
    </w:pPr>
  </w:style>
  <w:style w:type="paragraph" w:styleId="Titre7">
    <w:name w:val="heading 7"/>
    <w:basedOn w:val="Titre6"/>
    <w:link w:val="Titre7Car"/>
    <w:qFormat/>
    <w:rsid w:val="004B7441"/>
    <w:pPr>
      <w:numPr>
        <w:ilvl w:val="6"/>
      </w:numPr>
      <w:outlineLvl w:val="6"/>
    </w:pPr>
  </w:style>
  <w:style w:type="paragraph" w:styleId="Titre8">
    <w:name w:val="heading 8"/>
    <w:basedOn w:val="Titre7"/>
    <w:qFormat/>
    <w:rsid w:val="008D02EB"/>
    <w:pPr>
      <w:numPr>
        <w:ilvl w:val="7"/>
      </w:numPr>
      <w:tabs>
        <w:tab w:val="clear" w:pos="453"/>
      </w:tabs>
      <w:ind w:left="2949" w:hanging="454"/>
      <w:outlineLvl w:val="7"/>
    </w:pPr>
    <w:rPr>
      <w:iCs/>
    </w:rPr>
  </w:style>
  <w:style w:type="paragraph" w:styleId="Titre9">
    <w:name w:val="heading 9"/>
    <w:basedOn w:val="Titre8"/>
    <w:qFormat/>
    <w:rsid w:val="009F3C66"/>
    <w:pPr>
      <w:numPr>
        <w:ilvl w:val="0"/>
        <w:numId w:val="2"/>
      </w:numPr>
      <w:tabs>
        <w:tab w:val="clear" w:pos="2495"/>
        <w:tab w:val="left" w:pos="3402"/>
      </w:tabs>
      <w:spacing w:before="6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Section">
    <w:name w:val="Text Section"/>
    <w:basedOn w:val="Normal"/>
    <w:link w:val="TextSectionCharChar"/>
    <w:qFormat/>
    <w:rsid w:val="00860511"/>
    <w:pPr>
      <w:spacing w:before="60" w:after="240"/>
      <w:ind w:left="567"/>
    </w:pPr>
  </w:style>
  <w:style w:type="paragraph" w:styleId="Sous-titre">
    <w:name w:val="Subtitle"/>
    <w:basedOn w:val="Normal"/>
    <w:next w:val="Normal"/>
    <w:link w:val="Sous-titreCar"/>
    <w:rsid w:val="00CC6CA3"/>
    <w:pPr>
      <w:spacing w:before="240" w:after="120"/>
      <w:jc w:val="center"/>
    </w:pPr>
    <w:rPr>
      <w:b/>
      <w:bCs/>
      <w:noProof/>
      <w:kern w:val="28"/>
      <w:sz w:val="28"/>
      <w:szCs w:val="24"/>
      <w:lang w:val="en-GB" w:eastAsia="en-GB"/>
    </w:rPr>
  </w:style>
  <w:style w:type="character" w:customStyle="1" w:styleId="TextSectionCharChar">
    <w:name w:val="Text Section Char Char"/>
    <w:link w:val="TextSection"/>
    <w:rsid w:val="00860511"/>
    <w:rPr>
      <w:lang w:val="fr-FR"/>
    </w:rPr>
  </w:style>
  <w:style w:type="paragraph" w:customStyle="1" w:styleId="TextBody">
    <w:name w:val="Text Body"/>
    <w:basedOn w:val="Normal"/>
    <w:qFormat/>
    <w:rsid w:val="00B3174F"/>
    <w:pPr>
      <w:spacing w:before="60" w:after="120"/>
      <w:ind w:left="1134"/>
    </w:pPr>
    <w:rPr>
      <w:lang w:val="en-GB"/>
    </w:rPr>
  </w:style>
  <w:style w:type="paragraph" w:customStyle="1" w:styleId="RefDoc">
    <w:name w:val="RefDoc"/>
    <w:basedOn w:val="Normal"/>
    <w:rsid w:val="00290AED"/>
    <w:pPr>
      <w:tabs>
        <w:tab w:val="left" w:pos="3119"/>
      </w:tabs>
      <w:spacing w:before="60" w:after="60"/>
    </w:pPr>
    <w:rPr>
      <w:bCs/>
      <w:lang w:val="en-GB"/>
    </w:rPr>
  </w:style>
  <w:style w:type="paragraph" w:customStyle="1" w:styleId="Textcomment">
    <w:name w:val="Text comment"/>
    <w:qFormat/>
    <w:rsid w:val="001461A8"/>
    <w:pPr>
      <w:spacing w:before="60" w:after="120"/>
      <w:ind w:left="1588"/>
    </w:pPr>
    <w:rPr>
      <w:i/>
      <w:color w:val="0000FF"/>
      <w:lang w:val="en-GB"/>
    </w:rPr>
  </w:style>
  <w:style w:type="paragraph" w:styleId="TM1">
    <w:name w:val="toc 1"/>
    <w:basedOn w:val="Normal"/>
    <w:next w:val="Sous-titre"/>
    <w:autoRedefine/>
    <w:uiPriority w:val="39"/>
    <w:unhideWhenUsed/>
    <w:rsid w:val="002C0FC3"/>
    <w:pPr>
      <w:tabs>
        <w:tab w:val="right" w:leader="dot" w:pos="9639"/>
      </w:tabs>
      <w:spacing w:before="120" w:after="60"/>
      <w:ind w:left="567" w:hanging="567"/>
    </w:pPr>
    <w:rPr>
      <w:noProof/>
      <w:szCs w:val="28"/>
      <w:lang w:val="en-GB"/>
    </w:rPr>
  </w:style>
  <w:style w:type="paragraph" w:customStyle="1" w:styleId="Textcommenttable">
    <w:name w:val="Text comment table"/>
    <w:basedOn w:val="Tabletext"/>
    <w:qFormat/>
    <w:rsid w:val="00C966D3"/>
    <w:rPr>
      <w:rFonts w:cs="Arial"/>
      <w:i/>
      <w:color w:val="0000FF"/>
      <w:szCs w:val="18"/>
    </w:rPr>
  </w:style>
  <w:style w:type="paragraph" w:styleId="TM3">
    <w:name w:val="toc 3"/>
    <w:basedOn w:val="TM2"/>
    <w:next w:val="Normal"/>
    <w:autoRedefine/>
    <w:uiPriority w:val="39"/>
    <w:unhideWhenUsed/>
    <w:rsid w:val="006B7F70"/>
    <w:pPr>
      <w:tabs>
        <w:tab w:val="left" w:pos="1702"/>
      </w:tabs>
      <w:ind w:left="1702" w:hanging="851"/>
    </w:pPr>
  </w:style>
  <w:style w:type="paragraph" w:styleId="TM2">
    <w:name w:val="toc 2"/>
    <w:basedOn w:val="TM1"/>
    <w:next w:val="Normal"/>
    <w:autoRedefine/>
    <w:uiPriority w:val="39"/>
    <w:unhideWhenUsed/>
    <w:rsid w:val="002C0FC3"/>
    <w:pPr>
      <w:spacing w:before="60"/>
      <w:ind w:left="1247" w:hanging="680"/>
    </w:pPr>
    <w:rPr>
      <w:szCs w:val="22"/>
    </w:rPr>
  </w:style>
  <w:style w:type="paragraph" w:styleId="TM4">
    <w:name w:val="toc 4"/>
    <w:basedOn w:val="Normal"/>
    <w:next w:val="Normal"/>
    <w:autoRedefine/>
    <w:semiHidden/>
    <w:rsid w:val="00801FBB"/>
    <w:pPr>
      <w:ind w:left="660"/>
    </w:pPr>
  </w:style>
  <w:style w:type="paragraph" w:styleId="TM5">
    <w:name w:val="toc 5"/>
    <w:basedOn w:val="Normal"/>
    <w:next w:val="Normal"/>
    <w:autoRedefine/>
    <w:semiHidden/>
    <w:rsid w:val="00801FBB"/>
    <w:pPr>
      <w:ind w:left="880"/>
    </w:pPr>
  </w:style>
  <w:style w:type="paragraph" w:styleId="TM6">
    <w:name w:val="toc 6"/>
    <w:basedOn w:val="Normal"/>
    <w:next w:val="Normal"/>
    <w:autoRedefine/>
    <w:semiHidden/>
    <w:rsid w:val="00801FBB"/>
    <w:pPr>
      <w:ind w:left="1100"/>
    </w:pPr>
  </w:style>
  <w:style w:type="paragraph" w:styleId="TM7">
    <w:name w:val="toc 7"/>
    <w:basedOn w:val="Normal"/>
    <w:next w:val="Normal"/>
    <w:autoRedefine/>
    <w:semiHidden/>
    <w:rsid w:val="00801FBB"/>
    <w:pPr>
      <w:ind w:left="1320"/>
    </w:pPr>
  </w:style>
  <w:style w:type="paragraph" w:styleId="TM8">
    <w:name w:val="toc 8"/>
    <w:basedOn w:val="Normal"/>
    <w:next w:val="RefDoc"/>
    <w:autoRedefine/>
    <w:semiHidden/>
    <w:rsid w:val="0098455D"/>
    <w:pPr>
      <w:ind w:left="1540"/>
    </w:pPr>
  </w:style>
  <w:style w:type="paragraph" w:styleId="TM9">
    <w:name w:val="toc 9"/>
    <w:basedOn w:val="Normal"/>
    <w:next w:val="RefDoc"/>
    <w:autoRedefine/>
    <w:semiHidden/>
    <w:rsid w:val="0098455D"/>
    <w:pPr>
      <w:ind w:left="1760"/>
    </w:pPr>
  </w:style>
  <w:style w:type="character" w:styleId="Lienhypertexte">
    <w:name w:val="Hyperlink"/>
    <w:uiPriority w:val="99"/>
    <w:rsid w:val="003D71D1"/>
    <w:rPr>
      <w:rFonts w:ascii="Univers for BP Light" w:hAnsi="Univers for BP Light"/>
      <w:color w:val="0000FF"/>
      <w:sz w:val="22"/>
      <w:u w:val="single"/>
    </w:rPr>
  </w:style>
  <w:style w:type="paragraph" w:customStyle="1" w:styleId="TOCTitle">
    <w:name w:val="TOC Title"/>
    <w:basedOn w:val="Contents"/>
    <w:rsid w:val="008228FD"/>
    <w:pPr>
      <w:pageBreakBefore w:val="0"/>
      <w:suppressAutoHyphens/>
      <w:spacing w:before="360"/>
    </w:pPr>
    <w:rPr>
      <w:sz w:val="24"/>
    </w:rPr>
  </w:style>
  <w:style w:type="paragraph" w:customStyle="1" w:styleId="Contents">
    <w:name w:val="Contents"/>
    <w:next w:val="TextBody"/>
    <w:rsid w:val="00EB4EDE"/>
    <w:pPr>
      <w:keepNext/>
      <w:keepLines/>
      <w:pageBreakBefore/>
      <w:spacing w:before="840" w:after="240"/>
    </w:pPr>
    <w:rPr>
      <w:rFonts w:ascii="Univers for BP" w:hAnsi="Univers for BP"/>
      <w:b/>
      <w:sz w:val="28"/>
      <w:lang w:val="en-GB"/>
    </w:rPr>
  </w:style>
  <w:style w:type="paragraph" w:customStyle="1" w:styleId="Tabletextlast">
    <w:name w:val="Table text last"/>
    <w:basedOn w:val="Tabletext"/>
    <w:rsid w:val="007C6254"/>
    <w:pPr>
      <w:keepNext w:val="0"/>
    </w:pPr>
  </w:style>
  <w:style w:type="paragraph" w:customStyle="1" w:styleId="Tabletext">
    <w:name w:val="Table text"/>
    <w:qFormat/>
    <w:rsid w:val="00BB3B0F"/>
    <w:pPr>
      <w:keepNext/>
      <w:keepLines/>
      <w:spacing w:before="60"/>
    </w:pPr>
    <w:rPr>
      <w:sz w:val="18"/>
      <w:lang w:val="en-GB"/>
    </w:rPr>
  </w:style>
  <w:style w:type="paragraph" w:customStyle="1" w:styleId="Tabletextlastcentre">
    <w:name w:val="Table text last centre"/>
    <w:basedOn w:val="Tabletextlast"/>
    <w:rsid w:val="00443235"/>
    <w:pPr>
      <w:jc w:val="center"/>
    </w:pPr>
  </w:style>
  <w:style w:type="paragraph" w:customStyle="1" w:styleId="Tabletitle">
    <w:name w:val="Table title"/>
    <w:next w:val="TextBody"/>
    <w:qFormat/>
    <w:rsid w:val="00EB4EDE"/>
    <w:pPr>
      <w:keepNext/>
      <w:keepLines/>
      <w:suppressAutoHyphens/>
      <w:spacing w:before="240" w:after="240"/>
      <w:jc w:val="center"/>
    </w:pPr>
    <w:rPr>
      <w:rFonts w:ascii="Univers for BP" w:hAnsi="Univers for BP"/>
      <w:b/>
      <w:lang w:val="en-GB"/>
    </w:rPr>
  </w:style>
  <w:style w:type="paragraph" w:customStyle="1" w:styleId="Tabletextcentre">
    <w:name w:val="Table text centre"/>
    <w:basedOn w:val="Tabletext"/>
    <w:qFormat/>
    <w:rsid w:val="00443235"/>
    <w:pPr>
      <w:jc w:val="center"/>
    </w:pPr>
  </w:style>
  <w:style w:type="paragraph" w:customStyle="1" w:styleId="Figuretitle">
    <w:name w:val="Figure title"/>
    <w:next w:val="TextBody"/>
    <w:qFormat/>
    <w:rsid w:val="008228FD"/>
    <w:pPr>
      <w:suppressAutoHyphens/>
      <w:spacing w:before="240" w:after="240"/>
      <w:jc w:val="center"/>
    </w:pPr>
    <w:rPr>
      <w:rFonts w:ascii="Univers for BP" w:hAnsi="Univers for BP"/>
      <w:b/>
      <w:lang w:val="en-GB"/>
    </w:rPr>
  </w:style>
  <w:style w:type="paragraph" w:customStyle="1" w:styleId="Section">
    <w:name w:val="Section"/>
    <w:next w:val="TextSection"/>
    <w:qFormat/>
    <w:rsid w:val="00673BA9"/>
    <w:pPr>
      <w:keepNext/>
      <w:keepLines/>
      <w:suppressAutoHyphens/>
      <w:spacing w:before="840" w:after="480"/>
      <w:outlineLvl w:val="0"/>
    </w:pPr>
    <w:rPr>
      <w:rFonts w:ascii="Univers for BP" w:hAnsi="Univers for BP"/>
      <w:b/>
      <w:sz w:val="28"/>
      <w:lang w:val="en-GB"/>
    </w:rPr>
  </w:style>
  <w:style w:type="character" w:customStyle="1" w:styleId="Sous-titreCar">
    <w:name w:val="Sous-titre Car"/>
    <w:link w:val="Sous-titre"/>
    <w:rsid w:val="00CC6CA3"/>
    <w:rPr>
      <w:b/>
      <w:bCs/>
      <w:noProof/>
      <w:kern w:val="28"/>
      <w:sz w:val="28"/>
      <w:szCs w:val="24"/>
      <w:lang w:val="en-GB" w:eastAsia="en-GB"/>
    </w:rPr>
  </w:style>
  <w:style w:type="paragraph" w:customStyle="1" w:styleId="AnnexHeading2">
    <w:name w:val="Annex Heading 2"/>
    <w:basedOn w:val="Titre2"/>
    <w:next w:val="TextBody"/>
    <w:qFormat/>
    <w:rsid w:val="00177AF0"/>
    <w:pPr>
      <w:numPr>
        <w:numId w:val="9"/>
      </w:numPr>
    </w:pPr>
    <w:rPr>
      <w:sz w:val="24"/>
    </w:rPr>
  </w:style>
  <w:style w:type="paragraph" w:customStyle="1" w:styleId="AnnexHeading3">
    <w:name w:val="Annex Heading 3"/>
    <w:basedOn w:val="Titre3"/>
    <w:next w:val="TextBody"/>
    <w:qFormat/>
    <w:rsid w:val="00177AF0"/>
    <w:pPr>
      <w:numPr>
        <w:numId w:val="9"/>
      </w:numPr>
    </w:pPr>
    <w:rPr>
      <w:bCs/>
      <w:iCs/>
      <w:szCs w:val="28"/>
    </w:rPr>
  </w:style>
  <w:style w:type="paragraph" w:customStyle="1" w:styleId="AnnexHeading4">
    <w:name w:val="Annex Heading 4"/>
    <w:basedOn w:val="AnnexHeading3"/>
    <w:next w:val="TextBody"/>
    <w:link w:val="AnnexHeading4Char"/>
    <w:qFormat/>
    <w:rsid w:val="00177AF0"/>
    <w:pPr>
      <w:numPr>
        <w:ilvl w:val="3"/>
      </w:numPr>
      <w:outlineLvl w:val="3"/>
    </w:pPr>
  </w:style>
  <w:style w:type="character" w:customStyle="1" w:styleId="AnnexHeading4Char">
    <w:name w:val="Annex Heading 4 Char"/>
    <w:basedOn w:val="Policepardfaut"/>
    <w:link w:val="AnnexHeading4"/>
    <w:rsid w:val="00177AF0"/>
    <w:rPr>
      <w:rFonts w:ascii="Univers for BP" w:hAnsi="Univers for BP" w:cs="Arial"/>
      <w:b/>
      <w:bCs/>
      <w:iCs/>
      <w:szCs w:val="28"/>
      <w:lang w:val="en-GB"/>
    </w:rPr>
  </w:style>
  <w:style w:type="paragraph" w:customStyle="1" w:styleId="AnnexTitleHeading1">
    <w:name w:val="Annex Title Heading 1"/>
    <w:basedOn w:val="Titre1"/>
    <w:next w:val="TextBody"/>
    <w:qFormat/>
    <w:rsid w:val="00177AF0"/>
    <w:pPr>
      <w:numPr>
        <w:numId w:val="9"/>
      </w:numPr>
    </w:pPr>
    <w:rPr>
      <w:sz w:val="28"/>
    </w:rPr>
  </w:style>
  <w:style w:type="paragraph" w:customStyle="1" w:styleId="Formula">
    <w:name w:val="Formula"/>
    <w:semiHidden/>
    <w:rsid w:val="00921854"/>
    <w:pPr>
      <w:spacing w:before="360" w:after="120"/>
      <w:ind w:left="1134"/>
    </w:pPr>
    <w:rPr>
      <w:lang w:val="en-GB"/>
    </w:rPr>
  </w:style>
  <w:style w:type="paragraph" w:customStyle="1" w:styleId="DefTerms">
    <w:name w:val="DefTerms"/>
    <w:basedOn w:val="Normal"/>
    <w:next w:val="TextSection"/>
    <w:rsid w:val="00B3174F"/>
    <w:pPr>
      <w:keepNext/>
      <w:keepLines/>
      <w:spacing w:before="240" w:after="60"/>
      <w:ind w:left="567"/>
    </w:pPr>
    <w:rPr>
      <w:b/>
      <w:lang w:val="en-GB"/>
    </w:rPr>
  </w:style>
  <w:style w:type="character" w:styleId="Marquedecommentaire">
    <w:name w:val="annotation reference"/>
    <w:semiHidden/>
    <w:rsid w:val="00552578"/>
    <w:rPr>
      <w:sz w:val="16"/>
      <w:szCs w:val="16"/>
    </w:rPr>
  </w:style>
  <w:style w:type="paragraph" w:customStyle="1" w:styleId="DocumentRefText">
    <w:name w:val="Document Ref Text"/>
    <w:link w:val="DocumentRefTextChar"/>
    <w:rsid w:val="00CC63C3"/>
    <w:pPr>
      <w:spacing w:before="60" w:after="120"/>
    </w:pPr>
    <w:rPr>
      <w:iCs/>
      <w:sz w:val="18"/>
      <w:lang w:val="en-GB"/>
    </w:rPr>
  </w:style>
  <w:style w:type="character" w:customStyle="1" w:styleId="DocumentRefTextChar">
    <w:name w:val="Document Ref Text Char"/>
    <w:link w:val="DocumentRefText"/>
    <w:rsid w:val="00CC63C3"/>
    <w:rPr>
      <w:iCs/>
      <w:sz w:val="18"/>
      <w:lang w:val="en-GB"/>
    </w:rPr>
  </w:style>
  <w:style w:type="paragraph" w:customStyle="1" w:styleId="TOCPage">
    <w:name w:val="TOC Page"/>
    <w:basedOn w:val="TM1"/>
    <w:next w:val="TM1"/>
    <w:rsid w:val="00131BCE"/>
    <w:pPr>
      <w:tabs>
        <w:tab w:val="right" w:pos="9639"/>
      </w:tabs>
      <w:ind w:left="0" w:firstLine="0"/>
    </w:pPr>
  </w:style>
  <w:style w:type="paragraph" w:customStyle="1" w:styleId="Tableheadercentre">
    <w:name w:val="Table header centre"/>
    <w:basedOn w:val="Tableheader"/>
    <w:rsid w:val="00801FBB"/>
    <w:pPr>
      <w:jc w:val="center"/>
    </w:pPr>
  </w:style>
  <w:style w:type="paragraph" w:customStyle="1" w:styleId="Tableheader">
    <w:name w:val="Table header"/>
    <w:qFormat/>
    <w:rsid w:val="00673BA9"/>
    <w:pPr>
      <w:keepNext/>
      <w:keepLines/>
      <w:spacing w:before="60"/>
    </w:pPr>
    <w:rPr>
      <w:rFonts w:ascii="Univers for BP" w:hAnsi="Univers for BP"/>
      <w:b/>
      <w:sz w:val="18"/>
      <w:lang w:val="en-GB"/>
    </w:rPr>
  </w:style>
  <w:style w:type="paragraph" w:customStyle="1" w:styleId="TableNotelast">
    <w:name w:val="Table Note last"/>
    <w:basedOn w:val="TableNote"/>
    <w:next w:val="TextBody"/>
    <w:rsid w:val="007C6254"/>
    <w:pPr>
      <w:keepNext w:val="0"/>
    </w:pPr>
  </w:style>
  <w:style w:type="paragraph" w:customStyle="1" w:styleId="TableNote">
    <w:name w:val="Table Note"/>
    <w:qFormat/>
    <w:rsid w:val="00BB3B0F"/>
    <w:pPr>
      <w:keepNext/>
      <w:keepLines/>
      <w:spacing w:before="60" w:after="60"/>
      <w:ind w:left="284" w:hanging="284"/>
    </w:pPr>
    <w:rPr>
      <w:sz w:val="18"/>
      <w:lang w:val="en-GB"/>
    </w:rPr>
  </w:style>
  <w:style w:type="paragraph" w:styleId="Commentaire">
    <w:name w:val="annotation text"/>
    <w:basedOn w:val="Normal"/>
    <w:link w:val="CommentaireCar"/>
    <w:semiHidden/>
    <w:rsid w:val="00552578"/>
  </w:style>
  <w:style w:type="paragraph" w:styleId="Bibliographie">
    <w:name w:val="Bibliography"/>
    <w:basedOn w:val="Normal"/>
    <w:qFormat/>
    <w:rsid w:val="00B3174F"/>
    <w:pPr>
      <w:numPr>
        <w:numId w:val="3"/>
      </w:numPr>
      <w:tabs>
        <w:tab w:val="clear" w:pos="720"/>
        <w:tab w:val="left" w:pos="680"/>
      </w:tabs>
      <w:spacing w:before="60" w:after="240"/>
      <w:ind w:left="680" w:hanging="680"/>
    </w:pPr>
    <w:rPr>
      <w:rFonts w:cs="Arial"/>
      <w:lang w:val="en-GB"/>
    </w:rPr>
  </w:style>
  <w:style w:type="paragraph" w:customStyle="1" w:styleId="X-Hdng-Nmbrd-Text">
    <w:name w:val="X-Hdng-Nmbrd-Text"/>
    <w:semiHidden/>
    <w:rsid w:val="00BB3B0F"/>
    <w:pPr>
      <w:tabs>
        <w:tab w:val="left" w:pos="1134"/>
      </w:tabs>
      <w:spacing w:before="120" w:after="120"/>
      <w:ind w:left="1134" w:hanging="1134"/>
    </w:pPr>
    <w:rPr>
      <w:lang w:val="en-GB"/>
    </w:rPr>
  </w:style>
  <w:style w:type="paragraph" w:styleId="Textedebulles">
    <w:name w:val="Balloon Text"/>
    <w:basedOn w:val="Normal"/>
    <w:semiHidden/>
    <w:rsid w:val="00316FF8"/>
    <w:rPr>
      <w:rFonts w:ascii="Tahoma" w:hAnsi="Tahoma" w:cs="Tahoma"/>
      <w:sz w:val="16"/>
      <w:szCs w:val="16"/>
    </w:rPr>
  </w:style>
  <w:style w:type="paragraph" w:customStyle="1" w:styleId="X-AddNew">
    <w:name w:val="X-Add New"/>
    <w:semiHidden/>
    <w:rsid w:val="00BB3B0F"/>
    <w:pPr>
      <w:keepNext/>
      <w:tabs>
        <w:tab w:val="left" w:pos="1134"/>
      </w:tabs>
      <w:spacing w:before="240"/>
    </w:pPr>
    <w:rPr>
      <w:iCs/>
      <w:u w:val="single"/>
      <w:lang w:val="en-GB"/>
    </w:rPr>
  </w:style>
  <w:style w:type="paragraph" w:styleId="Objetducommentaire">
    <w:name w:val="annotation subject"/>
    <w:basedOn w:val="Commentaire"/>
    <w:next w:val="Commentaire"/>
    <w:semiHidden/>
    <w:rsid w:val="00552578"/>
    <w:rPr>
      <w:b/>
      <w:bCs/>
    </w:rPr>
  </w:style>
  <w:style w:type="character" w:customStyle="1" w:styleId="Titre7Car">
    <w:name w:val="Titre 7 Car"/>
    <w:basedOn w:val="Policepardfaut"/>
    <w:link w:val="Titre7"/>
    <w:rsid w:val="00C44C3A"/>
    <w:rPr>
      <w:lang w:val="en-GB"/>
    </w:rPr>
  </w:style>
  <w:style w:type="character" w:styleId="Lienhypertextesuivivisit">
    <w:name w:val="FollowedHyperlink"/>
    <w:rsid w:val="003D71D1"/>
    <w:rPr>
      <w:rFonts w:ascii="Univers for BP Light" w:hAnsi="Univers for BP Light"/>
      <w:color w:val="800080"/>
      <w:sz w:val="22"/>
      <w:u w:val="single"/>
    </w:rPr>
  </w:style>
  <w:style w:type="table" w:styleId="Grilledutableau">
    <w:name w:val="Table Grid"/>
    <w:basedOn w:val="TableauNormal"/>
    <w:rsid w:val="006D39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commentbullet1">
    <w:name w:val="Text comment bullet 1"/>
    <w:qFormat/>
    <w:rsid w:val="001461A8"/>
    <w:pPr>
      <w:numPr>
        <w:numId w:val="6"/>
      </w:numPr>
      <w:spacing w:after="120"/>
    </w:pPr>
    <w:rPr>
      <w:i/>
      <w:color w:val="0000FF"/>
      <w:lang w:val="en-GB"/>
    </w:rPr>
  </w:style>
  <w:style w:type="table" w:customStyle="1" w:styleId="Tableborderless">
    <w:name w:val="Table borderless"/>
    <w:basedOn w:val="TableauNormal"/>
    <w:rsid w:val="000D4032"/>
    <w:rPr>
      <w:sz w:val="24"/>
      <w:szCs w:val="24"/>
      <w:lang w:val="en-GB" w:eastAsia="en-GB"/>
    </w:rPr>
    <w:tblPr/>
  </w:style>
  <w:style w:type="paragraph" w:styleId="En-tte">
    <w:name w:val="header"/>
    <w:basedOn w:val="Normal"/>
    <w:link w:val="En-tteCar"/>
    <w:rsid w:val="00F94818"/>
    <w:pPr>
      <w:tabs>
        <w:tab w:val="center" w:pos="4680"/>
        <w:tab w:val="right" w:pos="9360"/>
      </w:tabs>
    </w:pPr>
    <w:rPr>
      <w:sz w:val="18"/>
    </w:rPr>
  </w:style>
  <w:style w:type="character" w:customStyle="1" w:styleId="En-tteCar">
    <w:name w:val="En-tête Car"/>
    <w:basedOn w:val="Policepardfaut"/>
    <w:link w:val="En-tte"/>
    <w:rsid w:val="00F94818"/>
    <w:rPr>
      <w:rFonts w:ascii="Univers 45 Light" w:hAnsi="Univers 45 Light"/>
      <w:sz w:val="18"/>
    </w:rPr>
  </w:style>
  <w:style w:type="paragraph" w:styleId="Pieddepage">
    <w:name w:val="footer"/>
    <w:basedOn w:val="Normal"/>
    <w:link w:val="PieddepageCar"/>
    <w:rsid w:val="00F94818"/>
    <w:pPr>
      <w:tabs>
        <w:tab w:val="center" w:pos="4680"/>
        <w:tab w:val="right" w:pos="9360"/>
      </w:tabs>
    </w:pPr>
    <w:rPr>
      <w:sz w:val="18"/>
    </w:rPr>
  </w:style>
  <w:style w:type="character" w:customStyle="1" w:styleId="PieddepageCar">
    <w:name w:val="Pied de page Car"/>
    <w:basedOn w:val="Policepardfaut"/>
    <w:link w:val="Pieddepage"/>
    <w:rsid w:val="00F94818"/>
    <w:rPr>
      <w:rFonts w:ascii="Univers 45 Light" w:hAnsi="Univers 45 Light"/>
      <w:sz w:val="18"/>
    </w:rPr>
  </w:style>
  <w:style w:type="paragraph" w:styleId="Rvision">
    <w:name w:val="Revision"/>
    <w:hidden/>
    <w:uiPriority w:val="99"/>
    <w:semiHidden/>
    <w:rsid w:val="00D302C3"/>
  </w:style>
  <w:style w:type="paragraph" w:customStyle="1" w:styleId="DocumentReferences">
    <w:name w:val="Document References"/>
    <w:basedOn w:val="Contents"/>
    <w:next w:val="Normal"/>
    <w:qFormat/>
    <w:rsid w:val="00F57DA4"/>
    <w:pPr>
      <w:keepLines w:val="0"/>
      <w:pageBreakBefore w:val="0"/>
      <w:suppressAutoHyphens/>
      <w:spacing w:before="360"/>
    </w:pPr>
    <w:rPr>
      <w:rFonts w:cs="Arial"/>
      <w:bCs/>
      <w:kern w:val="28"/>
      <w:sz w:val="24"/>
      <w:szCs w:val="27"/>
      <w:lang w:eastAsia="en-GB"/>
    </w:rPr>
  </w:style>
  <w:style w:type="paragraph" w:customStyle="1" w:styleId="ListBullet1">
    <w:name w:val="List Bullet 1"/>
    <w:basedOn w:val="Normal"/>
    <w:link w:val="ListBullet1Char"/>
    <w:qFormat/>
    <w:rsid w:val="000A7347"/>
    <w:pPr>
      <w:numPr>
        <w:numId w:val="4"/>
      </w:numPr>
      <w:spacing w:after="120"/>
    </w:pPr>
    <w:rPr>
      <w:lang w:val="en-GB" w:eastAsia="en-GB"/>
    </w:rPr>
  </w:style>
  <w:style w:type="paragraph" w:customStyle="1" w:styleId="LegalDisclaimer">
    <w:name w:val="Legal Disclaimer"/>
    <w:basedOn w:val="Normal"/>
    <w:next w:val="Normal"/>
    <w:rsid w:val="00296230"/>
    <w:pPr>
      <w:spacing w:after="60"/>
      <w:ind w:left="567" w:right="567"/>
      <w:jc w:val="both"/>
    </w:pPr>
    <w:rPr>
      <w:iCs/>
      <w:sz w:val="16"/>
      <w:szCs w:val="16"/>
      <w:lang w:val="en-GB"/>
    </w:rPr>
  </w:style>
  <w:style w:type="paragraph" w:customStyle="1" w:styleId="RDCoverInfo">
    <w:name w:val="RD Cover Info"/>
    <w:basedOn w:val="Normal"/>
    <w:semiHidden/>
    <w:qFormat/>
    <w:rsid w:val="00EF476F"/>
    <w:rPr>
      <w:sz w:val="24"/>
      <w:lang w:val="en-GB" w:eastAsia="en-GB"/>
    </w:rPr>
  </w:style>
  <w:style w:type="paragraph" w:customStyle="1" w:styleId="RDCoverDocType">
    <w:name w:val="RD Cover Doc Type"/>
    <w:basedOn w:val="Normal"/>
    <w:semiHidden/>
    <w:qFormat/>
    <w:rsid w:val="000E65E3"/>
    <w:pPr>
      <w:spacing w:before="60" w:after="60"/>
    </w:pPr>
    <w:rPr>
      <w:rFonts w:ascii="Univers 55" w:hAnsi="Univers 55"/>
      <w:color w:val="009900"/>
      <w:sz w:val="40"/>
      <w:lang w:val="en-GB" w:eastAsia="en-GB"/>
    </w:rPr>
  </w:style>
  <w:style w:type="paragraph" w:customStyle="1" w:styleId="RDCoverTitle">
    <w:name w:val="RD Cover Title"/>
    <w:basedOn w:val="Normal"/>
    <w:semiHidden/>
    <w:qFormat/>
    <w:rsid w:val="000E65E3"/>
    <w:pPr>
      <w:spacing w:before="60" w:after="60"/>
    </w:pPr>
    <w:rPr>
      <w:rFonts w:ascii="Univers 55" w:hAnsi="Univers 55"/>
      <w:color w:val="009900"/>
      <w:sz w:val="40"/>
      <w:lang w:val="en-GB" w:eastAsia="en-GB"/>
    </w:rPr>
  </w:style>
  <w:style w:type="paragraph" w:styleId="Titre">
    <w:name w:val="Title"/>
    <w:basedOn w:val="Normal"/>
    <w:link w:val="TitreCar"/>
    <w:autoRedefine/>
    <w:rsid w:val="00470040"/>
    <w:pPr>
      <w:spacing w:before="100" w:beforeAutospacing="1" w:after="100" w:afterAutospacing="1"/>
      <w:jc w:val="center"/>
    </w:pPr>
    <w:rPr>
      <w:rFonts w:cs="Arial"/>
      <w:b/>
      <w:bCs/>
      <w:noProof/>
      <w:kern w:val="28"/>
      <w:lang w:val="en-GB" w:eastAsia="fr-FR"/>
    </w:rPr>
  </w:style>
  <w:style w:type="character" w:customStyle="1" w:styleId="TitreCar">
    <w:name w:val="Titre Car"/>
    <w:basedOn w:val="Policepardfaut"/>
    <w:link w:val="Titre"/>
    <w:rsid w:val="00470040"/>
    <w:rPr>
      <w:rFonts w:cs="Arial"/>
      <w:b/>
      <w:bCs/>
      <w:noProof/>
      <w:kern w:val="28"/>
      <w:lang w:val="en-GB" w:eastAsia="fr-FR"/>
    </w:rPr>
  </w:style>
  <w:style w:type="character" w:customStyle="1" w:styleId="ListBullet1Char">
    <w:name w:val="List Bullet 1 Char"/>
    <w:link w:val="ListBullet1"/>
    <w:rsid w:val="000A7347"/>
    <w:rPr>
      <w:lang w:val="en-GB" w:eastAsia="en-GB"/>
    </w:rPr>
  </w:style>
  <w:style w:type="paragraph" w:styleId="Listepuces2">
    <w:name w:val="List Bullet 2"/>
    <w:basedOn w:val="Normal"/>
    <w:qFormat/>
    <w:rsid w:val="000A7347"/>
    <w:pPr>
      <w:numPr>
        <w:ilvl w:val="1"/>
        <w:numId w:val="4"/>
      </w:numPr>
      <w:spacing w:after="60"/>
    </w:pPr>
    <w:rPr>
      <w:lang w:val="en-GB" w:eastAsia="en-GB"/>
    </w:rPr>
  </w:style>
  <w:style w:type="paragraph" w:styleId="Listepuces3">
    <w:name w:val="List Bullet 3"/>
    <w:basedOn w:val="Normal"/>
    <w:qFormat/>
    <w:rsid w:val="000A7347"/>
    <w:pPr>
      <w:numPr>
        <w:ilvl w:val="2"/>
        <w:numId w:val="4"/>
      </w:numPr>
      <w:spacing w:after="60"/>
      <w:contextualSpacing/>
    </w:pPr>
    <w:rPr>
      <w:lang w:val="en-GB" w:eastAsia="en-GB"/>
    </w:rPr>
  </w:style>
  <w:style w:type="paragraph" w:customStyle="1" w:styleId="GPOCoverPageNormal">
    <w:name w:val="GPO Cover Page Normal"/>
    <w:basedOn w:val="Normal"/>
    <w:semiHidden/>
    <w:rsid w:val="000663B8"/>
    <w:pPr>
      <w:spacing w:after="120"/>
    </w:pPr>
  </w:style>
  <w:style w:type="paragraph" w:styleId="Lgende">
    <w:name w:val="caption"/>
    <w:basedOn w:val="Normal"/>
    <w:next w:val="Normal"/>
    <w:semiHidden/>
    <w:qFormat/>
    <w:rsid w:val="001601E3"/>
    <w:pPr>
      <w:keepNext/>
      <w:keepLines/>
      <w:suppressAutoHyphens/>
      <w:spacing w:before="240" w:after="240" w:line="360" w:lineRule="auto"/>
    </w:pPr>
    <w:rPr>
      <w:rFonts w:ascii="Univers 55" w:hAnsi="Univers 55"/>
      <w:b/>
      <w:bCs/>
      <w:szCs w:val="18"/>
    </w:rPr>
  </w:style>
  <w:style w:type="paragraph" w:customStyle="1" w:styleId="ListBulletTextBody1">
    <w:name w:val="List Bullet Text Body 1"/>
    <w:basedOn w:val="ListBullet1"/>
    <w:qFormat/>
    <w:rsid w:val="00BF6A88"/>
    <w:pPr>
      <w:tabs>
        <w:tab w:val="clear" w:pos="924"/>
        <w:tab w:val="left" w:pos="1491"/>
      </w:tabs>
      <w:ind w:left="1491"/>
    </w:pPr>
  </w:style>
  <w:style w:type="paragraph" w:customStyle="1" w:styleId="ListBulletTextBody2">
    <w:name w:val="List Bullet Text Body 2"/>
    <w:basedOn w:val="Listepuces2"/>
    <w:qFormat/>
    <w:rsid w:val="007B5071"/>
    <w:pPr>
      <w:tabs>
        <w:tab w:val="clear" w:pos="1281"/>
        <w:tab w:val="left" w:pos="1848"/>
      </w:tabs>
      <w:ind w:left="1848"/>
    </w:pPr>
  </w:style>
  <w:style w:type="paragraph" w:customStyle="1" w:styleId="ListBulletTextBody3">
    <w:name w:val="List Bullet Text Body 3"/>
    <w:basedOn w:val="Listepuces3"/>
    <w:qFormat/>
    <w:rsid w:val="00357973"/>
    <w:pPr>
      <w:tabs>
        <w:tab w:val="clear" w:pos="1605"/>
        <w:tab w:val="left" w:pos="2172"/>
      </w:tabs>
      <w:ind w:left="2171" w:hanging="323"/>
    </w:pPr>
  </w:style>
  <w:style w:type="paragraph" w:customStyle="1" w:styleId="ListBulletHead6Indent">
    <w:name w:val="List Bullet Head 6 Indent"/>
    <w:basedOn w:val="Normal"/>
    <w:qFormat/>
    <w:rsid w:val="00C976C6"/>
    <w:pPr>
      <w:numPr>
        <w:numId w:val="5"/>
      </w:numPr>
      <w:tabs>
        <w:tab w:val="left" w:pos="2041"/>
      </w:tabs>
      <w:spacing w:before="120" w:after="120"/>
      <w:ind w:left="2042" w:hanging="454"/>
    </w:pPr>
  </w:style>
  <w:style w:type="paragraph" w:customStyle="1" w:styleId="ListBulletHead7Indent">
    <w:name w:val="List Bullet Head 7 Indent"/>
    <w:basedOn w:val="Normal"/>
    <w:qFormat/>
    <w:rsid w:val="00C976C6"/>
    <w:pPr>
      <w:tabs>
        <w:tab w:val="left" w:pos="2495"/>
      </w:tabs>
      <w:spacing w:before="120" w:after="120"/>
    </w:pPr>
  </w:style>
  <w:style w:type="paragraph" w:customStyle="1" w:styleId="Textcommentbullet2">
    <w:name w:val="Text comment bullet 2"/>
    <w:basedOn w:val="Textcomment"/>
    <w:qFormat/>
    <w:rsid w:val="001461A8"/>
    <w:pPr>
      <w:numPr>
        <w:ilvl w:val="1"/>
        <w:numId w:val="7"/>
      </w:numPr>
      <w:spacing w:before="0" w:after="60"/>
    </w:pPr>
    <w:rPr>
      <w:iCs/>
    </w:rPr>
  </w:style>
  <w:style w:type="paragraph" w:customStyle="1" w:styleId="Textcommentbullet3">
    <w:name w:val="Text comment bullet 3"/>
    <w:basedOn w:val="Textcommentbullet2"/>
    <w:qFormat/>
    <w:rsid w:val="00E57DE4"/>
    <w:pPr>
      <w:numPr>
        <w:ilvl w:val="0"/>
        <w:numId w:val="8"/>
      </w:numPr>
      <w:tabs>
        <w:tab w:val="left" w:pos="2608"/>
      </w:tabs>
      <w:ind w:left="2608" w:hanging="340"/>
    </w:pPr>
  </w:style>
  <w:style w:type="paragraph" w:customStyle="1" w:styleId="Textcomment-SectionText">
    <w:name w:val="Text comment - Section Text"/>
    <w:basedOn w:val="Textcomment"/>
    <w:rsid w:val="00A20BE8"/>
    <w:pPr>
      <w:ind w:left="567"/>
    </w:pPr>
    <w:rPr>
      <w:iCs/>
      <w:szCs w:val="20"/>
    </w:rPr>
  </w:style>
  <w:style w:type="paragraph" w:customStyle="1" w:styleId="Textcomment-BodyText">
    <w:name w:val="Text comment - Body Text"/>
    <w:basedOn w:val="Textcomment"/>
    <w:rsid w:val="00A20BE8"/>
    <w:pPr>
      <w:ind w:left="1134"/>
    </w:pPr>
    <w:rPr>
      <w:iCs/>
      <w:szCs w:val="20"/>
    </w:rPr>
  </w:style>
  <w:style w:type="character" w:customStyle="1" w:styleId="Placeholder">
    <w:name w:val="Placeholder"/>
    <w:uiPriority w:val="1"/>
    <w:qFormat/>
    <w:rsid w:val="00DC2EF6"/>
    <w:rPr>
      <w:rFonts w:ascii="Univers for BP Light" w:hAnsi="Univers for BP Light"/>
      <w:i/>
      <w:color w:val="0000FF"/>
    </w:rPr>
  </w:style>
  <w:style w:type="paragraph" w:customStyle="1" w:styleId="ExampleTextPlacholder">
    <w:name w:val="Example Text Placholder"/>
    <w:basedOn w:val="Normal"/>
    <w:rsid w:val="00472A9E"/>
    <w:pPr>
      <w:spacing w:before="60" w:after="180"/>
      <w:ind w:left="567"/>
    </w:pPr>
    <w:rPr>
      <w:i/>
      <w:iCs/>
      <w:color w:val="0000FF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6739F6"/>
  </w:style>
  <w:style w:type="paragraph" w:customStyle="1" w:styleId="TableTextLeft9pt">
    <w:name w:val="Table Text Left 9 pt"/>
    <w:basedOn w:val="Normal"/>
    <w:qFormat/>
    <w:rsid w:val="0004672A"/>
    <w:pPr>
      <w:spacing w:before="60" w:after="60"/>
    </w:pPr>
    <w:rPr>
      <w:snapToGrid w:val="0"/>
      <w:color w:val="000000"/>
      <w:sz w:val="18"/>
      <w:szCs w:val="18"/>
      <w:lang w:eastAsia="en-GB"/>
    </w:rPr>
  </w:style>
  <w:style w:type="paragraph" w:customStyle="1" w:styleId="SectionSubHeading">
    <w:name w:val="Section Sub Heading"/>
    <w:basedOn w:val="Normal"/>
    <w:next w:val="TextSection"/>
    <w:qFormat/>
    <w:rsid w:val="00857C22"/>
    <w:pPr>
      <w:keepNext/>
      <w:keepLines/>
      <w:suppressAutoHyphens/>
      <w:spacing w:before="240" w:after="120"/>
      <w:ind w:left="567"/>
      <w:outlineLvl w:val="0"/>
    </w:pPr>
    <w:rPr>
      <w:b/>
      <w:bCs/>
      <w:szCs w:val="20"/>
      <w:lang w:val="en-GB"/>
    </w:rPr>
  </w:style>
  <w:style w:type="paragraph" w:customStyle="1" w:styleId="TextSectionBoldBefore12ptAfter6pt">
    <w:name w:val="Text Section + Bold Before:  12 pt After:  6 pt"/>
    <w:basedOn w:val="TextSection"/>
    <w:next w:val="TextSection"/>
    <w:rsid w:val="00A27994"/>
    <w:pPr>
      <w:keepNext/>
      <w:spacing w:before="240" w:after="120"/>
    </w:pPr>
    <w:rPr>
      <w:b/>
      <w:bCs/>
      <w:szCs w:val="20"/>
    </w:rPr>
  </w:style>
  <w:style w:type="paragraph" w:customStyle="1" w:styleId="StyleSectionBefore12ptAfter12pt">
    <w:name w:val="Style Section + Before:  12 pt After:  12 pt"/>
    <w:basedOn w:val="Section"/>
    <w:rsid w:val="00FB378D"/>
    <w:pPr>
      <w:spacing w:before="240" w:after="240"/>
    </w:pPr>
    <w:rPr>
      <w:bCs/>
      <w:szCs w:val="20"/>
    </w:rPr>
  </w:style>
  <w:style w:type="paragraph" w:styleId="Paragraphedeliste">
    <w:name w:val="List Paragraph"/>
    <w:basedOn w:val="Normal"/>
    <w:uiPriority w:val="34"/>
    <w:qFormat/>
    <w:rsid w:val="004A101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46EFD"/>
    <w:rPr>
      <w:color w:val="808080"/>
    </w:rPr>
  </w:style>
  <w:style w:type="paragraph" w:styleId="Tabledesillustrations">
    <w:name w:val="table of figures"/>
    <w:basedOn w:val="Normal"/>
    <w:next w:val="Normal"/>
    <w:uiPriority w:val="99"/>
    <w:unhideWhenUsed/>
    <w:rsid w:val="001566E0"/>
  </w:style>
  <w:style w:type="paragraph" w:styleId="Corpsdetexte">
    <w:name w:val="Body Text"/>
    <w:basedOn w:val="Normal"/>
    <w:link w:val="CorpsdetexteCar"/>
    <w:uiPriority w:val="1"/>
    <w:qFormat/>
    <w:rsid w:val="00C42472"/>
    <w:pPr>
      <w:widowControl w:val="0"/>
      <w:spacing w:before="175"/>
      <w:ind w:left="1160"/>
    </w:pPr>
    <w:rPr>
      <w:rFonts w:ascii="Arial" w:eastAsia="Arial" w:hAnsi="Arial" w:cstheme="minorBidi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C42472"/>
    <w:rPr>
      <w:rFonts w:ascii="Arial" w:eastAsia="Arial" w:hAnsi="Arial" w:cstheme="minorBidi"/>
      <w:sz w:val="20"/>
      <w:szCs w:val="20"/>
    </w:rPr>
  </w:style>
  <w:style w:type="paragraph" w:customStyle="1" w:styleId="Indent1">
    <w:name w:val="Indent1"/>
    <w:basedOn w:val="Normal"/>
    <w:link w:val="Indent1Char"/>
    <w:rsid w:val="0076299A"/>
    <w:pPr>
      <w:spacing w:before="120"/>
      <w:ind w:left="1134" w:right="284"/>
      <w:jc w:val="both"/>
    </w:pPr>
    <w:rPr>
      <w:rFonts w:ascii="Times New Roman" w:hAnsi="Times New Roman"/>
      <w:color w:val="000000"/>
      <w:szCs w:val="20"/>
      <w:lang w:val="en-GB"/>
    </w:rPr>
  </w:style>
  <w:style w:type="character" w:customStyle="1" w:styleId="Indent1Char">
    <w:name w:val="Indent1 Char"/>
    <w:basedOn w:val="Policepardfaut"/>
    <w:link w:val="Indent1"/>
    <w:rsid w:val="0076299A"/>
    <w:rPr>
      <w:rFonts w:ascii="Times New Roman" w:hAnsi="Times New Roman"/>
      <w:color w:val="000000"/>
      <w:szCs w:val="20"/>
      <w:lang w:val="en-GB"/>
    </w:rPr>
  </w:style>
  <w:style w:type="paragraph" w:customStyle="1" w:styleId="Titolo3-">
    <w:name w:val="Titolo 3-"/>
    <w:basedOn w:val="Titre3"/>
    <w:next w:val="Titre4"/>
    <w:rsid w:val="00D1688C"/>
    <w:pPr>
      <w:keepLines w:val="0"/>
      <w:numPr>
        <w:ilvl w:val="0"/>
        <w:numId w:val="0"/>
      </w:numPr>
      <w:tabs>
        <w:tab w:val="num" w:pos="1448"/>
      </w:tabs>
      <w:suppressAutoHyphens w:val="0"/>
      <w:spacing w:before="300" w:after="200"/>
      <w:ind w:left="1448" w:right="170" w:hanging="720"/>
      <w:jc w:val="both"/>
    </w:pPr>
    <w:rPr>
      <w:rFonts w:ascii="Verdana" w:hAnsi="Verdana"/>
      <w:b w:val="0"/>
      <w:sz w:val="20"/>
      <w:u w:val="single"/>
      <w:lang w:val="en-US"/>
    </w:rPr>
  </w:style>
  <w:style w:type="character" w:customStyle="1" w:styleId="Titre2Car">
    <w:name w:val="Titre 2 Car"/>
    <w:aliases w:val="Title 2 Car,Number 2 Car,.1 Car,TITLE 2 Car,Sub-heading Car,Titolo 2 Carattere Carattere Carattere Carattere Car,.1 Carattere Carattere Carattere Carattere Car,§1.1. Car,X.X Car,Heading1 Car,Heading2DBM Car,Heading2DBM1 Car,§1.1 Car,h2 Car"/>
    <w:basedOn w:val="Policepardfaut"/>
    <w:link w:val="Titre2"/>
    <w:rsid w:val="00557717"/>
    <w:rPr>
      <w:rFonts w:ascii="Univers for BP" w:hAnsi="Univers for BP" w:cs="Arial"/>
      <w:b/>
      <w:bCs/>
      <w:iCs/>
      <w:szCs w:val="28"/>
      <w:lang w:val="en-GB"/>
    </w:rPr>
  </w:style>
  <w:style w:type="paragraph" w:customStyle="1" w:styleId="Paragraphedeliste1">
    <w:name w:val="Paragraphe de liste1"/>
    <w:basedOn w:val="Normal"/>
    <w:link w:val="Paragraphedeliste1Car"/>
    <w:qFormat/>
    <w:rsid w:val="00462B7A"/>
    <w:pPr>
      <w:suppressAutoHyphens/>
      <w:spacing w:after="200" w:line="360" w:lineRule="auto"/>
      <w:ind w:firstLine="357"/>
      <w:jc w:val="both"/>
    </w:pPr>
    <w:rPr>
      <w:rFonts w:ascii="Calibri" w:hAnsi="Calibri"/>
      <w:sz w:val="24"/>
      <w:szCs w:val="24"/>
    </w:rPr>
  </w:style>
  <w:style w:type="paragraph" w:customStyle="1" w:styleId="Style2">
    <w:name w:val="Style2"/>
    <w:basedOn w:val="Titre"/>
    <w:qFormat/>
    <w:rsid w:val="00462B7A"/>
    <w:pPr>
      <w:spacing w:before="240" w:beforeAutospacing="0" w:after="60" w:afterAutospacing="0" w:line="360" w:lineRule="auto"/>
      <w:ind w:left="709"/>
      <w:outlineLvl w:val="0"/>
    </w:pPr>
    <w:rPr>
      <w:rFonts w:ascii="Calibri" w:hAnsi="Calibri" w:cs="Times New Roman"/>
      <w:noProof w:val="0"/>
      <w:color w:val="2E74B5"/>
      <w:kern w:val="0"/>
      <w:sz w:val="44"/>
      <w:szCs w:val="44"/>
      <w:lang w:val="fr-FR" w:eastAsia="en-US"/>
    </w:rPr>
  </w:style>
  <w:style w:type="character" w:customStyle="1" w:styleId="Paragraphedeliste1Car">
    <w:name w:val="Paragraphe de liste1 Car"/>
    <w:link w:val="Paragraphedeliste1"/>
    <w:rsid w:val="00462B7A"/>
    <w:rPr>
      <w:rFonts w:ascii="Calibri" w:hAnsi="Calibri"/>
      <w:sz w:val="24"/>
      <w:szCs w:val="24"/>
      <w:lang w:val="fr-FR"/>
    </w:rPr>
  </w:style>
  <w:style w:type="character" w:customStyle="1" w:styleId="grkhzd">
    <w:name w:val="grkhzd"/>
    <w:basedOn w:val="Policepardfaut"/>
    <w:rsid w:val="00E126C0"/>
  </w:style>
  <w:style w:type="character" w:customStyle="1" w:styleId="lrzxr">
    <w:name w:val="lrzxr"/>
    <w:basedOn w:val="Policepardfaut"/>
    <w:rsid w:val="00E126C0"/>
  </w:style>
  <w:style w:type="character" w:customStyle="1" w:styleId="hpaddresssubtitlejs-hpaddresssubtitlejqtooltip">
    <w:name w:val="hp_address_subtitle&#10;js-hp_address_subtitle&#10;jq_tooltip"/>
    <w:basedOn w:val="Policepardfaut"/>
    <w:rsid w:val="00886ED6"/>
  </w:style>
  <w:style w:type="paragraph" w:customStyle="1" w:styleId="1-2-3">
    <w:name w:val="§1-2-3"/>
    <w:basedOn w:val="Normal"/>
    <w:rsid w:val="00DD5D59"/>
    <w:pPr>
      <w:numPr>
        <w:numId w:val="12"/>
      </w:numPr>
      <w:spacing w:before="60"/>
      <w:ind w:left="1702" w:right="284" w:hanging="284"/>
      <w:jc w:val="both"/>
    </w:pPr>
    <w:rPr>
      <w:rFonts w:ascii="Times New Roman" w:hAnsi="Times New Roman"/>
      <w:color w:val="000000"/>
      <w:szCs w:val="20"/>
      <w:lang w:val="en-GB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325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32523"/>
    <w:rPr>
      <w:rFonts w:ascii="Courier New" w:hAnsi="Courier New" w:cs="Courier New"/>
      <w:sz w:val="20"/>
      <w:szCs w:val="20"/>
      <w:lang w:val="fr-FR" w:eastAsia="fr-FR"/>
    </w:rPr>
  </w:style>
  <w:style w:type="character" w:customStyle="1" w:styleId="y2iqfc">
    <w:name w:val="y2iqfc"/>
    <w:basedOn w:val="Policepardfaut"/>
    <w:rsid w:val="00932523"/>
  </w:style>
  <w:style w:type="paragraph" w:styleId="NormalWeb">
    <w:name w:val="Normal (Web)"/>
    <w:basedOn w:val="Normal"/>
    <w:uiPriority w:val="99"/>
    <w:unhideWhenUsed/>
    <w:rsid w:val="003A4B71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A4B71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C33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768">
      <w:bodyDiv w:val="1"/>
      <w:marLeft w:val="92"/>
      <w:marRight w:val="92"/>
      <w:marTop w:val="13"/>
      <w:marBottom w:val="1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485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88881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file:///\\Houserver03\wwwroot\EPDCT\brand\BP-BP-DCT-Letter-Templates-UK-US\images\helios.jpg" TargetMode="External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A83A6-D29A-4E00-83AB-FBBAACE8D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1367</Words>
  <Characters>7523</Characters>
  <Application>Microsoft Office Word</Application>
  <DocSecurity>0</DocSecurity>
  <Lines>62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8873</CharactersWithSpaces>
  <SharedDoc>false</SharedDoc>
  <HLinks>
    <vt:vector size="288" baseType="variant">
      <vt:variant>
        <vt:i4>786448</vt:i4>
      </vt:variant>
      <vt:variant>
        <vt:i4>342</vt:i4>
      </vt:variant>
      <vt:variant>
        <vt:i4>0</vt:i4>
      </vt:variant>
      <vt:variant>
        <vt:i4>5</vt:i4>
      </vt:variant>
      <vt:variant>
        <vt:lpwstr>http://etplib.bpweb.bp.com/login/IntegratedLogin.jsp?docNumber=GN%2000-991&amp;docType=gn</vt:lpwstr>
      </vt:variant>
      <vt:variant>
        <vt:lpwstr/>
      </vt:variant>
      <vt:variant>
        <vt:i4>1900602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_Toc298849428</vt:lpwstr>
      </vt:variant>
      <vt:variant>
        <vt:i4>1900602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_Toc298849427</vt:lpwstr>
      </vt:variant>
      <vt:variant>
        <vt:i4>1900602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_Toc298849426</vt:lpwstr>
      </vt:variant>
      <vt:variant>
        <vt:i4>1900602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_Toc298849425</vt:lpwstr>
      </vt:variant>
      <vt:variant>
        <vt:i4>1900602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_Toc298849424</vt:lpwstr>
      </vt:variant>
      <vt:variant>
        <vt:i4>1900602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_Toc298849423</vt:lpwstr>
      </vt:variant>
      <vt:variant>
        <vt:i4>1900602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_Toc298849422</vt:lpwstr>
      </vt:variant>
      <vt:variant>
        <vt:i4>1900602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_Toc298849421</vt:lpwstr>
      </vt:variant>
      <vt:variant>
        <vt:i4>1900602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_Toc298849420</vt:lpwstr>
      </vt:variant>
      <vt:variant>
        <vt:i4>1966138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_Toc298849419</vt:lpwstr>
      </vt:variant>
      <vt:variant>
        <vt:i4>1966138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_Toc298849418</vt:lpwstr>
      </vt:variant>
      <vt:variant>
        <vt:i4>1966138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_Toc298849417</vt:lpwstr>
      </vt:variant>
      <vt:variant>
        <vt:i4>1966138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_Toc298849416</vt:lpwstr>
      </vt:variant>
      <vt:variant>
        <vt:i4>1966138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_Toc298849415</vt:lpwstr>
      </vt:variant>
      <vt:variant>
        <vt:i4>1966138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_Toc298849414</vt:lpwstr>
      </vt:variant>
      <vt:variant>
        <vt:i4>1966138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_Toc298849413</vt:lpwstr>
      </vt:variant>
      <vt:variant>
        <vt:i4>1966138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_Toc298849412</vt:lpwstr>
      </vt:variant>
      <vt:variant>
        <vt:i4>1966138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_Toc298849411</vt:lpwstr>
      </vt:variant>
      <vt:variant>
        <vt:i4>1966138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_Toc298849410</vt:lpwstr>
      </vt:variant>
      <vt:variant>
        <vt:i4>2031674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_Toc298849409</vt:lpwstr>
      </vt:variant>
      <vt:variant>
        <vt:i4>2031674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_Toc298849408</vt:lpwstr>
      </vt:variant>
      <vt:variant>
        <vt:i4>2031674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_Toc298849407</vt:lpwstr>
      </vt:variant>
      <vt:variant>
        <vt:i4>2031674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_Toc298849406</vt:lpwstr>
      </vt:variant>
      <vt:variant>
        <vt:i4>2031674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_Toc298849405</vt:lpwstr>
      </vt:variant>
      <vt:variant>
        <vt:i4>2031674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_Toc298849404</vt:lpwstr>
      </vt:variant>
      <vt:variant>
        <vt:i4>2031674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_Toc298849403</vt:lpwstr>
      </vt:variant>
      <vt:variant>
        <vt:i4>2031674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_Toc298849402</vt:lpwstr>
      </vt:variant>
      <vt:variant>
        <vt:i4>2031674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_Toc298849401</vt:lpwstr>
      </vt:variant>
      <vt:variant>
        <vt:i4>2031674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_Toc298849400</vt:lpwstr>
      </vt:variant>
      <vt:variant>
        <vt:i4>1441853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_Toc298849399</vt:lpwstr>
      </vt:variant>
      <vt:variant>
        <vt:i4>1441853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_Toc298849398</vt:lpwstr>
      </vt:variant>
      <vt:variant>
        <vt:i4>1441853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_Toc298849397</vt:lpwstr>
      </vt:variant>
      <vt:variant>
        <vt:i4>1441853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_Toc298849396</vt:lpwstr>
      </vt:variant>
      <vt:variant>
        <vt:i4>1441853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_Toc298849395</vt:lpwstr>
      </vt:variant>
      <vt:variant>
        <vt:i4>1441853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_Toc298849394</vt:lpwstr>
      </vt:variant>
      <vt:variant>
        <vt:i4>1441853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_Toc298849393</vt:lpwstr>
      </vt:variant>
      <vt:variant>
        <vt:i4>1441853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_Toc298849392</vt:lpwstr>
      </vt:variant>
      <vt:variant>
        <vt:i4>1441853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_Toc298849391</vt:lpwstr>
      </vt:variant>
      <vt:variant>
        <vt:i4>1441853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_Toc298849390</vt:lpwstr>
      </vt:variant>
      <vt:variant>
        <vt:i4>1507389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_Toc298849389</vt:lpwstr>
      </vt:variant>
      <vt:variant>
        <vt:i4>1507389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_Toc298849388</vt:lpwstr>
      </vt:variant>
      <vt:variant>
        <vt:i4>1507389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_Toc298849387</vt:lpwstr>
      </vt:variant>
      <vt:variant>
        <vt:i4>1507389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_Toc298849386</vt:lpwstr>
      </vt:variant>
      <vt:variant>
        <vt:i4>1507389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_Toc298849385</vt:lpwstr>
      </vt:variant>
      <vt:variant>
        <vt:i4>1507389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_Toc298849384</vt:lpwstr>
      </vt:variant>
      <vt:variant>
        <vt:i4>1507389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_Toc298849383</vt:lpwstr>
      </vt:variant>
      <vt:variant>
        <vt:i4>1507389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_Toc298849382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Lionel Bonder-External</dc:creator>
  <cp:lastModifiedBy>Fabien DROUILLARD</cp:lastModifiedBy>
  <cp:revision>9</cp:revision>
  <cp:lastPrinted>2021-07-09T07:40:00Z</cp:lastPrinted>
  <dcterms:created xsi:type="dcterms:W3CDTF">2026-02-12T08:51:00Z</dcterms:created>
  <dcterms:modified xsi:type="dcterms:W3CDTF">2026-02-13T16:50:00Z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48b937-0ae3-46f5-b32e-f3232b5be847_Enabled">
    <vt:lpwstr>True</vt:lpwstr>
  </property>
  <property fmtid="{D5CDD505-2E9C-101B-9397-08002B2CF9AE}" pid="3" name="MSIP_Label_3b48b937-0ae3-46f5-b32e-f3232b5be847_SiteId">
    <vt:lpwstr>9179d01a-e94c-4488-b5f0-4554bc474f8c</vt:lpwstr>
  </property>
  <property fmtid="{D5CDD505-2E9C-101B-9397-08002B2CF9AE}" pid="4" name="MSIP_Label_3b48b937-0ae3-46f5-b32e-f3232b5be847_Owner">
    <vt:lpwstr>sreymond@technip.com</vt:lpwstr>
  </property>
  <property fmtid="{D5CDD505-2E9C-101B-9397-08002B2CF9AE}" pid="5" name="MSIP_Label_3b48b937-0ae3-46f5-b32e-f3232b5be847_SetDate">
    <vt:lpwstr>2019-03-22T10:35:00.3383439Z</vt:lpwstr>
  </property>
  <property fmtid="{D5CDD505-2E9C-101B-9397-08002B2CF9AE}" pid="6" name="MSIP_Label_3b48b937-0ae3-46f5-b32e-f3232b5be847_Name">
    <vt:lpwstr>General</vt:lpwstr>
  </property>
  <property fmtid="{D5CDD505-2E9C-101B-9397-08002B2CF9AE}" pid="7" name="MSIP_Label_3b48b937-0ae3-46f5-b32e-f3232b5be847_Application">
    <vt:lpwstr>Microsoft Azure Information Protection</vt:lpwstr>
  </property>
  <property fmtid="{D5CDD505-2E9C-101B-9397-08002B2CF9AE}" pid="8" name="MSIP_Label_3b48b937-0ae3-46f5-b32e-f3232b5be847_Extended_MSFT_Method">
    <vt:lpwstr>Automatic</vt:lpwstr>
  </property>
  <property fmtid="{D5CDD505-2E9C-101B-9397-08002B2CF9AE}" pid="9" name="MSIP_Label_bb301fcd-8e7f-43d1-9257-f604b374827a_Enabled">
    <vt:lpwstr>True</vt:lpwstr>
  </property>
  <property fmtid="{D5CDD505-2E9C-101B-9397-08002B2CF9AE}" pid="10" name="MSIP_Label_bb301fcd-8e7f-43d1-9257-f604b374827a_SiteId">
    <vt:lpwstr>9179d01a-e94c-4488-b5f0-4554bc474f8c</vt:lpwstr>
  </property>
  <property fmtid="{D5CDD505-2E9C-101B-9397-08002B2CF9AE}" pid="11" name="MSIP_Label_bb301fcd-8e7f-43d1-9257-f604b374827a_Owner">
    <vt:lpwstr>sreymond@technip.com</vt:lpwstr>
  </property>
  <property fmtid="{D5CDD505-2E9C-101B-9397-08002B2CF9AE}" pid="12" name="MSIP_Label_bb301fcd-8e7f-43d1-9257-f604b374827a_SetDate">
    <vt:lpwstr>2019-03-22T10:35:00.3383439Z</vt:lpwstr>
  </property>
  <property fmtid="{D5CDD505-2E9C-101B-9397-08002B2CF9AE}" pid="13" name="MSIP_Label_bb301fcd-8e7f-43d1-9257-f604b374827a_Name">
    <vt:lpwstr>Anyone (no protection)</vt:lpwstr>
  </property>
  <property fmtid="{D5CDD505-2E9C-101B-9397-08002B2CF9AE}" pid="14" name="MSIP_Label_bb301fcd-8e7f-43d1-9257-f604b374827a_Application">
    <vt:lpwstr>Microsoft Azure Information Protection</vt:lpwstr>
  </property>
  <property fmtid="{D5CDD505-2E9C-101B-9397-08002B2CF9AE}" pid="15" name="MSIP_Label_bb301fcd-8e7f-43d1-9257-f604b374827a_Parent">
    <vt:lpwstr>3b48b937-0ae3-46f5-b32e-f3232b5be847</vt:lpwstr>
  </property>
  <property fmtid="{D5CDD505-2E9C-101B-9397-08002B2CF9AE}" pid="16" name="MSIP_Label_bb301fcd-8e7f-43d1-9257-f604b374827a_Extended_MSFT_Method">
    <vt:lpwstr>Automatic</vt:lpwstr>
  </property>
  <property fmtid="{D5CDD505-2E9C-101B-9397-08002B2CF9AE}" pid="17" name="MSIP_Label_569bf4a9-87bd-4dbf-a36c-1db5158e5def_Enabled">
    <vt:lpwstr>True</vt:lpwstr>
  </property>
  <property fmtid="{D5CDD505-2E9C-101B-9397-08002B2CF9AE}" pid="18" name="MSIP_Label_569bf4a9-87bd-4dbf-a36c-1db5158e5def_SiteId">
    <vt:lpwstr>ea80952e-a476-42d4-aaf4-5457852b0f7e</vt:lpwstr>
  </property>
  <property fmtid="{D5CDD505-2E9C-101B-9397-08002B2CF9AE}" pid="19" name="MSIP_Label_569bf4a9-87bd-4dbf-a36c-1db5158e5def_Owner">
    <vt:lpwstr>Farah.Mirzajanova@bp.com</vt:lpwstr>
  </property>
  <property fmtid="{D5CDD505-2E9C-101B-9397-08002B2CF9AE}" pid="20" name="MSIP_Label_569bf4a9-87bd-4dbf-a36c-1db5158e5def_SetDate">
    <vt:lpwstr>2018-03-27T14:00:56.6900444+01:00</vt:lpwstr>
  </property>
  <property fmtid="{D5CDD505-2E9C-101B-9397-08002B2CF9AE}" pid="21" name="MSIP_Label_569bf4a9-87bd-4dbf-a36c-1db5158e5def_Name">
    <vt:lpwstr>General</vt:lpwstr>
  </property>
  <property fmtid="{D5CDD505-2E9C-101B-9397-08002B2CF9AE}" pid="22" name="MSIP_Label_569bf4a9-87bd-4dbf-a36c-1db5158e5def_Application">
    <vt:lpwstr>Microsoft Azure Information Protection</vt:lpwstr>
  </property>
  <property fmtid="{D5CDD505-2E9C-101B-9397-08002B2CF9AE}" pid="23" name="MSIP_Label_569bf4a9-87bd-4dbf-a36c-1db5158e5def_Extended_MSFT_Method">
    <vt:lpwstr>Manual</vt:lpwstr>
  </property>
  <property fmtid="{D5CDD505-2E9C-101B-9397-08002B2CF9AE}" pid="24" name="Sensitivity">
    <vt:lpwstr>General Anyone (no protection) General</vt:lpwstr>
  </property>
</Properties>
</file>