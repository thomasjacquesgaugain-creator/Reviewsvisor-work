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5ACB" w14:textId="77777777" w:rsidR="006A279B" w:rsidRPr="0081145D" w:rsidRDefault="006A279B" w:rsidP="001F5E02">
      <w:pPr>
        <w:pStyle w:val="GPOCoverPageNormal"/>
        <w:jc w:val="both"/>
        <w:rPr>
          <w:lang w:val="en-GB" w:eastAsia="en-GB"/>
        </w:rPr>
      </w:pPr>
    </w:p>
    <w:p w14:paraId="42D6D5DE" w14:textId="77777777" w:rsidR="006A279B" w:rsidRPr="0081145D" w:rsidRDefault="006A279B" w:rsidP="000663B8">
      <w:pPr>
        <w:pStyle w:val="GPOCoverPageNormal"/>
        <w:rPr>
          <w:lang w:val="en-GB" w:eastAsia="en-GB"/>
        </w:rPr>
      </w:pPr>
    </w:p>
    <w:p w14:paraId="46D7815C" w14:textId="77777777" w:rsidR="006A279B" w:rsidRPr="0081145D" w:rsidRDefault="006A279B" w:rsidP="000663B8">
      <w:pPr>
        <w:pStyle w:val="GPOCoverPageNormal"/>
        <w:rPr>
          <w:lang w:val="en-GB" w:eastAsia="en-GB"/>
        </w:rPr>
      </w:pPr>
    </w:p>
    <w:p w14:paraId="548A8CD9" w14:textId="77777777" w:rsidR="006A279B" w:rsidRPr="0081145D" w:rsidRDefault="006A279B" w:rsidP="000663B8">
      <w:pPr>
        <w:pStyle w:val="GPOCoverPageNormal"/>
        <w:rPr>
          <w:lang w:val="en-GB" w:eastAsia="en-GB"/>
        </w:rPr>
      </w:pPr>
    </w:p>
    <w:p w14:paraId="624A4648" w14:textId="77777777" w:rsidR="006A279B" w:rsidRPr="0081145D" w:rsidRDefault="006A279B" w:rsidP="000663B8">
      <w:pPr>
        <w:pStyle w:val="GPOCoverPageNormal"/>
        <w:rPr>
          <w:lang w:val="en-GB" w:eastAsia="en-GB"/>
        </w:rPr>
      </w:pPr>
    </w:p>
    <w:p w14:paraId="5677361C" w14:textId="77777777" w:rsidR="006A279B" w:rsidRPr="0081145D" w:rsidRDefault="006A279B" w:rsidP="000663B8">
      <w:pPr>
        <w:pStyle w:val="GPOCoverPageNormal"/>
        <w:rPr>
          <w:lang w:val="en-GB" w:eastAsia="en-GB"/>
        </w:rPr>
      </w:pPr>
    </w:p>
    <w:p w14:paraId="3663B6F9" w14:textId="77777777" w:rsidR="006A279B" w:rsidRPr="0081145D" w:rsidRDefault="006A279B" w:rsidP="000663B8">
      <w:pPr>
        <w:pStyle w:val="GPOCoverPageNormal"/>
        <w:rPr>
          <w:lang w:val="en-GB" w:eastAsia="en-GB"/>
        </w:rPr>
      </w:pPr>
    </w:p>
    <w:p w14:paraId="2A6F5064" w14:textId="77777777" w:rsidR="00470040" w:rsidRPr="003A4B71" w:rsidRDefault="00F95BF7" w:rsidP="00470040">
      <w:pPr>
        <w:pStyle w:val="Titre"/>
        <w:rPr>
          <w:sz w:val="28"/>
          <w:szCs w:val="28"/>
          <w:lang w:val="fr-FR"/>
        </w:rPr>
      </w:pPr>
      <w:r w:rsidRPr="003A4B71">
        <w:rPr>
          <w:sz w:val="28"/>
          <w:szCs w:val="28"/>
          <w:lang w:val="fr-FR"/>
        </w:rPr>
        <w:t>Revie</w:t>
      </w:r>
      <w:r w:rsidR="003A4B71" w:rsidRPr="003A4B71">
        <w:rPr>
          <w:sz w:val="28"/>
          <w:szCs w:val="28"/>
          <w:lang w:val="fr-FR"/>
        </w:rPr>
        <w:t>wsvisor</w:t>
      </w:r>
    </w:p>
    <w:p w14:paraId="0B6BCF51" w14:textId="77777777" w:rsidR="00703B3A" w:rsidRPr="003A4B71" w:rsidRDefault="006D261B" w:rsidP="00470040">
      <w:pPr>
        <w:pStyle w:val="Titre"/>
        <w:rPr>
          <w:sz w:val="28"/>
          <w:szCs w:val="28"/>
          <w:lang w:val="fr-FR"/>
        </w:rPr>
      </w:pPr>
      <w:r>
        <w:rPr>
          <w:sz w:val="28"/>
          <w:szCs w:val="28"/>
          <w:lang w:val="fr-FR"/>
        </w:rPr>
        <w:t xml:space="preserve">Mentions Légales </w:t>
      </w:r>
    </w:p>
    <w:p w14:paraId="41FD18BD" w14:textId="77777777" w:rsidR="00F3732F" w:rsidRPr="003A4B71" w:rsidRDefault="00F3732F" w:rsidP="000663B8">
      <w:pPr>
        <w:pStyle w:val="GPOCoverPageNormal"/>
        <w:rPr>
          <w:lang w:eastAsia="en-GB"/>
        </w:rPr>
      </w:pPr>
    </w:p>
    <w:p w14:paraId="25AADAFC" w14:textId="77777777" w:rsidR="00F3732F" w:rsidRPr="003A4B71" w:rsidRDefault="00F3732F" w:rsidP="000663B8">
      <w:pPr>
        <w:pStyle w:val="GPOCoverPageNormal"/>
        <w:rPr>
          <w:lang w:eastAsia="en-GB"/>
        </w:rPr>
      </w:pPr>
    </w:p>
    <w:p w14:paraId="269FC499" w14:textId="77777777" w:rsidR="00F3732F" w:rsidRPr="003A4B71" w:rsidRDefault="00C26B95" w:rsidP="00C26B95">
      <w:pPr>
        <w:pStyle w:val="GPOCoverPageNormal"/>
        <w:tabs>
          <w:tab w:val="left" w:pos="6270"/>
        </w:tabs>
        <w:rPr>
          <w:lang w:eastAsia="en-GB"/>
        </w:rPr>
      </w:pPr>
      <w:r w:rsidRPr="003A4B71">
        <w:rPr>
          <w:lang w:eastAsia="en-GB"/>
        </w:rPr>
        <w:tab/>
      </w:r>
    </w:p>
    <w:p w14:paraId="5A45ED42" w14:textId="77777777" w:rsidR="00F3732F" w:rsidRPr="003A4B71" w:rsidRDefault="00F3732F" w:rsidP="000663B8">
      <w:pPr>
        <w:pStyle w:val="GPOCoverPageNormal"/>
        <w:rPr>
          <w:lang w:eastAsia="en-GB"/>
        </w:rPr>
      </w:pPr>
    </w:p>
    <w:p w14:paraId="47ABE859" w14:textId="77777777" w:rsidR="00F3732F" w:rsidRPr="003A4B71" w:rsidRDefault="005A0749" w:rsidP="005A0749">
      <w:pPr>
        <w:pStyle w:val="GPOCoverPageNormal"/>
        <w:tabs>
          <w:tab w:val="left" w:pos="4125"/>
        </w:tabs>
        <w:rPr>
          <w:lang w:eastAsia="en-GB"/>
        </w:rPr>
      </w:pPr>
      <w:r w:rsidRPr="003A4B71">
        <w:rPr>
          <w:lang w:eastAsia="en-GB"/>
        </w:rPr>
        <w:tab/>
      </w:r>
    </w:p>
    <w:p w14:paraId="28FD8356" w14:textId="77777777" w:rsidR="00F3732F" w:rsidRPr="003A4B71" w:rsidRDefault="00F3732F" w:rsidP="000663B8">
      <w:pPr>
        <w:pStyle w:val="GPOCoverPageNormal"/>
        <w:rPr>
          <w:lang w:eastAsia="en-GB"/>
        </w:rPr>
      </w:pPr>
    </w:p>
    <w:p w14:paraId="20A44E64" w14:textId="77777777" w:rsidR="00F3732F" w:rsidRPr="003A4B71" w:rsidRDefault="00F3732F" w:rsidP="000663B8">
      <w:pPr>
        <w:pStyle w:val="GPOCoverPageNormal"/>
        <w:rPr>
          <w:lang w:eastAsia="en-GB"/>
        </w:rPr>
      </w:pPr>
    </w:p>
    <w:p w14:paraId="5A600521" w14:textId="77777777" w:rsidR="00F3732F" w:rsidRPr="003A4B71" w:rsidRDefault="00F3732F" w:rsidP="00C26B95">
      <w:pPr>
        <w:pStyle w:val="GPOCoverPageNormal"/>
        <w:tabs>
          <w:tab w:val="left" w:pos="8895"/>
        </w:tabs>
        <w:rPr>
          <w:lang w:eastAsia="en-GB"/>
        </w:rPr>
        <w:sectPr w:rsidR="00F3732F" w:rsidRPr="003A4B71" w:rsidSect="00FA3A70">
          <w:headerReference w:type="first" r:id="rId8"/>
          <w:footerReference w:type="first" r:id="rId9"/>
          <w:pgSz w:w="11907" w:h="16840" w:code="9"/>
          <w:pgMar w:top="2268" w:right="567" w:bottom="3402" w:left="567" w:header="476" w:footer="454" w:gutter="0"/>
          <w:pgBorders w:display="firstPage" w:offsetFrom="page">
            <w:top w:val="single" w:sz="4" w:space="24" w:color="auto"/>
            <w:left w:val="single" w:sz="4" w:space="24" w:color="auto"/>
            <w:bottom w:val="single" w:sz="4" w:space="24" w:color="auto"/>
            <w:right w:val="single" w:sz="4" w:space="26" w:color="auto"/>
          </w:pgBorders>
          <w:cols w:space="720"/>
          <w:titlePg/>
          <w:docGrid w:linePitch="360"/>
        </w:sectPr>
      </w:pPr>
    </w:p>
    <w:p w14:paraId="30B1A2AC" w14:textId="77777777" w:rsidR="000E7BB5" w:rsidRPr="003A4B71" w:rsidRDefault="000E7BB5" w:rsidP="000E7BB5">
      <w:pPr>
        <w:pStyle w:val="DocumentReferences"/>
        <w:rPr>
          <w:rFonts w:ascii="Univers for BP Light" w:hAnsi="Univers for BP Light"/>
          <w:lang w:val="fr-FR"/>
        </w:rPr>
      </w:pPr>
    </w:p>
    <w:p w14:paraId="29BA789A" w14:textId="77777777" w:rsidR="00E44A52" w:rsidRPr="003A4B71" w:rsidRDefault="005163EF" w:rsidP="001E269F">
      <w:pPr>
        <w:pStyle w:val="DocumentReferences"/>
        <w:jc w:val="both"/>
        <w:rPr>
          <w:rFonts w:ascii="Univers for BP Light" w:hAnsi="Univers for BP Light"/>
          <w:lang w:val="fr-FR"/>
        </w:rPr>
      </w:pPr>
      <w:r w:rsidRPr="003A4B71">
        <w:rPr>
          <w:rFonts w:ascii="Univers for BP Light" w:hAnsi="Univers for BP Light"/>
          <w:lang w:val="fr-FR"/>
        </w:rPr>
        <w:t>Contents</w:t>
      </w:r>
    </w:p>
    <w:p w14:paraId="71B176CC" w14:textId="77777777" w:rsidR="00E44A52" w:rsidRPr="003A4B71" w:rsidRDefault="00E44A52" w:rsidP="002C0FC3">
      <w:pPr>
        <w:pStyle w:val="TOCPage"/>
        <w:rPr>
          <w:lang w:val="fr-FR"/>
        </w:rPr>
      </w:pPr>
      <w:r w:rsidRPr="003A4B71">
        <w:rPr>
          <w:lang w:val="fr-FR"/>
        </w:rPr>
        <w:tab/>
        <w:t>Page</w:t>
      </w:r>
    </w:p>
    <w:p w14:paraId="40275B8F" w14:textId="77777777" w:rsidR="00945B34" w:rsidRDefault="00B671AF">
      <w:pPr>
        <w:pStyle w:val="TM1"/>
        <w:rPr>
          <w:rFonts w:asciiTheme="minorHAnsi" w:eastAsiaTheme="minorEastAsia" w:hAnsiTheme="minorHAnsi" w:cstheme="minorBidi"/>
          <w:szCs w:val="22"/>
          <w:lang w:val="fr-FR" w:eastAsia="fr-FR"/>
        </w:rPr>
      </w:pPr>
      <w:r w:rsidRPr="0081145D">
        <w:fldChar w:fldCharType="begin"/>
      </w:r>
      <w:r w:rsidR="001566E0" w:rsidRPr="0081145D">
        <w:instrText xml:space="preserve"> TOC \o "1-3" \h \z \u </w:instrText>
      </w:r>
      <w:r w:rsidRPr="0081145D">
        <w:fldChar w:fldCharType="separate"/>
      </w:r>
      <w:hyperlink w:anchor="_Toc220579848" w:history="1">
        <w:r w:rsidR="00945B34" w:rsidRPr="00BE7279">
          <w:rPr>
            <w:rStyle w:val="Lienhypertexte"/>
          </w:rPr>
          <w:t>1</w:t>
        </w:r>
        <w:r w:rsidR="00945B34">
          <w:rPr>
            <w:rFonts w:asciiTheme="minorHAnsi" w:eastAsiaTheme="minorEastAsia" w:hAnsiTheme="minorHAnsi" w:cstheme="minorBidi"/>
            <w:szCs w:val="22"/>
            <w:lang w:val="fr-FR" w:eastAsia="fr-FR"/>
          </w:rPr>
          <w:tab/>
        </w:r>
        <w:r w:rsidR="00945B34" w:rsidRPr="00BE7279">
          <w:rPr>
            <w:rStyle w:val="Lienhypertexte"/>
          </w:rPr>
          <w:t>Éditeur du site</w:t>
        </w:r>
        <w:r w:rsidR="00945B34">
          <w:rPr>
            <w:webHidden/>
          </w:rPr>
          <w:tab/>
        </w:r>
        <w:r w:rsidR="00945B34">
          <w:rPr>
            <w:webHidden/>
          </w:rPr>
          <w:fldChar w:fldCharType="begin"/>
        </w:r>
        <w:r w:rsidR="00945B34">
          <w:rPr>
            <w:webHidden/>
          </w:rPr>
          <w:instrText xml:space="preserve"> PAGEREF _Toc220579848 \h </w:instrText>
        </w:r>
        <w:r w:rsidR="00945B34">
          <w:rPr>
            <w:webHidden/>
          </w:rPr>
        </w:r>
        <w:r w:rsidR="00945B34">
          <w:rPr>
            <w:webHidden/>
          </w:rPr>
          <w:fldChar w:fldCharType="separate"/>
        </w:r>
        <w:r w:rsidR="00945B34">
          <w:rPr>
            <w:webHidden/>
          </w:rPr>
          <w:t>3</w:t>
        </w:r>
        <w:r w:rsidR="00945B34">
          <w:rPr>
            <w:webHidden/>
          </w:rPr>
          <w:fldChar w:fldCharType="end"/>
        </w:r>
      </w:hyperlink>
    </w:p>
    <w:p w14:paraId="40F042B5" w14:textId="77777777" w:rsidR="00945B34" w:rsidRDefault="00945B34">
      <w:pPr>
        <w:pStyle w:val="TM1"/>
        <w:rPr>
          <w:rFonts w:asciiTheme="minorHAnsi" w:eastAsiaTheme="minorEastAsia" w:hAnsiTheme="minorHAnsi" w:cstheme="minorBidi"/>
          <w:szCs w:val="22"/>
          <w:lang w:val="fr-FR" w:eastAsia="fr-FR"/>
        </w:rPr>
      </w:pPr>
      <w:hyperlink w:anchor="_Toc220579849" w:history="1">
        <w:r w:rsidRPr="00BE7279">
          <w:rPr>
            <w:rStyle w:val="Lienhypertexte"/>
          </w:rPr>
          <w:t>2</w:t>
        </w:r>
        <w:r>
          <w:rPr>
            <w:rFonts w:asciiTheme="minorHAnsi" w:eastAsiaTheme="minorEastAsia" w:hAnsiTheme="minorHAnsi" w:cstheme="minorBidi"/>
            <w:szCs w:val="22"/>
            <w:lang w:val="fr-FR" w:eastAsia="fr-FR"/>
          </w:rPr>
          <w:tab/>
        </w:r>
        <w:r w:rsidRPr="00BE7279">
          <w:rPr>
            <w:rStyle w:val="Lienhypertexte"/>
          </w:rPr>
          <w:t>Hébergeur du site</w:t>
        </w:r>
        <w:r>
          <w:rPr>
            <w:webHidden/>
          </w:rPr>
          <w:tab/>
        </w:r>
        <w:r>
          <w:rPr>
            <w:webHidden/>
          </w:rPr>
          <w:fldChar w:fldCharType="begin"/>
        </w:r>
        <w:r>
          <w:rPr>
            <w:webHidden/>
          </w:rPr>
          <w:instrText xml:space="preserve"> PAGEREF _Toc220579849 \h </w:instrText>
        </w:r>
        <w:r>
          <w:rPr>
            <w:webHidden/>
          </w:rPr>
        </w:r>
        <w:r>
          <w:rPr>
            <w:webHidden/>
          </w:rPr>
          <w:fldChar w:fldCharType="separate"/>
        </w:r>
        <w:r>
          <w:rPr>
            <w:webHidden/>
          </w:rPr>
          <w:t>3</w:t>
        </w:r>
        <w:r>
          <w:rPr>
            <w:webHidden/>
          </w:rPr>
          <w:fldChar w:fldCharType="end"/>
        </w:r>
      </w:hyperlink>
    </w:p>
    <w:p w14:paraId="5C3BF7B6" w14:textId="77777777" w:rsidR="00945B34" w:rsidRDefault="00945B34">
      <w:pPr>
        <w:pStyle w:val="TM1"/>
        <w:rPr>
          <w:rFonts w:asciiTheme="minorHAnsi" w:eastAsiaTheme="minorEastAsia" w:hAnsiTheme="minorHAnsi" w:cstheme="minorBidi"/>
          <w:szCs w:val="22"/>
          <w:lang w:val="fr-FR" w:eastAsia="fr-FR"/>
        </w:rPr>
      </w:pPr>
      <w:hyperlink w:anchor="_Toc220579850" w:history="1">
        <w:r w:rsidRPr="00BE7279">
          <w:rPr>
            <w:rStyle w:val="Lienhypertexte"/>
          </w:rPr>
          <w:t>3</w:t>
        </w:r>
        <w:r>
          <w:rPr>
            <w:rFonts w:asciiTheme="minorHAnsi" w:eastAsiaTheme="minorEastAsia" w:hAnsiTheme="minorHAnsi" w:cstheme="minorBidi"/>
            <w:szCs w:val="22"/>
            <w:lang w:val="fr-FR" w:eastAsia="fr-FR"/>
          </w:rPr>
          <w:tab/>
        </w:r>
        <w:r w:rsidRPr="00BE7279">
          <w:rPr>
            <w:rStyle w:val="Lienhypertexte"/>
          </w:rPr>
          <w:t>Description du service</w:t>
        </w:r>
        <w:r>
          <w:rPr>
            <w:webHidden/>
          </w:rPr>
          <w:tab/>
        </w:r>
        <w:r>
          <w:rPr>
            <w:webHidden/>
          </w:rPr>
          <w:fldChar w:fldCharType="begin"/>
        </w:r>
        <w:r>
          <w:rPr>
            <w:webHidden/>
          </w:rPr>
          <w:instrText xml:space="preserve"> PAGEREF _Toc220579850 \h </w:instrText>
        </w:r>
        <w:r>
          <w:rPr>
            <w:webHidden/>
          </w:rPr>
        </w:r>
        <w:r>
          <w:rPr>
            <w:webHidden/>
          </w:rPr>
          <w:fldChar w:fldCharType="separate"/>
        </w:r>
        <w:r>
          <w:rPr>
            <w:webHidden/>
          </w:rPr>
          <w:t>3</w:t>
        </w:r>
        <w:r>
          <w:rPr>
            <w:webHidden/>
          </w:rPr>
          <w:fldChar w:fldCharType="end"/>
        </w:r>
      </w:hyperlink>
    </w:p>
    <w:p w14:paraId="039AF8C8" w14:textId="77777777" w:rsidR="00945B34" w:rsidRDefault="00945B34">
      <w:pPr>
        <w:pStyle w:val="TM1"/>
        <w:rPr>
          <w:rFonts w:asciiTheme="minorHAnsi" w:eastAsiaTheme="minorEastAsia" w:hAnsiTheme="minorHAnsi" w:cstheme="minorBidi"/>
          <w:szCs w:val="22"/>
          <w:lang w:val="fr-FR" w:eastAsia="fr-FR"/>
        </w:rPr>
      </w:pPr>
      <w:hyperlink w:anchor="_Toc220579851" w:history="1">
        <w:r w:rsidRPr="00BE7279">
          <w:rPr>
            <w:rStyle w:val="Lienhypertexte"/>
          </w:rPr>
          <w:t>4</w:t>
        </w:r>
        <w:r>
          <w:rPr>
            <w:rFonts w:asciiTheme="minorHAnsi" w:eastAsiaTheme="minorEastAsia" w:hAnsiTheme="minorHAnsi" w:cstheme="minorBidi"/>
            <w:szCs w:val="22"/>
            <w:lang w:val="fr-FR" w:eastAsia="fr-FR"/>
          </w:rPr>
          <w:tab/>
        </w:r>
        <w:r w:rsidRPr="00BE7279">
          <w:rPr>
            <w:rStyle w:val="Lienhypertexte"/>
          </w:rPr>
          <w:t>Propriété intellectuelle</w:t>
        </w:r>
        <w:r>
          <w:rPr>
            <w:webHidden/>
          </w:rPr>
          <w:tab/>
        </w:r>
        <w:r>
          <w:rPr>
            <w:webHidden/>
          </w:rPr>
          <w:fldChar w:fldCharType="begin"/>
        </w:r>
        <w:r>
          <w:rPr>
            <w:webHidden/>
          </w:rPr>
          <w:instrText xml:space="preserve"> PAGEREF _Toc220579851 \h </w:instrText>
        </w:r>
        <w:r>
          <w:rPr>
            <w:webHidden/>
          </w:rPr>
        </w:r>
        <w:r>
          <w:rPr>
            <w:webHidden/>
          </w:rPr>
          <w:fldChar w:fldCharType="separate"/>
        </w:r>
        <w:r>
          <w:rPr>
            <w:webHidden/>
          </w:rPr>
          <w:t>4</w:t>
        </w:r>
        <w:r>
          <w:rPr>
            <w:webHidden/>
          </w:rPr>
          <w:fldChar w:fldCharType="end"/>
        </w:r>
      </w:hyperlink>
    </w:p>
    <w:p w14:paraId="6B46C734" w14:textId="77777777" w:rsidR="00945B34" w:rsidRDefault="00945B34">
      <w:pPr>
        <w:pStyle w:val="TM1"/>
        <w:rPr>
          <w:rFonts w:asciiTheme="minorHAnsi" w:eastAsiaTheme="minorEastAsia" w:hAnsiTheme="minorHAnsi" w:cstheme="minorBidi"/>
          <w:szCs w:val="22"/>
          <w:lang w:val="fr-FR" w:eastAsia="fr-FR"/>
        </w:rPr>
      </w:pPr>
      <w:hyperlink w:anchor="_Toc220579852" w:history="1">
        <w:r w:rsidRPr="00BE7279">
          <w:rPr>
            <w:rStyle w:val="Lienhypertexte"/>
          </w:rPr>
          <w:t>5</w:t>
        </w:r>
        <w:r>
          <w:rPr>
            <w:rFonts w:asciiTheme="minorHAnsi" w:eastAsiaTheme="minorEastAsia" w:hAnsiTheme="minorHAnsi" w:cstheme="minorBidi"/>
            <w:szCs w:val="22"/>
            <w:lang w:val="fr-FR" w:eastAsia="fr-FR"/>
          </w:rPr>
          <w:tab/>
        </w:r>
        <w:r w:rsidRPr="00BE7279">
          <w:rPr>
            <w:rStyle w:val="Lienhypertexte"/>
          </w:rPr>
          <w:t>Protection des données personnelles</w:t>
        </w:r>
        <w:r>
          <w:rPr>
            <w:webHidden/>
          </w:rPr>
          <w:tab/>
        </w:r>
        <w:r>
          <w:rPr>
            <w:webHidden/>
          </w:rPr>
          <w:fldChar w:fldCharType="begin"/>
        </w:r>
        <w:r>
          <w:rPr>
            <w:webHidden/>
          </w:rPr>
          <w:instrText xml:space="preserve"> PAGEREF _Toc220579852 \h </w:instrText>
        </w:r>
        <w:r>
          <w:rPr>
            <w:webHidden/>
          </w:rPr>
        </w:r>
        <w:r>
          <w:rPr>
            <w:webHidden/>
          </w:rPr>
          <w:fldChar w:fldCharType="separate"/>
        </w:r>
        <w:r>
          <w:rPr>
            <w:webHidden/>
          </w:rPr>
          <w:t>4</w:t>
        </w:r>
        <w:r>
          <w:rPr>
            <w:webHidden/>
          </w:rPr>
          <w:fldChar w:fldCharType="end"/>
        </w:r>
      </w:hyperlink>
    </w:p>
    <w:p w14:paraId="1554F8B9" w14:textId="77777777" w:rsidR="00945B34" w:rsidRDefault="00945B34">
      <w:pPr>
        <w:pStyle w:val="TM2"/>
        <w:tabs>
          <w:tab w:val="left" w:pos="1247"/>
        </w:tabs>
        <w:rPr>
          <w:rFonts w:asciiTheme="minorHAnsi" w:eastAsiaTheme="minorEastAsia" w:hAnsiTheme="minorHAnsi" w:cstheme="minorBidi"/>
          <w:lang w:val="fr-FR" w:eastAsia="fr-FR"/>
        </w:rPr>
      </w:pPr>
      <w:hyperlink w:anchor="_Toc220579853" w:history="1">
        <w:r w:rsidRPr="00BE7279">
          <w:rPr>
            <w:rStyle w:val="Lienhypertexte"/>
          </w:rPr>
          <w:t>5.1</w:t>
        </w:r>
        <w:r>
          <w:rPr>
            <w:rFonts w:asciiTheme="minorHAnsi" w:eastAsiaTheme="minorEastAsia" w:hAnsiTheme="minorHAnsi" w:cstheme="minorBidi"/>
            <w:lang w:val="fr-FR" w:eastAsia="fr-FR"/>
          </w:rPr>
          <w:tab/>
        </w:r>
        <w:r w:rsidRPr="00BE7279">
          <w:rPr>
            <w:rStyle w:val="Lienhypertexte"/>
          </w:rPr>
          <w:t>Responsable du traitement</w:t>
        </w:r>
        <w:r>
          <w:rPr>
            <w:webHidden/>
          </w:rPr>
          <w:tab/>
        </w:r>
        <w:r>
          <w:rPr>
            <w:webHidden/>
          </w:rPr>
          <w:fldChar w:fldCharType="begin"/>
        </w:r>
        <w:r>
          <w:rPr>
            <w:webHidden/>
          </w:rPr>
          <w:instrText xml:space="preserve"> PAGEREF _Toc220579853 \h </w:instrText>
        </w:r>
        <w:r>
          <w:rPr>
            <w:webHidden/>
          </w:rPr>
        </w:r>
        <w:r>
          <w:rPr>
            <w:webHidden/>
          </w:rPr>
          <w:fldChar w:fldCharType="separate"/>
        </w:r>
        <w:r>
          <w:rPr>
            <w:webHidden/>
          </w:rPr>
          <w:t>4</w:t>
        </w:r>
        <w:r>
          <w:rPr>
            <w:webHidden/>
          </w:rPr>
          <w:fldChar w:fldCharType="end"/>
        </w:r>
      </w:hyperlink>
    </w:p>
    <w:p w14:paraId="77D69B28" w14:textId="77777777" w:rsidR="00945B34" w:rsidRDefault="00945B34">
      <w:pPr>
        <w:pStyle w:val="TM2"/>
        <w:tabs>
          <w:tab w:val="left" w:pos="1247"/>
        </w:tabs>
        <w:rPr>
          <w:rFonts w:asciiTheme="minorHAnsi" w:eastAsiaTheme="minorEastAsia" w:hAnsiTheme="minorHAnsi" w:cstheme="minorBidi"/>
          <w:lang w:val="fr-FR" w:eastAsia="fr-FR"/>
        </w:rPr>
      </w:pPr>
      <w:hyperlink w:anchor="_Toc220579854" w:history="1">
        <w:r w:rsidRPr="00BE7279">
          <w:rPr>
            <w:rStyle w:val="Lienhypertexte"/>
            <w:lang w:eastAsia="en-GB"/>
          </w:rPr>
          <w:t>5.2</w:t>
        </w:r>
        <w:r>
          <w:rPr>
            <w:rFonts w:asciiTheme="minorHAnsi" w:eastAsiaTheme="minorEastAsia" w:hAnsiTheme="minorHAnsi" w:cstheme="minorBidi"/>
            <w:lang w:val="fr-FR" w:eastAsia="fr-FR"/>
          </w:rPr>
          <w:tab/>
        </w:r>
        <w:r w:rsidRPr="00BE7279">
          <w:rPr>
            <w:rStyle w:val="Lienhypertexte"/>
          </w:rPr>
          <w:t>Droits des utilisateurs</w:t>
        </w:r>
        <w:r>
          <w:rPr>
            <w:webHidden/>
          </w:rPr>
          <w:tab/>
        </w:r>
        <w:r>
          <w:rPr>
            <w:webHidden/>
          </w:rPr>
          <w:fldChar w:fldCharType="begin"/>
        </w:r>
        <w:r>
          <w:rPr>
            <w:webHidden/>
          </w:rPr>
          <w:instrText xml:space="preserve"> PAGEREF _Toc220579854 \h </w:instrText>
        </w:r>
        <w:r>
          <w:rPr>
            <w:webHidden/>
          </w:rPr>
        </w:r>
        <w:r>
          <w:rPr>
            <w:webHidden/>
          </w:rPr>
          <w:fldChar w:fldCharType="separate"/>
        </w:r>
        <w:r>
          <w:rPr>
            <w:webHidden/>
          </w:rPr>
          <w:t>4</w:t>
        </w:r>
        <w:r>
          <w:rPr>
            <w:webHidden/>
          </w:rPr>
          <w:fldChar w:fldCharType="end"/>
        </w:r>
      </w:hyperlink>
    </w:p>
    <w:p w14:paraId="7F0B5872" w14:textId="77777777" w:rsidR="00945B34" w:rsidRDefault="00945B34">
      <w:pPr>
        <w:pStyle w:val="TM1"/>
        <w:rPr>
          <w:rFonts w:asciiTheme="minorHAnsi" w:eastAsiaTheme="minorEastAsia" w:hAnsiTheme="minorHAnsi" w:cstheme="minorBidi"/>
          <w:szCs w:val="22"/>
          <w:lang w:val="fr-FR" w:eastAsia="fr-FR"/>
        </w:rPr>
      </w:pPr>
      <w:hyperlink w:anchor="_Toc220579855" w:history="1">
        <w:r w:rsidRPr="00BE7279">
          <w:rPr>
            <w:rStyle w:val="Lienhypertexte"/>
          </w:rPr>
          <w:t>6</w:t>
        </w:r>
        <w:r>
          <w:rPr>
            <w:rFonts w:asciiTheme="minorHAnsi" w:eastAsiaTheme="minorEastAsia" w:hAnsiTheme="minorHAnsi" w:cstheme="minorBidi"/>
            <w:szCs w:val="22"/>
            <w:lang w:val="fr-FR" w:eastAsia="fr-FR"/>
          </w:rPr>
          <w:tab/>
        </w:r>
        <w:r w:rsidRPr="00BE7279">
          <w:rPr>
            <w:rStyle w:val="Lienhypertexte"/>
          </w:rPr>
          <w:t>Cookies</w:t>
        </w:r>
        <w:r>
          <w:rPr>
            <w:webHidden/>
          </w:rPr>
          <w:tab/>
        </w:r>
        <w:r>
          <w:rPr>
            <w:webHidden/>
          </w:rPr>
          <w:fldChar w:fldCharType="begin"/>
        </w:r>
        <w:r>
          <w:rPr>
            <w:webHidden/>
          </w:rPr>
          <w:instrText xml:space="preserve"> PAGEREF _Toc220579855 \h </w:instrText>
        </w:r>
        <w:r>
          <w:rPr>
            <w:webHidden/>
          </w:rPr>
        </w:r>
        <w:r>
          <w:rPr>
            <w:webHidden/>
          </w:rPr>
          <w:fldChar w:fldCharType="separate"/>
        </w:r>
        <w:r>
          <w:rPr>
            <w:webHidden/>
          </w:rPr>
          <w:t>5</w:t>
        </w:r>
        <w:r>
          <w:rPr>
            <w:webHidden/>
          </w:rPr>
          <w:fldChar w:fldCharType="end"/>
        </w:r>
      </w:hyperlink>
    </w:p>
    <w:p w14:paraId="714D049F" w14:textId="77777777" w:rsidR="00945B34" w:rsidRDefault="00945B34">
      <w:pPr>
        <w:pStyle w:val="TM1"/>
        <w:rPr>
          <w:rFonts w:asciiTheme="minorHAnsi" w:eastAsiaTheme="minorEastAsia" w:hAnsiTheme="minorHAnsi" w:cstheme="minorBidi"/>
          <w:szCs w:val="22"/>
          <w:lang w:val="fr-FR" w:eastAsia="fr-FR"/>
        </w:rPr>
      </w:pPr>
      <w:hyperlink w:anchor="_Toc220579856" w:history="1">
        <w:r w:rsidRPr="00BE7279">
          <w:rPr>
            <w:rStyle w:val="Lienhypertexte"/>
          </w:rPr>
          <w:t>7</w:t>
        </w:r>
        <w:r>
          <w:rPr>
            <w:rFonts w:asciiTheme="minorHAnsi" w:eastAsiaTheme="minorEastAsia" w:hAnsiTheme="minorHAnsi" w:cstheme="minorBidi"/>
            <w:szCs w:val="22"/>
            <w:lang w:val="fr-FR" w:eastAsia="fr-FR"/>
          </w:rPr>
          <w:tab/>
        </w:r>
        <w:r w:rsidRPr="00BE7279">
          <w:rPr>
            <w:rStyle w:val="Lienhypertexte"/>
          </w:rPr>
          <w:t>Limitation de responsabilité</w:t>
        </w:r>
        <w:r>
          <w:rPr>
            <w:webHidden/>
          </w:rPr>
          <w:tab/>
        </w:r>
        <w:r>
          <w:rPr>
            <w:webHidden/>
          </w:rPr>
          <w:fldChar w:fldCharType="begin"/>
        </w:r>
        <w:r>
          <w:rPr>
            <w:webHidden/>
          </w:rPr>
          <w:instrText xml:space="preserve"> PAGEREF _Toc220579856 \h </w:instrText>
        </w:r>
        <w:r>
          <w:rPr>
            <w:webHidden/>
          </w:rPr>
        </w:r>
        <w:r>
          <w:rPr>
            <w:webHidden/>
          </w:rPr>
          <w:fldChar w:fldCharType="separate"/>
        </w:r>
        <w:r>
          <w:rPr>
            <w:webHidden/>
          </w:rPr>
          <w:t>5</w:t>
        </w:r>
        <w:r>
          <w:rPr>
            <w:webHidden/>
          </w:rPr>
          <w:fldChar w:fldCharType="end"/>
        </w:r>
      </w:hyperlink>
    </w:p>
    <w:p w14:paraId="32B747AA" w14:textId="77777777" w:rsidR="00945B34" w:rsidRDefault="00945B34">
      <w:pPr>
        <w:pStyle w:val="TM1"/>
        <w:rPr>
          <w:rFonts w:asciiTheme="minorHAnsi" w:eastAsiaTheme="minorEastAsia" w:hAnsiTheme="minorHAnsi" w:cstheme="minorBidi"/>
          <w:szCs w:val="22"/>
          <w:lang w:val="fr-FR" w:eastAsia="fr-FR"/>
        </w:rPr>
      </w:pPr>
      <w:hyperlink w:anchor="_Toc220579857" w:history="1">
        <w:r w:rsidRPr="00BE7279">
          <w:rPr>
            <w:rStyle w:val="Lienhypertexte"/>
          </w:rPr>
          <w:t>8</w:t>
        </w:r>
        <w:r>
          <w:rPr>
            <w:rFonts w:asciiTheme="minorHAnsi" w:eastAsiaTheme="minorEastAsia" w:hAnsiTheme="minorHAnsi" w:cstheme="minorBidi"/>
            <w:szCs w:val="22"/>
            <w:lang w:val="fr-FR" w:eastAsia="fr-FR"/>
          </w:rPr>
          <w:tab/>
        </w:r>
        <w:r w:rsidRPr="00BE7279">
          <w:rPr>
            <w:rStyle w:val="Lienhypertexte"/>
          </w:rPr>
          <w:t>Liens hypertextes</w:t>
        </w:r>
        <w:r>
          <w:rPr>
            <w:webHidden/>
          </w:rPr>
          <w:tab/>
        </w:r>
        <w:r>
          <w:rPr>
            <w:webHidden/>
          </w:rPr>
          <w:fldChar w:fldCharType="begin"/>
        </w:r>
        <w:r>
          <w:rPr>
            <w:webHidden/>
          </w:rPr>
          <w:instrText xml:space="preserve"> PAGEREF _Toc220579857 \h </w:instrText>
        </w:r>
        <w:r>
          <w:rPr>
            <w:webHidden/>
          </w:rPr>
        </w:r>
        <w:r>
          <w:rPr>
            <w:webHidden/>
          </w:rPr>
          <w:fldChar w:fldCharType="separate"/>
        </w:r>
        <w:r>
          <w:rPr>
            <w:webHidden/>
          </w:rPr>
          <w:t>5</w:t>
        </w:r>
        <w:r>
          <w:rPr>
            <w:webHidden/>
          </w:rPr>
          <w:fldChar w:fldCharType="end"/>
        </w:r>
      </w:hyperlink>
    </w:p>
    <w:p w14:paraId="3C4520FF" w14:textId="77777777" w:rsidR="00945B34" w:rsidRDefault="00945B34">
      <w:pPr>
        <w:pStyle w:val="TM1"/>
        <w:rPr>
          <w:rFonts w:asciiTheme="minorHAnsi" w:eastAsiaTheme="minorEastAsia" w:hAnsiTheme="minorHAnsi" w:cstheme="minorBidi"/>
          <w:szCs w:val="22"/>
          <w:lang w:val="fr-FR" w:eastAsia="fr-FR"/>
        </w:rPr>
      </w:pPr>
      <w:hyperlink w:anchor="_Toc220579858" w:history="1">
        <w:r w:rsidRPr="00BE7279">
          <w:rPr>
            <w:rStyle w:val="Lienhypertexte"/>
          </w:rPr>
          <w:t>9</w:t>
        </w:r>
        <w:r>
          <w:rPr>
            <w:rFonts w:asciiTheme="minorHAnsi" w:eastAsiaTheme="minorEastAsia" w:hAnsiTheme="minorHAnsi" w:cstheme="minorBidi"/>
            <w:szCs w:val="22"/>
            <w:lang w:val="fr-FR" w:eastAsia="fr-FR"/>
          </w:rPr>
          <w:tab/>
        </w:r>
        <w:r w:rsidRPr="00BE7279">
          <w:rPr>
            <w:rStyle w:val="Lienhypertexte"/>
          </w:rPr>
          <w:t>Droit applicable et juridiction compétente</w:t>
        </w:r>
        <w:r>
          <w:rPr>
            <w:webHidden/>
          </w:rPr>
          <w:tab/>
        </w:r>
        <w:r>
          <w:rPr>
            <w:webHidden/>
          </w:rPr>
          <w:fldChar w:fldCharType="begin"/>
        </w:r>
        <w:r>
          <w:rPr>
            <w:webHidden/>
          </w:rPr>
          <w:instrText xml:space="preserve"> PAGEREF _Toc220579858 \h </w:instrText>
        </w:r>
        <w:r>
          <w:rPr>
            <w:webHidden/>
          </w:rPr>
        </w:r>
        <w:r>
          <w:rPr>
            <w:webHidden/>
          </w:rPr>
          <w:fldChar w:fldCharType="separate"/>
        </w:r>
        <w:r>
          <w:rPr>
            <w:webHidden/>
          </w:rPr>
          <w:t>5</w:t>
        </w:r>
        <w:r>
          <w:rPr>
            <w:webHidden/>
          </w:rPr>
          <w:fldChar w:fldCharType="end"/>
        </w:r>
      </w:hyperlink>
    </w:p>
    <w:p w14:paraId="430FA11E" w14:textId="77777777" w:rsidR="00945B34" w:rsidRDefault="00945B34">
      <w:pPr>
        <w:pStyle w:val="TM1"/>
        <w:rPr>
          <w:rFonts w:asciiTheme="minorHAnsi" w:eastAsiaTheme="minorEastAsia" w:hAnsiTheme="minorHAnsi" w:cstheme="minorBidi"/>
          <w:szCs w:val="22"/>
          <w:lang w:val="fr-FR" w:eastAsia="fr-FR"/>
        </w:rPr>
      </w:pPr>
      <w:hyperlink w:anchor="_Toc220579859" w:history="1">
        <w:r w:rsidRPr="00BE7279">
          <w:rPr>
            <w:rStyle w:val="Lienhypertexte"/>
          </w:rPr>
          <w:t>10</w:t>
        </w:r>
        <w:r>
          <w:rPr>
            <w:rFonts w:asciiTheme="minorHAnsi" w:eastAsiaTheme="minorEastAsia" w:hAnsiTheme="minorHAnsi" w:cstheme="minorBidi"/>
            <w:szCs w:val="22"/>
            <w:lang w:val="fr-FR" w:eastAsia="fr-FR"/>
          </w:rPr>
          <w:tab/>
        </w:r>
        <w:r w:rsidRPr="00BE7279">
          <w:rPr>
            <w:rStyle w:val="Lienhypertexte"/>
          </w:rPr>
          <w:t>Médiation de la consommation</w:t>
        </w:r>
        <w:r>
          <w:rPr>
            <w:webHidden/>
          </w:rPr>
          <w:tab/>
        </w:r>
        <w:r>
          <w:rPr>
            <w:webHidden/>
          </w:rPr>
          <w:fldChar w:fldCharType="begin"/>
        </w:r>
        <w:r>
          <w:rPr>
            <w:webHidden/>
          </w:rPr>
          <w:instrText xml:space="preserve"> PAGEREF _Toc220579859 \h </w:instrText>
        </w:r>
        <w:r>
          <w:rPr>
            <w:webHidden/>
          </w:rPr>
        </w:r>
        <w:r>
          <w:rPr>
            <w:webHidden/>
          </w:rPr>
          <w:fldChar w:fldCharType="separate"/>
        </w:r>
        <w:r>
          <w:rPr>
            <w:webHidden/>
          </w:rPr>
          <w:t>6</w:t>
        </w:r>
        <w:r>
          <w:rPr>
            <w:webHidden/>
          </w:rPr>
          <w:fldChar w:fldCharType="end"/>
        </w:r>
      </w:hyperlink>
    </w:p>
    <w:p w14:paraId="49A4C481" w14:textId="77777777" w:rsidR="00945B34" w:rsidRDefault="00945B34">
      <w:pPr>
        <w:pStyle w:val="TM1"/>
        <w:rPr>
          <w:rFonts w:asciiTheme="minorHAnsi" w:eastAsiaTheme="minorEastAsia" w:hAnsiTheme="minorHAnsi" w:cstheme="minorBidi"/>
          <w:szCs w:val="22"/>
          <w:lang w:val="fr-FR" w:eastAsia="fr-FR"/>
        </w:rPr>
      </w:pPr>
      <w:hyperlink w:anchor="_Toc220579860" w:history="1">
        <w:r w:rsidRPr="00BE7279">
          <w:rPr>
            <w:rStyle w:val="Lienhypertexte"/>
          </w:rPr>
          <w:t>11</w:t>
        </w:r>
        <w:r>
          <w:rPr>
            <w:rFonts w:asciiTheme="minorHAnsi" w:eastAsiaTheme="minorEastAsia" w:hAnsiTheme="minorHAnsi" w:cstheme="minorBidi"/>
            <w:szCs w:val="22"/>
            <w:lang w:val="fr-FR" w:eastAsia="fr-FR"/>
          </w:rPr>
          <w:tab/>
        </w:r>
        <w:r w:rsidRPr="00BE7279">
          <w:rPr>
            <w:rStyle w:val="Lienhypertexte"/>
          </w:rPr>
          <w:t>Contact</w:t>
        </w:r>
        <w:r>
          <w:rPr>
            <w:webHidden/>
          </w:rPr>
          <w:tab/>
        </w:r>
        <w:r>
          <w:rPr>
            <w:webHidden/>
          </w:rPr>
          <w:fldChar w:fldCharType="begin"/>
        </w:r>
        <w:r>
          <w:rPr>
            <w:webHidden/>
          </w:rPr>
          <w:instrText xml:space="preserve"> PAGEREF _Toc220579860 \h </w:instrText>
        </w:r>
        <w:r>
          <w:rPr>
            <w:webHidden/>
          </w:rPr>
        </w:r>
        <w:r>
          <w:rPr>
            <w:webHidden/>
          </w:rPr>
          <w:fldChar w:fldCharType="separate"/>
        </w:r>
        <w:r>
          <w:rPr>
            <w:webHidden/>
          </w:rPr>
          <w:t>6</w:t>
        </w:r>
        <w:r>
          <w:rPr>
            <w:webHidden/>
          </w:rPr>
          <w:fldChar w:fldCharType="end"/>
        </w:r>
      </w:hyperlink>
    </w:p>
    <w:p w14:paraId="51136314" w14:textId="77777777" w:rsidR="001566E0" w:rsidRPr="0081145D" w:rsidRDefault="00B671AF" w:rsidP="00823D9D">
      <w:pPr>
        <w:rPr>
          <w:b/>
          <w:bCs/>
          <w:sz w:val="28"/>
          <w:szCs w:val="20"/>
          <w:lang w:val="en-GB"/>
        </w:rPr>
      </w:pPr>
      <w:r w:rsidRPr="0081145D">
        <w:rPr>
          <w:noProof/>
          <w:szCs w:val="28"/>
        </w:rPr>
        <w:fldChar w:fldCharType="end"/>
      </w:r>
      <w:r w:rsidR="001566E0" w:rsidRPr="0081145D">
        <w:br w:type="page"/>
      </w:r>
    </w:p>
    <w:p w14:paraId="6FCCC46A" w14:textId="77777777" w:rsidR="00C42472" w:rsidRPr="0081145D" w:rsidRDefault="00C42472" w:rsidP="001D33FD">
      <w:pPr>
        <w:pStyle w:val="Titre1"/>
        <w:numPr>
          <w:ilvl w:val="0"/>
          <w:numId w:val="0"/>
        </w:numPr>
        <w:ind w:left="567"/>
        <w:jc w:val="both"/>
      </w:pPr>
    </w:p>
    <w:p w14:paraId="1D9801A8" w14:textId="554BB0DF" w:rsidR="00DD645C" w:rsidDel="003E30A7" w:rsidRDefault="00DD645C" w:rsidP="001D33FD">
      <w:pPr>
        <w:spacing w:after="300"/>
        <w:ind w:left="567"/>
        <w:jc w:val="both"/>
        <w:rPr>
          <w:del w:id="0" w:author="Jean-Pierre Roux" w:date="2026-02-11T18:23:00Z" w16du:dateUtc="2026-02-11T17:23:00Z"/>
          <w:sz w:val="24"/>
          <w:szCs w:val="24"/>
          <w:lang w:eastAsia="en-GB"/>
        </w:rPr>
      </w:pPr>
      <w:commentRangeStart w:id="1"/>
      <w:del w:id="2" w:author="Jean-Pierre Roux" w:date="2026-02-11T18:23:00Z" w16du:dateUtc="2026-02-11T17:23:00Z">
        <w:r w:rsidRPr="00DD645C" w:rsidDel="003E30A7">
          <w:rPr>
            <w:sz w:val="24"/>
            <w:szCs w:val="24"/>
            <w:lang w:eastAsia="en-GB"/>
          </w:rPr>
          <w:delText xml:space="preserve">Conformément aux dispositions </w:delText>
        </w:r>
      </w:del>
      <w:del w:id="3" w:author="Jean-Pierre Roux" w:date="2026-02-11T18:20:00Z" w16du:dateUtc="2026-02-11T17:20:00Z">
        <w:r w:rsidRPr="00DD645C" w:rsidDel="003E30A7">
          <w:rPr>
            <w:sz w:val="24"/>
            <w:szCs w:val="24"/>
            <w:lang w:eastAsia="en-GB"/>
          </w:rPr>
          <w:delText xml:space="preserve">des articles 6-III et 19 </w:delText>
        </w:r>
      </w:del>
      <w:del w:id="4" w:author="Jean-Pierre Roux" w:date="2026-02-11T18:23:00Z" w16du:dateUtc="2026-02-11T17:23:00Z">
        <w:r w:rsidRPr="00DD645C" w:rsidDel="003E30A7">
          <w:rPr>
            <w:sz w:val="24"/>
            <w:szCs w:val="24"/>
            <w:lang w:eastAsia="en-GB"/>
          </w:rPr>
          <w:delText>de la Loi n°2004-575 du 21 juin 2004 pour la Confiance dans l'Économie Numérique (LCEN), nous portons à la connaissance des utilisateurs du site www.reviewsvisor.fr les informations suivantes :</w:delText>
        </w:r>
      </w:del>
      <w:commentRangeEnd w:id="1"/>
      <w:r w:rsidR="002F3046">
        <w:rPr>
          <w:rStyle w:val="Marquedecommentaire"/>
          <w:sz w:val="24"/>
          <w:szCs w:val="24"/>
          <w:lang w:eastAsia="en-GB"/>
        </w:rPr>
        <w:commentReference w:id="1"/>
      </w:r>
    </w:p>
    <w:p w14:paraId="6B845A47" w14:textId="3528DEF2" w:rsidR="001D33FD" w:rsidRPr="00BA776E" w:rsidRDefault="003E30A7" w:rsidP="00BA776E">
      <w:pPr>
        <w:spacing w:after="300"/>
        <w:ind w:left="567"/>
        <w:jc w:val="center"/>
        <w:rPr>
          <w:b/>
          <w:bCs/>
          <w:sz w:val="24"/>
          <w:szCs w:val="24"/>
          <w:lang w:eastAsia="en-GB"/>
        </w:rPr>
      </w:pPr>
      <w:ins w:id="5" w:author="Jean-Pierre Roux" w:date="2026-02-11T18:23:00Z" w16du:dateUtc="2026-02-11T17:23:00Z">
        <w:r w:rsidRPr="00BA776E">
          <w:rPr>
            <w:b/>
            <w:bCs/>
            <w:sz w:val="24"/>
            <w:szCs w:val="24"/>
            <w:lang w:eastAsia="en-GB"/>
          </w:rPr>
          <w:t>ME</w:t>
        </w:r>
      </w:ins>
      <w:ins w:id="6" w:author="Jean-Pierre Roux" w:date="2026-02-11T18:24:00Z" w16du:dateUtc="2026-02-11T17:24:00Z">
        <w:r w:rsidRPr="00BA776E">
          <w:rPr>
            <w:b/>
            <w:bCs/>
            <w:sz w:val="24"/>
            <w:szCs w:val="24"/>
            <w:lang w:eastAsia="en-GB"/>
          </w:rPr>
          <w:t>NTIONS LEGALES</w:t>
        </w:r>
      </w:ins>
    </w:p>
    <w:p w14:paraId="4F88443D" w14:textId="77777777" w:rsidR="00DD645C" w:rsidRDefault="00DD645C" w:rsidP="00DD645C">
      <w:pPr>
        <w:pStyle w:val="Titre1"/>
      </w:pPr>
      <w:bookmarkStart w:id="7" w:name="_Toc220579848"/>
      <w:r w:rsidRPr="00DD645C">
        <w:t>Éditeur du site</w:t>
      </w:r>
      <w:bookmarkEnd w:id="7"/>
    </w:p>
    <w:p w14:paraId="39AEA81C" w14:textId="77777777" w:rsidR="00DD645C" w:rsidRPr="001D33FD" w:rsidRDefault="00DD645C" w:rsidP="001D33FD">
      <w:pPr>
        <w:spacing w:after="150"/>
        <w:ind w:left="567"/>
        <w:jc w:val="both"/>
        <w:rPr>
          <w:sz w:val="24"/>
          <w:szCs w:val="24"/>
          <w:lang w:eastAsia="en-GB"/>
        </w:rPr>
      </w:pPr>
      <w:r w:rsidRPr="001D33FD">
        <w:rPr>
          <w:sz w:val="24"/>
          <w:szCs w:val="24"/>
          <w:lang w:eastAsia="en-GB"/>
        </w:rPr>
        <w:t>Le site www.reviewsvisor.fr est édité par :</w:t>
      </w:r>
    </w:p>
    <w:p w14:paraId="7C740CBD" w14:textId="77777777" w:rsidR="00DD645C" w:rsidRPr="001D33FD" w:rsidRDefault="00DD645C" w:rsidP="001D33FD">
      <w:pPr>
        <w:spacing w:after="100"/>
        <w:ind w:left="567"/>
        <w:jc w:val="both"/>
        <w:rPr>
          <w:sz w:val="24"/>
          <w:szCs w:val="24"/>
          <w:lang w:eastAsia="en-GB"/>
        </w:rPr>
      </w:pPr>
      <w:r w:rsidRPr="001D33FD">
        <w:rPr>
          <w:sz w:val="24"/>
          <w:szCs w:val="24"/>
          <w:lang w:eastAsia="en-GB"/>
        </w:rPr>
        <w:t>Raison sociale : [</w:t>
      </w:r>
      <w:r w:rsidRPr="001D33FD">
        <w:rPr>
          <w:sz w:val="24"/>
          <w:szCs w:val="24"/>
          <w:highlight w:val="yellow"/>
          <w:lang w:eastAsia="en-GB"/>
        </w:rPr>
        <w:t>Nom de votre entreprise / votre nom si auto-entrepreneur</w:t>
      </w:r>
      <w:r w:rsidRPr="001D33FD">
        <w:rPr>
          <w:sz w:val="24"/>
          <w:szCs w:val="24"/>
          <w:lang w:eastAsia="en-GB"/>
        </w:rPr>
        <w:t>]</w:t>
      </w:r>
    </w:p>
    <w:p w14:paraId="0B19B54F" w14:textId="77777777" w:rsidR="00DD645C" w:rsidRPr="001D33FD" w:rsidRDefault="00DD645C" w:rsidP="001D33FD">
      <w:pPr>
        <w:spacing w:after="100"/>
        <w:ind w:left="567"/>
        <w:jc w:val="both"/>
        <w:rPr>
          <w:sz w:val="24"/>
          <w:szCs w:val="24"/>
          <w:lang w:eastAsia="en-GB"/>
        </w:rPr>
      </w:pPr>
      <w:r w:rsidRPr="001D33FD">
        <w:rPr>
          <w:sz w:val="24"/>
          <w:szCs w:val="24"/>
          <w:lang w:eastAsia="en-GB"/>
        </w:rPr>
        <w:t xml:space="preserve">Forme juridique : </w:t>
      </w:r>
      <w:r w:rsidRPr="001D33FD">
        <w:rPr>
          <w:sz w:val="24"/>
          <w:szCs w:val="24"/>
          <w:highlight w:val="yellow"/>
          <w:lang w:eastAsia="en-GB"/>
        </w:rPr>
        <w:t>[SAS]</w:t>
      </w:r>
    </w:p>
    <w:p w14:paraId="744D5AE8" w14:textId="77777777" w:rsidR="00DD645C" w:rsidRPr="001D33FD" w:rsidRDefault="00DD645C" w:rsidP="001D33FD">
      <w:pPr>
        <w:spacing w:after="100"/>
        <w:ind w:left="567"/>
        <w:jc w:val="both"/>
        <w:rPr>
          <w:sz w:val="24"/>
          <w:szCs w:val="24"/>
          <w:lang w:eastAsia="en-GB"/>
        </w:rPr>
      </w:pPr>
      <w:r w:rsidRPr="001D33FD">
        <w:rPr>
          <w:sz w:val="24"/>
          <w:szCs w:val="24"/>
          <w:lang w:eastAsia="en-GB"/>
        </w:rPr>
        <w:t xml:space="preserve">Capital social : </w:t>
      </w:r>
      <w:r w:rsidR="001D33FD" w:rsidRPr="001D33FD">
        <w:rPr>
          <w:sz w:val="24"/>
          <w:szCs w:val="24"/>
          <w:highlight w:val="yellow"/>
          <w:lang w:eastAsia="en-GB"/>
        </w:rPr>
        <w:t>[Montant] €</w:t>
      </w:r>
      <w:r w:rsidR="001D33FD">
        <w:rPr>
          <w:sz w:val="24"/>
          <w:szCs w:val="24"/>
          <w:lang w:eastAsia="en-GB"/>
        </w:rPr>
        <w:t xml:space="preserve"> </w:t>
      </w:r>
    </w:p>
    <w:p w14:paraId="56A573DC" w14:textId="77777777" w:rsidR="00DD645C" w:rsidRPr="001D33FD" w:rsidRDefault="00DD645C" w:rsidP="001D33FD">
      <w:pPr>
        <w:spacing w:after="100"/>
        <w:ind w:left="567"/>
        <w:jc w:val="both"/>
        <w:rPr>
          <w:sz w:val="24"/>
          <w:szCs w:val="24"/>
          <w:lang w:eastAsia="en-GB"/>
        </w:rPr>
      </w:pPr>
      <w:r w:rsidRPr="001D33FD">
        <w:rPr>
          <w:sz w:val="24"/>
          <w:szCs w:val="24"/>
          <w:lang w:eastAsia="en-GB"/>
        </w:rPr>
        <w:t xml:space="preserve">Siège social : </w:t>
      </w:r>
      <w:r w:rsidRPr="001D33FD">
        <w:rPr>
          <w:sz w:val="24"/>
          <w:szCs w:val="24"/>
          <w:highlight w:val="yellow"/>
          <w:lang w:eastAsia="en-GB"/>
        </w:rPr>
        <w:t>[Adresse complète]</w:t>
      </w:r>
    </w:p>
    <w:p w14:paraId="245AA93F" w14:textId="77777777" w:rsidR="00DD645C" w:rsidRPr="001D33FD" w:rsidRDefault="00DD645C" w:rsidP="001D33FD">
      <w:pPr>
        <w:spacing w:after="100"/>
        <w:ind w:left="567"/>
        <w:jc w:val="both"/>
        <w:rPr>
          <w:sz w:val="24"/>
          <w:szCs w:val="24"/>
          <w:lang w:eastAsia="en-GB"/>
        </w:rPr>
      </w:pPr>
      <w:r w:rsidRPr="001D33FD">
        <w:rPr>
          <w:sz w:val="24"/>
          <w:szCs w:val="24"/>
          <w:lang w:eastAsia="en-GB"/>
        </w:rPr>
        <w:t xml:space="preserve">SIRET : </w:t>
      </w:r>
      <w:r w:rsidRPr="001D33FD">
        <w:rPr>
          <w:sz w:val="24"/>
          <w:szCs w:val="24"/>
          <w:highlight w:val="yellow"/>
          <w:lang w:eastAsia="en-GB"/>
        </w:rPr>
        <w:t>[Numéro SIRET]</w:t>
      </w:r>
    </w:p>
    <w:p w14:paraId="451BA60F" w14:textId="77777777" w:rsidR="00DD645C" w:rsidRPr="001D33FD" w:rsidRDefault="00DD645C" w:rsidP="001D33FD">
      <w:pPr>
        <w:spacing w:after="100"/>
        <w:ind w:left="567"/>
        <w:jc w:val="both"/>
        <w:rPr>
          <w:sz w:val="24"/>
          <w:szCs w:val="24"/>
          <w:lang w:eastAsia="en-GB"/>
        </w:rPr>
      </w:pPr>
      <w:r w:rsidRPr="001D33FD">
        <w:rPr>
          <w:sz w:val="24"/>
          <w:szCs w:val="24"/>
          <w:lang w:eastAsia="en-GB"/>
        </w:rPr>
        <w:t xml:space="preserve">RCS : </w:t>
      </w:r>
      <w:r w:rsidRPr="001D33FD">
        <w:rPr>
          <w:sz w:val="24"/>
          <w:szCs w:val="24"/>
          <w:highlight w:val="yellow"/>
          <w:lang w:eastAsia="en-GB"/>
        </w:rPr>
        <w:t>[Ville d'immatriculation]</w:t>
      </w:r>
    </w:p>
    <w:p w14:paraId="50BE74ED" w14:textId="77777777" w:rsidR="00DD645C" w:rsidRPr="001D33FD" w:rsidRDefault="00DD645C" w:rsidP="001D33FD">
      <w:pPr>
        <w:spacing w:after="100"/>
        <w:ind w:left="567"/>
        <w:jc w:val="both"/>
        <w:rPr>
          <w:sz w:val="24"/>
          <w:szCs w:val="24"/>
          <w:lang w:eastAsia="en-GB"/>
        </w:rPr>
      </w:pPr>
      <w:r w:rsidRPr="001D33FD">
        <w:rPr>
          <w:sz w:val="24"/>
          <w:szCs w:val="24"/>
          <w:lang w:eastAsia="en-GB"/>
        </w:rPr>
        <w:t xml:space="preserve">Numéro de TVA intracommunautaire : </w:t>
      </w:r>
      <w:r w:rsidR="001D33FD" w:rsidRPr="001D33FD">
        <w:rPr>
          <w:sz w:val="24"/>
          <w:szCs w:val="24"/>
          <w:highlight w:val="yellow"/>
          <w:lang w:eastAsia="en-GB"/>
        </w:rPr>
        <w:t>[Numéro TVA]</w:t>
      </w:r>
    </w:p>
    <w:p w14:paraId="35987C05" w14:textId="618CDB2B" w:rsidR="00DD645C" w:rsidRPr="001D33FD" w:rsidRDefault="00DD645C" w:rsidP="001D33FD">
      <w:pPr>
        <w:spacing w:after="100"/>
        <w:ind w:left="567"/>
        <w:jc w:val="both"/>
        <w:rPr>
          <w:sz w:val="24"/>
          <w:szCs w:val="24"/>
          <w:lang w:eastAsia="en-GB"/>
        </w:rPr>
      </w:pPr>
      <w:r w:rsidRPr="001D33FD">
        <w:rPr>
          <w:sz w:val="24"/>
          <w:szCs w:val="24"/>
          <w:lang w:eastAsia="en-GB"/>
        </w:rPr>
        <w:t xml:space="preserve">Directeur de la publication : </w:t>
      </w:r>
      <w:r w:rsidRPr="001D33FD">
        <w:rPr>
          <w:sz w:val="24"/>
          <w:szCs w:val="24"/>
          <w:highlight w:val="yellow"/>
          <w:lang w:eastAsia="en-GB"/>
        </w:rPr>
        <w:t>[Prénom Nom]</w:t>
      </w:r>
      <w:ins w:id="8" w:author="Jean-Pierre Roux" w:date="2026-02-11T17:53:00Z" w16du:dateUtc="2026-02-11T16:53:00Z">
        <w:r w:rsidR="0005528D">
          <w:rPr>
            <w:sz w:val="24"/>
            <w:szCs w:val="24"/>
            <w:lang w:eastAsia="en-GB"/>
          </w:rPr>
          <w:t xml:space="preserve"> C’est exclusi</w:t>
        </w:r>
      </w:ins>
      <w:ins w:id="9" w:author="Fabien DROUILLARD" w:date="2026-02-13T17:52:00Z" w16du:dateUtc="2026-02-13T16:52:00Z">
        <w:r w:rsidR="00CF1A05">
          <w:rPr>
            <w:sz w:val="24"/>
            <w:szCs w:val="24"/>
            <w:lang w:eastAsia="en-GB"/>
          </w:rPr>
          <w:t>f</w:t>
        </w:r>
      </w:ins>
      <w:ins w:id="10" w:author="Jean-Pierre Roux" w:date="2026-02-11T17:53:00Z" w16du:dateUtc="2026-02-11T16:53:00Z">
        <w:r w:rsidR="0005528D">
          <w:rPr>
            <w:sz w:val="24"/>
            <w:szCs w:val="24"/>
            <w:lang w:eastAsia="en-GB"/>
          </w:rPr>
          <w:t xml:space="preserve"> de </w:t>
        </w:r>
      </w:ins>
      <w:ins w:id="11" w:author="Fabien DROUILLARD" w:date="2026-02-13T16:17:00Z" w16du:dateUtc="2026-02-13T15:17:00Z">
        <w:r w:rsidR="002F3046">
          <w:rPr>
            <w:sz w:val="24"/>
            <w:szCs w:val="24"/>
            <w:lang w:eastAsia="en-GB"/>
          </w:rPr>
          <w:t xml:space="preserve">la qualité de </w:t>
        </w:r>
      </w:ins>
      <w:ins w:id="12" w:author="Jean-Pierre Roux" w:date="2026-02-11T17:53:00Z" w16du:dateUtc="2026-02-11T16:53:00Z">
        <w:r w:rsidR="0005528D">
          <w:rPr>
            <w:sz w:val="24"/>
            <w:szCs w:val="24"/>
            <w:lang w:eastAsia="en-GB"/>
          </w:rPr>
          <w:t>responsable légal de la société</w:t>
        </w:r>
      </w:ins>
    </w:p>
    <w:p w14:paraId="35DA9014" w14:textId="77777777" w:rsidR="00DD645C" w:rsidRPr="001D33FD" w:rsidRDefault="00DD645C" w:rsidP="001D33FD">
      <w:pPr>
        <w:spacing w:after="100"/>
        <w:ind w:left="567"/>
        <w:jc w:val="both"/>
        <w:rPr>
          <w:sz w:val="24"/>
          <w:szCs w:val="24"/>
          <w:lang w:eastAsia="en-GB"/>
        </w:rPr>
      </w:pPr>
      <w:r w:rsidRPr="001D33FD">
        <w:rPr>
          <w:sz w:val="24"/>
          <w:szCs w:val="24"/>
          <w:lang w:eastAsia="en-GB"/>
        </w:rPr>
        <w:t>Email : contact@reviewsvisor.fr</w:t>
      </w:r>
    </w:p>
    <w:p w14:paraId="1CD614F4" w14:textId="77777777" w:rsidR="00DD645C" w:rsidRDefault="00DD645C" w:rsidP="001D33FD">
      <w:pPr>
        <w:spacing w:after="300"/>
        <w:ind w:left="567"/>
        <w:jc w:val="both"/>
        <w:rPr>
          <w:sz w:val="24"/>
          <w:szCs w:val="24"/>
          <w:lang w:eastAsia="en-GB"/>
        </w:rPr>
      </w:pPr>
      <w:r w:rsidRPr="001D33FD">
        <w:rPr>
          <w:sz w:val="24"/>
          <w:szCs w:val="24"/>
          <w:lang w:eastAsia="en-GB"/>
        </w:rPr>
        <w:t xml:space="preserve">Téléphone : </w:t>
      </w:r>
      <w:r w:rsidRPr="001D33FD">
        <w:rPr>
          <w:sz w:val="24"/>
          <w:szCs w:val="24"/>
          <w:highlight w:val="yellow"/>
          <w:lang w:eastAsia="en-GB"/>
        </w:rPr>
        <w:t>[Numéro de téléphone]</w:t>
      </w:r>
    </w:p>
    <w:p w14:paraId="5BEE8545" w14:textId="77777777" w:rsidR="001A5D6C" w:rsidRPr="001D33FD" w:rsidRDefault="001A5D6C" w:rsidP="001D33FD">
      <w:pPr>
        <w:spacing w:after="300"/>
        <w:ind w:left="567"/>
        <w:jc w:val="both"/>
        <w:rPr>
          <w:sz w:val="24"/>
          <w:szCs w:val="24"/>
          <w:lang w:eastAsia="en-GB"/>
        </w:rPr>
      </w:pPr>
      <w:r w:rsidRPr="001A5D6C">
        <w:rPr>
          <w:sz w:val="24"/>
          <w:szCs w:val="24"/>
          <w:highlight w:val="yellow"/>
          <w:lang w:eastAsia="en-GB"/>
        </w:rPr>
        <w:t>Les informations relatives à l’éditeur du site sont en cours de finalisation et seront complétées avant la mise en ligne définitive du Service.</w:t>
      </w:r>
    </w:p>
    <w:p w14:paraId="687B7D7C" w14:textId="77777777" w:rsidR="00DD645C" w:rsidRPr="001D33FD" w:rsidRDefault="00DD645C" w:rsidP="001D33FD">
      <w:pPr>
        <w:pStyle w:val="Titre1"/>
      </w:pPr>
      <w:bookmarkStart w:id="13" w:name="_Toc220579849"/>
      <w:r w:rsidRPr="001D33FD">
        <w:t>Hébergeur du site</w:t>
      </w:r>
      <w:bookmarkEnd w:id="13"/>
    </w:p>
    <w:p w14:paraId="6489DA95" w14:textId="77777777" w:rsidR="00DD645C" w:rsidRPr="001D33FD" w:rsidRDefault="00DD645C" w:rsidP="001D33FD">
      <w:pPr>
        <w:spacing w:after="150"/>
        <w:ind w:left="567"/>
        <w:jc w:val="both"/>
        <w:rPr>
          <w:sz w:val="24"/>
          <w:szCs w:val="24"/>
          <w:lang w:eastAsia="en-GB"/>
        </w:rPr>
      </w:pPr>
      <w:r w:rsidRPr="001D33FD">
        <w:rPr>
          <w:sz w:val="24"/>
          <w:szCs w:val="24"/>
          <w:lang w:eastAsia="en-GB"/>
        </w:rPr>
        <w:t>Le site est hébergé par :</w:t>
      </w:r>
    </w:p>
    <w:p w14:paraId="17936C7C" w14:textId="77777777" w:rsidR="00DD645C" w:rsidRPr="001D33FD" w:rsidRDefault="00DD645C" w:rsidP="001D33FD">
      <w:pPr>
        <w:spacing w:after="100"/>
        <w:ind w:left="567"/>
        <w:jc w:val="both"/>
        <w:rPr>
          <w:sz w:val="24"/>
          <w:szCs w:val="24"/>
          <w:lang w:eastAsia="en-GB"/>
        </w:rPr>
      </w:pPr>
      <w:r w:rsidRPr="001D33FD">
        <w:rPr>
          <w:sz w:val="24"/>
          <w:szCs w:val="24"/>
          <w:lang w:eastAsia="en-GB"/>
        </w:rPr>
        <w:t>Raison sociale : Vercel</w:t>
      </w:r>
      <w:r w:rsidR="00856363">
        <w:rPr>
          <w:sz w:val="24"/>
          <w:szCs w:val="24"/>
          <w:lang w:eastAsia="en-GB"/>
        </w:rPr>
        <w:t xml:space="preserve"> Inc</w:t>
      </w:r>
    </w:p>
    <w:p w14:paraId="0DB5892C" w14:textId="77777777" w:rsidR="00DD645C" w:rsidRPr="001D33FD" w:rsidRDefault="00DD645C" w:rsidP="001D33FD">
      <w:pPr>
        <w:spacing w:after="100"/>
        <w:ind w:left="567"/>
        <w:jc w:val="both"/>
        <w:rPr>
          <w:sz w:val="24"/>
          <w:szCs w:val="24"/>
          <w:lang w:eastAsia="en-GB"/>
        </w:rPr>
      </w:pPr>
      <w:r w:rsidRPr="001D33FD">
        <w:rPr>
          <w:sz w:val="24"/>
          <w:szCs w:val="24"/>
          <w:lang w:eastAsia="en-GB"/>
        </w:rPr>
        <w:t xml:space="preserve">Adresse : </w:t>
      </w:r>
      <w:r w:rsidR="00856363">
        <w:rPr>
          <w:sz w:val="24"/>
          <w:szCs w:val="24"/>
          <w:lang w:eastAsia="en-GB"/>
        </w:rPr>
        <w:t>340 S Lemon Avenue #4133 Walnut, CA 91789 USA</w:t>
      </w:r>
    </w:p>
    <w:p w14:paraId="085C1256" w14:textId="77777777" w:rsidR="001A5D6C" w:rsidRDefault="00DD645C" w:rsidP="00856363">
      <w:pPr>
        <w:spacing w:after="300"/>
        <w:ind w:left="567"/>
        <w:jc w:val="both"/>
        <w:rPr>
          <w:ins w:id="14" w:author="Jean-Pierre Roux" w:date="2026-02-11T17:52:00Z" w16du:dateUtc="2026-02-11T16:52:00Z"/>
          <w:sz w:val="24"/>
          <w:szCs w:val="24"/>
          <w:lang w:eastAsia="en-GB"/>
        </w:rPr>
      </w:pPr>
      <w:r w:rsidRPr="001D33FD">
        <w:rPr>
          <w:sz w:val="24"/>
          <w:szCs w:val="24"/>
          <w:lang w:eastAsia="en-GB"/>
        </w:rPr>
        <w:t xml:space="preserve">Site web : </w:t>
      </w:r>
      <w:hyperlink r:id="rId14" w:history="1">
        <w:r w:rsidR="00856363" w:rsidRPr="001C63DF">
          <w:rPr>
            <w:rStyle w:val="Lienhypertexte"/>
            <w:sz w:val="24"/>
            <w:szCs w:val="24"/>
            <w:lang w:eastAsia="en-GB"/>
          </w:rPr>
          <w:t>https://vercel.com</w:t>
        </w:r>
      </w:hyperlink>
      <w:r w:rsidR="00856363">
        <w:rPr>
          <w:sz w:val="24"/>
          <w:szCs w:val="24"/>
          <w:lang w:eastAsia="en-GB"/>
        </w:rPr>
        <w:t xml:space="preserve"> </w:t>
      </w:r>
    </w:p>
    <w:p w14:paraId="79F99486" w14:textId="7F5BF8A2" w:rsidR="0005528D" w:rsidRPr="001D33FD" w:rsidRDefault="0005528D" w:rsidP="00856363">
      <w:pPr>
        <w:spacing w:after="300"/>
        <w:ind w:left="567"/>
        <w:jc w:val="both"/>
        <w:rPr>
          <w:sz w:val="24"/>
          <w:szCs w:val="24"/>
          <w:lang w:eastAsia="en-GB"/>
        </w:rPr>
      </w:pPr>
      <w:ins w:id="15" w:author="Jean-Pierre Roux" w:date="2026-02-11T17:52:00Z" w16du:dateUtc="2026-02-11T16:52:00Z">
        <w:r>
          <w:rPr>
            <w:sz w:val="24"/>
            <w:szCs w:val="24"/>
            <w:lang w:eastAsia="en-GB"/>
          </w:rPr>
          <w:t xml:space="preserve">Téléphone et/ou courriel de contact : </w:t>
        </w:r>
      </w:ins>
      <w:ins w:id="16" w:author="Fabien DROUILLARD" w:date="2026-02-13T17:52:00Z" w16du:dateUtc="2026-02-13T16:52:00Z">
        <w:r w:rsidR="00CF1A05">
          <w:rPr>
            <w:sz w:val="24"/>
            <w:szCs w:val="24"/>
            <w:lang w:eastAsia="en-GB"/>
          </w:rPr>
          <w:t>XX</w:t>
        </w:r>
      </w:ins>
    </w:p>
    <w:p w14:paraId="4F382D4E" w14:textId="77777777" w:rsidR="00DD645C" w:rsidRDefault="00DD645C" w:rsidP="001D33FD">
      <w:pPr>
        <w:pStyle w:val="Titre1"/>
      </w:pPr>
      <w:bookmarkStart w:id="17" w:name="_Toc220579850"/>
      <w:r w:rsidRPr="001D33FD">
        <w:t>Description du service</w:t>
      </w:r>
      <w:bookmarkEnd w:id="17"/>
    </w:p>
    <w:p w14:paraId="392EEECA" w14:textId="77777777" w:rsidR="00DD645C" w:rsidRPr="001D33FD" w:rsidRDefault="00DD645C" w:rsidP="001D33FD">
      <w:pPr>
        <w:spacing w:after="200"/>
        <w:ind w:left="567"/>
        <w:jc w:val="both"/>
        <w:rPr>
          <w:sz w:val="24"/>
          <w:szCs w:val="24"/>
          <w:lang w:eastAsia="en-GB"/>
        </w:rPr>
      </w:pPr>
      <w:r w:rsidRPr="001D33FD">
        <w:rPr>
          <w:sz w:val="24"/>
          <w:szCs w:val="24"/>
          <w:lang w:eastAsia="en-GB"/>
        </w:rPr>
        <w:t>Reviewsvisor est une plateforme en ligne permettant aux professionnels d'analyser, de gérer et d'optimiser leurs avis clients provenant de Google Business Profile.</w:t>
      </w:r>
    </w:p>
    <w:p w14:paraId="588B92F9" w14:textId="77777777" w:rsidR="00DD645C" w:rsidRPr="001D33FD" w:rsidRDefault="00DD645C" w:rsidP="001D33FD">
      <w:pPr>
        <w:spacing w:after="150"/>
        <w:ind w:left="567"/>
        <w:jc w:val="both"/>
        <w:rPr>
          <w:sz w:val="24"/>
          <w:szCs w:val="24"/>
          <w:lang w:eastAsia="en-GB"/>
        </w:rPr>
      </w:pPr>
      <w:r w:rsidRPr="001D33FD">
        <w:rPr>
          <w:sz w:val="24"/>
          <w:szCs w:val="24"/>
          <w:lang w:eastAsia="en-GB"/>
        </w:rPr>
        <w:t>Les principales fonctionnalités du service incluent :</w:t>
      </w:r>
    </w:p>
    <w:p w14:paraId="7D924141" w14:textId="77777777" w:rsidR="00DD645C" w:rsidRPr="001D33FD" w:rsidRDefault="00DD645C" w:rsidP="001D33FD">
      <w:pPr>
        <w:pStyle w:val="Paragraphedeliste"/>
        <w:numPr>
          <w:ilvl w:val="0"/>
          <w:numId w:val="43"/>
        </w:numPr>
        <w:ind w:left="1287"/>
        <w:contextualSpacing w:val="0"/>
        <w:jc w:val="both"/>
        <w:rPr>
          <w:sz w:val="24"/>
          <w:szCs w:val="24"/>
          <w:lang w:eastAsia="en-GB"/>
        </w:rPr>
      </w:pPr>
      <w:r w:rsidRPr="001D33FD">
        <w:rPr>
          <w:sz w:val="24"/>
          <w:szCs w:val="24"/>
          <w:lang w:eastAsia="en-GB"/>
        </w:rPr>
        <w:t>Import et synchronisation automatique des avis Google</w:t>
      </w:r>
    </w:p>
    <w:p w14:paraId="6EDE62E8" w14:textId="77777777" w:rsidR="00DD645C" w:rsidRPr="001D33FD" w:rsidRDefault="00DD645C" w:rsidP="001D33FD">
      <w:pPr>
        <w:pStyle w:val="Paragraphedeliste"/>
        <w:numPr>
          <w:ilvl w:val="0"/>
          <w:numId w:val="43"/>
        </w:numPr>
        <w:ind w:left="1287"/>
        <w:contextualSpacing w:val="0"/>
        <w:jc w:val="both"/>
        <w:rPr>
          <w:sz w:val="24"/>
          <w:szCs w:val="24"/>
          <w:lang w:eastAsia="en-GB"/>
        </w:rPr>
      </w:pPr>
      <w:r w:rsidRPr="001D33FD">
        <w:rPr>
          <w:sz w:val="24"/>
          <w:szCs w:val="24"/>
          <w:lang w:eastAsia="en-GB"/>
        </w:rPr>
        <w:t>Analyse et statistiques des avis clients</w:t>
      </w:r>
    </w:p>
    <w:p w14:paraId="648547B4" w14:textId="77777777" w:rsidR="00DD645C" w:rsidRPr="001D33FD" w:rsidRDefault="00DD645C" w:rsidP="001D33FD">
      <w:pPr>
        <w:pStyle w:val="Paragraphedeliste"/>
        <w:numPr>
          <w:ilvl w:val="0"/>
          <w:numId w:val="43"/>
        </w:numPr>
        <w:ind w:left="1287"/>
        <w:contextualSpacing w:val="0"/>
        <w:jc w:val="both"/>
        <w:rPr>
          <w:sz w:val="24"/>
          <w:szCs w:val="24"/>
          <w:lang w:eastAsia="en-GB"/>
        </w:rPr>
      </w:pPr>
      <w:r w:rsidRPr="001D33FD">
        <w:rPr>
          <w:sz w:val="24"/>
          <w:szCs w:val="24"/>
          <w:lang w:eastAsia="en-GB"/>
        </w:rPr>
        <w:t>Tableau de bord de suivi de la réputation en ligne</w:t>
      </w:r>
    </w:p>
    <w:p w14:paraId="681CB41B" w14:textId="77777777" w:rsidR="00DD645C" w:rsidRPr="001D33FD" w:rsidRDefault="00DD645C" w:rsidP="001D33FD">
      <w:pPr>
        <w:pStyle w:val="Paragraphedeliste"/>
        <w:numPr>
          <w:ilvl w:val="0"/>
          <w:numId w:val="43"/>
        </w:numPr>
        <w:ind w:left="1287"/>
        <w:contextualSpacing w:val="0"/>
        <w:jc w:val="both"/>
        <w:rPr>
          <w:sz w:val="24"/>
          <w:szCs w:val="24"/>
          <w:lang w:eastAsia="en-GB"/>
        </w:rPr>
      </w:pPr>
      <w:r w:rsidRPr="001D33FD">
        <w:rPr>
          <w:sz w:val="24"/>
          <w:szCs w:val="24"/>
          <w:lang w:eastAsia="en-GB"/>
        </w:rPr>
        <w:t>Notifications des nouveaux avis</w:t>
      </w:r>
    </w:p>
    <w:p w14:paraId="30366958" w14:textId="77777777" w:rsidR="00DD645C" w:rsidRDefault="00DD645C" w:rsidP="001D33FD">
      <w:pPr>
        <w:pStyle w:val="Paragraphedeliste"/>
        <w:numPr>
          <w:ilvl w:val="0"/>
          <w:numId w:val="43"/>
        </w:numPr>
        <w:spacing w:after="300"/>
        <w:ind w:left="1287"/>
        <w:contextualSpacing w:val="0"/>
        <w:jc w:val="both"/>
        <w:rPr>
          <w:sz w:val="24"/>
          <w:szCs w:val="24"/>
          <w:lang w:eastAsia="en-GB"/>
        </w:rPr>
      </w:pPr>
      <w:r w:rsidRPr="001D33FD">
        <w:rPr>
          <w:sz w:val="24"/>
          <w:szCs w:val="24"/>
          <w:lang w:eastAsia="en-GB"/>
        </w:rPr>
        <w:t>Gestion multi-établissements</w:t>
      </w:r>
    </w:p>
    <w:p w14:paraId="32742046" w14:textId="77777777" w:rsidR="001D33FD" w:rsidRPr="001D33FD" w:rsidRDefault="001D33FD" w:rsidP="001D33FD">
      <w:pPr>
        <w:spacing w:after="300"/>
        <w:jc w:val="both"/>
        <w:rPr>
          <w:sz w:val="24"/>
          <w:szCs w:val="24"/>
          <w:lang w:eastAsia="en-GB"/>
        </w:rPr>
      </w:pPr>
    </w:p>
    <w:p w14:paraId="2C06E5F6" w14:textId="77777777" w:rsidR="00DD645C" w:rsidRDefault="00DD645C" w:rsidP="001D33FD">
      <w:pPr>
        <w:pStyle w:val="Titre1"/>
      </w:pPr>
      <w:bookmarkStart w:id="18" w:name="_Toc220579851"/>
      <w:r w:rsidRPr="001D33FD">
        <w:t>Propriété intellectuelle</w:t>
      </w:r>
      <w:bookmarkEnd w:id="18"/>
    </w:p>
    <w:p w14:paraId="1FB0E19D" w14:textId="77777777" w:rsidR="00DD645C" w:rsidRPr="001D33FD" w:rsidRDefault="00DD645C" w:rsidP="001D33FD">
      <w:pPr>
        <w:spacing w:after="200"/>
        <w:ind w:left="567"/>
        <w:jc w:val="both"/>
        <w:rPr>
          <w:sz w:val="24"/>
          <w:szCs w:val="24"/>
          <w:lang w:eastAsia="en-GB"/>
        </w:rPr>
      </w:pPr>
      <w:r w:rsidRPr="001D33FD">
        <w:rPr>
          <w:sz w:val="24"/>
          <w:szCs w:val="24"/>
          <w:lang w:eastAsia="en-GB"/>
        </w:rPr>
        <w:t>L'ensemble du contenu du site www.reviewsvisor.fr (textes, graphismes, images, logos, icônes, sons, logiciels, base de données, etc.) est la propriété exclusive de Reviewsvisor ou de ses partenaires et est protégé par les lois françaises et internationales relatives à la propriété intellectuelle.</w:t>
      </w:r>
    </w:p>
    <w:p w14:paraId="5FCC164E" w14:textId="77777777" w:rsidR="00DD645C" w:rsidRPr="001D33FD" w:rsidRDefault="00DD645C" w:rsidP="001D33FD">
      <w:pPr>
        <w:spacing w:after="200"/>
        <w:ind w:left="567"/>
        <w:jc w:val="both"/>
        <w:rPr>
          <w:sz w:val="24"/>
          <w:szCs w:val="24"/>
          <w:lang w:eastAsia="en-GB"/>
        </w:rPr>
      </w:pPr>
      <w:r w:rsidRPr="001D33FD">
        <w:rPr>
          <w:sz w:val="24"/>
          <w:szCs w:val="24"/>
          <w:lang w:eastAsia="en-GB"/>
        </w:rPr>
        <w:t>Toute reproduction, représentation, modification, publication, adaptation, totale ou partielle, des éléments du site, quel que soit le moyen ou le procédé utilisé, est interdite sans l'autorisation écrite préalable de Reviewsvisor.</w:t>
      </w:r>
    </w:p>
    <w:p w14:paraId="3380991C" w14:textId="77777777" w:rsidR="001D33FD" w:rsidRPr="001D33FD" w:rsidRDefault="00DD645C" w:rsidP="001A5D6C">
      <w:pPr>
        <w:spacing w:after="300"/>
        <w:ind w:left="567"/>
        <w:jc w:val="both"/>
        <w:rPr>
          <w:sz w:val="24"/>
          <w:szCs w:val="24"/>
          <w:lang w:eastAsia="en-GB"/>
        </w:rPr>
      </w:pPr>
      <w:r w:rsidRPr="001D33FD">
        <w:rPr>
          <w:sz w:val="24"/>
          <w:szCs w:val="24"/>
          <w:lang w:eastAsia="en-GB"/>
        </w:rPr>
        <w:t>Toute exploitation non autorisée du site ou de l'un quelconque des éléments qu'il contient sera considérée comme constitutive d'une contrefaçon et poursuivie conformément aux dispositions des articles L.335-2 et suivants du Code de la Propriété Intellectuelle.</w:t>
      </w:r>
    </w:p>
    <w:p w14:paraId="677E9ACA" w14:textId="77777777" w:rsidR="00DD645C" w:rsidRDefault="00DD645C" w:rsidP="001D33FD">
      <w:pPr>
        <w:pStyle w:val="Titre1"/>
      </w:pPr>
      <w:bookmarkStart w:id="19" w:name="_Toc220579852"/>
      <w:r w:rsidRPr="001D33FD">
        <w:t>Protection des données personnelles</w:t>
      </w:r>
      <w:bookmarkEnd w:id="19"/>
    </w:p>
    <w:p w14:paraId="7F052C7E" w14:textId="77777777" w:rsidR="00DD645C" w:rsidRPr="001D33FD" w:rsidRDefault="00DD645C" w:rsidP="001D33FD">
      <w:pPr>
        <w:spacing w:after="200"/>
        <w:ind w:left="567"/>
        <w:jc w:val="both"/>
        <w:rPr>
          <w:sz w:val="24"/>
          <w:szCs w:val="24"/>
          <w:lang w:eastAsia="en-GB"/>
        </w:rPr>
      </w:pPr>
      <w:r w:rsidRPr="001D33FD">
        <w:rPr>
          <w:sz w:val="24"/>
          <w:szCs w:val="24"/>
          <w:lang w:eastAsia="en-GB"/>
        </w:rPr>
        <w:t>Reviewsvisor s'engage à protéger les données personnelles de ses utilisateurs conformément au Règlement Général sur la Protection des Données (RGPD) n°2016/679 et à la loi n°78-17 du 6 janvier 1978 relative à l'informatique, aux fichiers et aux libertés.</w:t>
      </w:r>
    </w:p>
    <w:p w14:paraId="0488DA4F" w14:textId="77777777" w:rsidR="00DD645C" w:rsidDel="00CF1A05" w:rsidRDefault="00DD645C" w:rsidP="001D33FD">
      <w:pPr>
        <w:spacing w:after="200"/>
        <w:ind w:left="567"/>
        <w:jc w:val="both"/>
        <w:rPr>
          <w:del w:id="20" w:author="Fabien DROUILLARD" w:date="2026-02-13T17:53:00Z" w16du:dateUtc="2026-02-13T16:53:00Z"/>
          <w:sz w:val="24"/>
          <w:szCs w:val="24"/>
          <w:lang w:eastAsia="en-GB"/>
        </w:rPr>
      </w:pPr>
      <w:r w:rsidRPr="001D33FD">
        <w:rPr>
          <w:sz w:val="24"/>
          <w:szCs w:val="24"/>
          <w:lang w:eastAsia="en-GB"/>
        </w:rPr>
        <w:t xml:space="preserve">Pour plus d'informations sur la collecte et le traitement des données personnelles, veuillez consulter notre Politique de </w:t>
      </w:r>
      <w:commentRangeStart w:id="21"/>
      <w:r w:rsidRPr="001D33FD">
        <w:rPr>
          <w:sz w:val="24"/>
          <w:szCs w:val="24"/>
          <w:lang w:eastAsia="en-GB"/>
        </w:rPr>
        <w:t>Confidentialité</w:t>
      </w:r>
      <w:commentRangeEnd w:id="21"/>
      <w:r w:rsidR="002F3046" w:rsidRPr="001D33FD">
        <w:rPr>
          <w:rStyle w:val="Marquedecommentaire"/>
          <w:sz w:val="24"/>
          <w:szCs w:val="24"/>
          <w:lang w:eastAsia="en-GB"/>
        </w:rPr>
        <w:commentReference w:id="21"/>
      </w:r>
      <w:r w:rsidRPr="001D33FD">
        <w:rPr>
          <w:sz w:val="24"/>
          <w:szCs w:val="24"/>
          <w:lang w:eastAsia="en-GB"/>
        </w:rPr>
        <w:t>.</w:t>
      </w:r>
    </w:p>
    <w:p w14:paraId="112BB7FB" w14:textId="6B0261FC" w:rsidR="001D33FD" w:rsidRPr="001D33FD" w:rsidDel="00CF1A05" w:rsidRDefault="001D33FD" w:rsidP="001D33FD">
      <w:pPr>
        <w:spacing w:after="200"/>
        <w:ind w:left="567"/>
        <w:jc w:val="both"/>
        <w:rPr>
          <w:del w:id="22" w:author="Fabien DROUILLARD" w:date="2026-02-13T17:53:00Z" w16du:dateUtc="2026-02-13T16:53:00Z"/>
          <w:sz w:val="24"/>
          <w:szCs w:val="24"/>
          <w:lang w:eastAsia="en-GB"/>
        </w:rPr>
      </w:pPr>
    </w:p>
    <w:p w14:paraId="553DE343" w14:textId="7F8E516E" w:rsidR="00DD645C" w:rsidRPr="0005528D" w:rsidDel="0005528D" w:rsidRDefault="00DD645C" w:rsidP="001D33FD">
      <w:pPr>
        <w:pStyle w:val="Titre2"/>
        <w:ind w:left="851" w:hanging="567"/>
        <w:rPr>
          <w:del w:id="23" w:author="Jean-Pierre Roux" w:date="2026-02-11T17:56:00Z" w16du:dateUtc="2026-02-11T16:56:00Z"/>
          <w:lang w:val="fr-FR"/>
        </w:rPr>
      </w:pPr>
      <w:bookmarkStart w:id="24" w:name="_Toc220579853"/>
      <w:del w:id="25" w:author="Jean-Pierre Roux" w:date="2026-02-11T17:56:00Z" w16du:dateUtc="2026-02-11T16:56:00Z">
        <w:r w:rsidRPr="0005528D" w:rsidDel="0005528D">
          <w:rPr>
            <w:lang w:val="fr-FR"/>
          </w:rPr>
          <w:delText>Responsable du traitement</w:delText>
        </w:r>
        <w:bookmarkEnd w:id="24"/>
      </w:del>
    </w:p>
    <w:p w14:paraId="42445B54" w14:textId="7E4E2FE5" w:rsidR="00DD645C" w:rsidRPr="001D33FD" w:rsidDel="0005528D" w:rsidRDefault="00DD645C" w:rsidP="001D33FD">
      <w:pPr>
        <w:spacing w:after="100"/>
        <w:ind w:left="284" w:firstLine="283"/>
        <w:jc w:val="both"/>
        <w:rPr>
          <w:del w:id="26" w:author="Jean-Pierre Roux" w:date="2026-02-11T17:56:00Z" w16du:dateUtc="2026-02-11T16:56:00Z"/>
          <w:sz w:val="24"/>
          <w:szCs w:val="24"/>
          <w:lang w:eastAsia="en-GB"/>
        </w:rPr>
      </w:pPr>
      <w:del w:id="27" w:author="Jean-Pierre Roux" w:date="2026-02-11T17:56:00Z" w16du:dateUtc="2026-02-11T16:56:00Z">
        <w:r w:rsidRPr="001D33FD" w:rsidDel="0005528D">
          <w:rPr>
            <w:sz w:val="24"/>
            <w:szCs w:val="24"/>
            <w:lang w:eastAsia="en-GB"/>
          </w:rPr>
          <w:delText>[Nom de votre entreprise]</w:delText>
        </w:r>
      </w:del>
    </w:p>
    <w:p w14:paraId="53708520" w14:textId="781555C9" w:rsidR="00DD645C" w:rsidDel="0005528D" w:rsidRDefault="00DD645C" w:rsidP="001D33FD">
      <w:pPr>
        <w:spacing w:after="200"/>
        <w:ind w:left="284" w:firstLine="283"/>
        <w:jc w:val="both"/>
        <w:rPr>
          <w:del w:id="28" w:author="Jean-Pierre Roux" w:date="2026-02-11T17:56:00Z" w16du:dateUtc="2026-02-11T16:56:00Z"/>
          <w:sz w:val="24"/>
          <w:szCs w:val="24"/>
          <w:lang w:eastAsia="en-GB"/>
        </w:rPr>
      </w:pPr>
      <w:del w:id="29" w:author="Jean-Pierre Roux" w:date="2026-02-11T17:56:00Z" w16du:dateUtc="2026-02-11T16:56:00Z">
        <w:r w:rsidRPr="001D33FD" w:rsidDel="0005528D">
          <w:rPr>
            <w:sz w:val="24"/>
            <w:szCs w:val="24"/>
            <w:lang w:eastAsia="en-GB"/>
          </w:rPr>
          <w:delText xml:space="preserve">Email : </w:delText>
        </w:r>
        <w:r w:rsidDel="0005528D">
          <w:fldChar w:fldCharType="begin"/>
        </w:r>
        <w:r w:rsidDel="0005528D">
          <w:delInstrText>HYPERLINK "mailto:contact@reviewsvisor.fr"</w:delInstrText>
        </w:r>
        <w:r w:rsidDel="0005528D">
          <w:fldChar w:fldCharType="separate"/>
        </w:r>
        <w:r w:rsidR="001D33FD" w:rsidRPr="001C63DF" w:rsidDel="0005528D">
          <w:rPr>
            <w:rStyle w:val="Lienhypertexte"/>
            <w:sz w:val="24"/>
            <w:szCs w:val="24"/>
            <w:lang w:eastAsia="en-GB"/>
          </w:rPr>
          <w:delText>contact@reviewsvisor.fr</w:delText>
        </w:r>
        <w:r w:rsidDel="0005528D">
          <w:rPr>
            <w:rStyle w:val="Lienhypertexte"/>
            <w:sz w:val="24"/>
            <w:szCs w:val="24"/>
            <w:lang w:eastAsia="en-GB"/>
          </w:rPr>
          <w:fldChar w:fldCharType="end"/>
        </w:r>
      </w:del>
    </w:p>
    <w:p w14:paraId="1EAFEDC6" w14:textId="6588FB6D" w:rsidR="001D33FD" w:rsidRPr="001D33FD" w:rsidDel="0005528D" w:rsidRDefault="001D33FD" w:rsidP="001D33FD">
      <w:pPr>
        <w:spacing w:after="200"/>
        <w:ind w:left="284" w:firstLine="283"/>
        <w:jc w:val="both"/>
        <w:rPr>
          <w:del w:id="30" w:author="Jean-Pierre Roux" w:date="2026-02-11T17:56:00Z" w16du:dateUtc="2026-02-11T16:56:00Z"/>
          <w:sz w:val="24"/>
          <w:szCs w:val="24"/>
          <w:lang w:eastAsia="en-GB"/>
        </w:rPr>
      </w:pPr>
    </w:p>
    <w:p w14:paraId="5E4193E7" w14:textId="06292323" w:rsidR="00DD645C" w:rsidRPr="0005528D" w:rsidDel="0005528D" w:rsidRDefault="00DD645C" w:rsidP="001D33FD">
      <w:pPr>
        <w:pStyle w:val="Titre2"/>
        <w:tabs>
          <w:tab w:val="num" w:pos="851"/>
        </w:tabs>
        <w:rPr>
          <w:del w:id="31" w:author="Jean-Pierre Roux" w:date="2026-02-11T17:56:00Z" w16du:dateUtc="2026-02-11T16:56:00Z"/>
          <w:rFonts w:ascii="Univers for BP Light" w:hAnsi="Univers for BP Light" w:cs="Times New Roman"/>
          <w:sz w:val="24"/>
          <w:szCs w:val="24"/>
          <w:lang w:val="fr-FR" w:eastAsia="en-GB"/>
        </w:rPr>
      </w:pPr>
      <w:bookmarkStart w:id="32" w:name="_Toc220579854"/>
      <w:del w:id="33" w:author="Jean-Pierre Roux" w:date="2026-02-11T17:56:00Z" w16du:dateUtc="2026-02-11T16:56:00Z">
        <w:r w:rsidRPr="0005528D" w:rsidDel="0005528D">
          <w:rPr>
            <w:lang w:val="fr-FR"/>
          </w:rPr>
          <w:delText>Droits des utilisateurs</w:delText>
        </w:r>
        <w:bookmarkEnd w:id="32"/>
      </w:del>
    </w:p>
    <w:p w14:paraId="14D3EFFE" w14:textId="69EB2E07" w:rsidR="00DD645C" w:rsidRPr="001D33FD" w:rsidDel="0005528D" w:rsidRDefault="00DD645C" w:rsidP="001D33FD">
      <w:pPr>
        <w:spacing w:after="150"/>
        <w:ind w:left="284" w:firstLine="283"/>
        <w:jc w:val="both"/>
        <w:rPr>
          <w:del w:id="34" w:author="Jean-Pierre Roux" w:date="2026-02-11T17:56:00Z" w16du:dateUtc="2026-02-11T16:56:00Z"/>
          <w:sz w:val="24"/>
          <w:szCs w:val="24"/>
          <w:lang w:eastAsia="en-GB"/>
        </w:rPr>
      </w:pPr>
      <w:del w:id="35" w:author="Jean-Pierre Roux" w:date="2026-02-11T17:56:00Z" w16du:dateUtc="2026-02-11T16:56:00Z">
        <w:r w:rsidRPr="001D33FD" w:rsidDel="0005528D">
          <w:rPr>
            <w:sz w:val="24"/>
            <w:szCs w:val="24"/>
            <w:lang w:eastAsia="en-GB"/>
          </w:rPr>
          <w:delText>Conformément au RGPD, vous disposez des droits suivants :</w:delText>
        </w:r>
      </w:del>
    </w:p>
    <w:p w14:paraId="21AAAC68" w14:textId="2815B49A" w:rsidR="00DD645C" w:rsidRPr="001D33FD" w:rsidDel="0005528D" w:rsidRDefault="00DD645C" w:rsidP="001D33FD">
      <w:pPr>
        <w:pStyle w:val="Paragraphedeliste"/>
        <w:numPr>
          <w:ilvl w:val="0"/>
          <w:numId w:val="44"/>
        </w:numPr>
        <w:contextualSpacing w:val="0"/>
        <w:jc w:val="both"/>
        <w:rPr>
          <w:del w:id="36" w:author="Jean-Pierre Roux" w:date="2026-02-11T17:56:00Z" w16du:dateUtc="2026-02-11T16:56:00Z"/>
          <w:sz w:val="24"/>
          <w:szCs w:val="24"/>
          <w:lang w:eastAsia="en-GB"/>
        </w:rPr>
      </w:pPr>
      <w:del w:id="37" w:author="Jean-Pierre Roux" w:date="2026-02-11T17:56:00Z" w16du:dateUtc="2026-02-11T16:56:00Z">
        <w:r w:rsidRPr="001D33FD" w:rsidDel="0005528D">
          <w:rPr>
            <w:sz w:val="24"/>
            <w:szCs w:val="24"/>
            <w:lang w:eastAsia="en-GB"/>
          </w:rPr>
          <w:delText>Droit d'accès à vos données personnelles</w:delText>
        </w:r>
      </w:del>
    </w:p>
    <w:p w14:paraId="2BA4D00C" w14:textId="1204BADE" w:rsidR="00DD645C" w:rsidRPr="001D33FD" w:rsidDel="0005528D" w:rsidRDefault="00DD645C" w:rsidP="001D33FD">
      <w:pPr>
        <w:pStyle w:val="Paragraphedeliste"/>
        <w:numPr>
          <w:ilvl w:val="0"/>
          <w:numId w:val="44"/>
        </w:numPr>
        <w:contextualSpacing w:val="0"/>
        <w:jc w:val="both"/>
        <w:rPr>
          <w:del w:id="38" w:author="Jean-Pierre Roux" w:date="2026-02-11T17:56:00Z" w16du:dateUtc="2026-02-11T16:56:00Z"/>
          <w:sz w:val="24"/>
          <w:szCs w:val="24"/>
          <w:lang w:eastAsia="en-GB"/>
        </w:rPr>
      </w:pPr>
      <w:del w:id="39" w:author="Jean-Pierre Roux" w:date="2026-02-11T17:56:00Z" w16du:dateUtc="2026-02-11T16:56:00Z">
        <w:r w:rsidRPr="001D33FD" w:rsidDel="0005528D">
          <w:rPr>
            <w:sz w:val="24"/>
            <w:szCs w:val="24"/>
            <w:lang w:eastAsia="en-GB"/>
          </w:rPr>
          <w:delText>Droit de rectification</w:delText>
        </w:r>
      </w:del>
    </w:p>
    <w:p w14:paraId="6CCE3406" w14:textId="3574AC9E" w:rsidR="00DD645C" w:rsidRPr="001D33FD" w:rsidDel="0005528D" w:rsidRDefault="00DD645C" w:rsidP="001D33FD">
      <w:pPr>
        <w:pStyle w:val="Paragraphedeliste"/>
        <w:numPr>
          <w:ilvl w:val="0"/>
          <w:numId w:val="44"/>
        </w:numPr>
        <w:contextualSpacing w:val="0"/>
        <w:jc w:val="both"/>
        <w:rPr>
          <w:del w:id="40" w:author="Jean-Pierre Roux" w:date="2026-02-11T17:56:00Z" w16du:dateUtc="2026-02-11T16:56:00Z"/>
          <w:sz w:val="24"/>
          <w:szCs w:val="24"/>
          <w:lang w:eastAsia="en-GB"/>
        </w:rPr>
      </w:pPr>
      <w:del w:id="41" w:author="Jean-Pierre Roux" w:date="2026-02-11T17:56:00Z" w16du:dateUtc="2026-02-11T16:56:00Z">
        <w:r w:rsidRPr="001D33FD" w:rsidDel="0005528D">
          <w:rPr>
            <w:sz w:val="24"/>
            <w:szCs w:val="24"/>
            <w:lang w:eastAsia="en-GB"/>
          </w:rPr>
          <w:delText>Droit à l'effacement (« droit à l'oubli »)</w:delText>
        </w:r>
      </w:del>
    </w:p>
    <w:p w14:paraId="3DAEB7F3" w14:textId="5349A957" w:rsidR="00DD645C" w:rsidRPr="001D33FD" w:rsidDel="0005528D" w:rsidRDefault="00DD645C" w:rsidP="001D33FD">
      <w:pPr>
        <w:pStyle w:val="Paragraphedeliste"/>
        <w:numPr>
          <w:ilvl w:val="0"/>
          <w:numId w:val="44"/>
        </w:numPr>
        <w:contextualSpacing w:val="0"/>
        <w:jc w:val="both"/>
        <w:rPr>
          <w:del w:id="42" w:author="Jean-Pierre Roux" w:date="2026-02-11T17:56:00Z" w16du:dateUtc="2026-02-11T16:56:00Z"/>
          <w:sz w:val="24"/>
          <w:szCs w:val="24"/>
          <w:lang w:eastAsia="en-GB"/>
        </w:rPr>
      </w:pPr>
      <w:del w:id="43" w:author="Jean-Pierre Roux" w:date="2026-02-11T17:56:00Z" w16du:dateUtc="2026-02-11T16:56:00Z">
        <w:r w:rsidRPr="001D33FD" w:rsidDel="0005528D">
          <w:rPr>
            <w:sz w:val="24"/>
            <w:szCs w:val="24"/>
            <w:lang w:eastAsia="en-GB"/>
          </w:rPr>
          <w:delText>Droit à la limitation du traitement</w:delText>
        </w:r>
      </w:del>
    </w:p>
    <w:p w14:paraId="72D3C329" w14:textId="29536945" w:rsidR="00DD645C" w:rsidRPr="001D33FD" w:rsidDel="0005528D" w:rsidRDefault="00DD645C" w:rsidP="001D33FD">
      <w:pPr>
        <w:pStyle w:val="Paragraphedeliste"/>
        <w:numPr>
          <w:ilvl w:val="0"/>
          <w:numId w:val="44"/>
        </w:numPr>
        <w:contextualSpacing w:val="0"/>
        <w:jc w:val="both"/>
        <w:rPr>
          <w:del w:id="44" w:author="Jean-Pierre Roux" w:date="2026-02-11T17:56:00Z" w16du:dateUtc="2026-02-11T16:56:00Z"/>
          <w:sz w:val="24"/>
          <w:szCs w:val="24"/>
          <w:lang w:eastAsia="en-GB"/>
        </w:rPr>
      </w:pPr>
      <w:del w:id="45" w:author="Jean-Pierre Roux" w:date="2026-02-11T17:56:00Z" w16du:dateUtc="2026-02-11T16:56:00Z">
        <w:r w:rsidRPr="001D33FD" w:rsidDel="0005528D">
          <w:rPr>
            <w:sz w:val="24"/>
            <w:szCs w:val="24"/>
            <w:lang w:eastAsia="en-GB"/>
          </w:rPr>
          <w:delText>Droit à la portabilité</w:delText>
        </w:r>
      </w:del>
    </w:p>
    <w:p w14:paraId="40F2EC96" w14:textId="3CE1CEF4" w:rsidR="00DD645C" w:rsidRPr="001D33FD" w:rsidDel="0005528D" w:rsidRDefault="00DD645C" w:rsidP="001D33FD">
      <w:pPr>
        <w:pStyle w:val="Paragraphedeliste"/>
        <w:numPr>
          <w:ilvl w:val="0"/>
          <w:numId w:val="44"/>
        </w:numPr>
        <w:contextualSpacing w:val="0"/>
        <w:jc w:val="both"/>
        <w:rPr>
          <w:del w:id="46" w:author="Jean-Pierre Roux" w:date="2026-02-11T17:56:00Z" w16du:dateUtc="2026-02-11T16:56:00Z"/>
          <w:sz w:val="24"/>
          <w:szCs w:val="24"/>
          <w:lang w:eastAsia="en-GB"/>
        </w:rPr>
      </w:pPr>
      <w:del w:id="47" w:author="Jean-Pierre Roux" w:date="2026-02-11T17:56:00Z" w16du:dateUtc="2026-02-11T16:56:00Z">
        <w:r w:rsidRPr="001D33FD" w:rsidDel="0005528D">
          <w:rPr>
            <w:sz w:val="24"/>
            <w:szCs w:val="24"/>
            <w:lang w:eastAsia="en-GB"/>
          </w:rPr>
          <w:delText>Droit d'opposition</w:delText>
        </w:r>
      </w:del>
    </w:p>
    <w:p w14:paraId="426B1786" w14:textId="316F587B" w:rsidR="00DD645C" w:rsidDel="0005528D" w:rsidRDefault="00DD645C" w:rsidP="001D33FD">
      <w:pPr>
        <w:spacing w:after="300"/>
        <w:ind w:left="284" w:firstLine="283"/>
        <w:jc w:val="both"/>
        <w:rPr>
          <w:del w:id="48" w:author="Jean-Pierre Roux" w:date="2026-02-11T17:56:00Z" w16du:dateUtc="2026-02-11T16:56:00Z"/>
          <w:sz w:val="24"/>
          <w:szCs w:val="24"/>
          <w:lang w:eastAsia="en-GB"/>
        </w:rPr>
      </w:pPr>
      <w:del w:id="49" w:author="Jean-Pierre Roux" w:date="2026-02-11T17:56:00Z" w16du:dateUtc="2026-02-11T16:56:00Z">
        <w:r w:rsidRPr="001D33FD" w:rsidDel="0005528D">
          <w:rPr>
            <w:sz w:val="24"/>
            <w:szCs w:val="24"/>
            <w:lang w:eastAsia="en-GB"/>
          </w:rPr>
          <w:delText xml:space="preserve">Pour exercer ces droits, contactez-nous à : </w:delText>
        </w:r>
        <w:r w:rsidDel="0005528D">
          <w:fldChar w:fldCharType="begin"/>
        </w:r>
        <w:r w:rsidDel="0005528D">
          <w:delInstrText>HYPERLINK "mailto:contact@reviewsvisor.fr"</w:delInstrText>
        </w:r>
        <w:r w:rsidDel="0005528D">
          <w:fldChar w:fldCharType="separate"/>
        </w:r>
        <w:r w:rsidR="001D33FD" w:rsidRPr="001C63DF" w:rsidDel="0005528D">
          <w:rPr>
            <w:rStyle w:val="Lienhypertexte"/>
            <w:sz w:val="24"/>
            <w:szCs w:val="24"/>
            <w:lang w:eastAsia="en-GB"/>
          </w:rPr>
          <w:delText>contact@reviewsvisor.fr</w:delText>
        </w:r>
        <w:r w:rsidDel="0005528D">
          <w:rPr>
            <w:rStyle w:val="Lienhypertexte"/>
            <w:sz w:val="24"/>
            <w:szCs w:val="24"/>
            <w:lang w:eastAsia="en-GB"/>
          </w:rPr>
          <w:fldChar w:fldCharType="end"/>
        </w:r>
      </w:del>
    </w:p>
    <w:p w14:paraId="21725223" w14:textId="17A236C9" w:rsidR="001D33FD" w:rsidDel="0005528D" w:rsidRDefault="001D33FD" w:rsidP="001D33FD">
      <w:pPr>
        <w:spacing w:after="300"/>
        <w:ind w:left="284" w:firstLine="283"/>
        <w:jc w:val="both"/>
        <w:rPr>
          <w:del w:id="50" w:author="Jean-Pierre Roux" w:date="2026-02-11T17:56:00Z" w16du:dateUtc="2026-02-11T16:56:00Z"/>
          <w:sz w:val="24"/>
          <w:szCs w:val="24"/>
          <w:lang w:eastAsia="en-GB"/>
        </w:rPr>
      </w:pPr>
    </w:p>
    <w:p w14:paraId="39C5D61E" w14:textId="77777777" w:rsidR="001D33FD" w:rsidRPr="001D33FD" w:rsidRDefault="001D33FD" w:rsidP="00CF1A05">
      <w:pPr>
        <w:spacing w:after="200"/>
        <w:ind w:left="567"/>
        <w:jc w:val="both"/>
        <w:rPr>
          <w:sz w:val="24"/>
          <w:szCs w:val="24"/>
          <w:lang w:eastAsia="en-GB"/>
        </w:rPr>
        <w:pPrChange w:id="51" w:author="Fabien DROUILLARD" w:date="2026-02-13T17:53:00Z" w16du:dateUtc="2026-02-13T16:53:00Z">
          <w:pPr>
            <w:spacing w:after="300"/>
            <w:jc w:val="both"/>
          </w:pPr>
        </w:pPrChange>
      </w:pPr>
    </w:p>
    <w:p w14:paraId="75B408B9" w14:textId="77777777" w:rsidR="00DD645C" w:rsidRDefault="00DD645C" w:rsidP="001D33FD">
      <w:pPr>
        <w:pStyle w:val="Titre1"/>
      </w:pPr>
      <w:bookmarkStart w:id="52" w:name="_Toc220579855"/>
      <w:r w:rsidRPr="001D33FD">
        <w:t>Cookies</w:t>
      </w:r>
      <w:bookmarkEnd w:id="52"/>
    </w:p>
    <w:p w14:paraId="16BF9A85" w14:textId="77777777" w:rsidR="00DD645C" w:rsidRPr="001D33FD" w:rsidRDefault="00DD645C" w:rsidP="001D33FD">
      <w:pPr>
        <w:spacing w:after="200"/>
        <w:ind w:left="567"/>
        <w:jc w:val="both"/>
        <w:rPr>
          <w:sz w:val="24"/>
          <w:szCs w:val="24"/>
          <w:lang w:eastAsia="en-GB"/>
        </w:rPr>
      </w:pPr>
      <w:r w:rsidRPr="001D33FD">
        <w:rPr>
          <w:sz w:val="24"/>
          <w:szCs w:val="24"/>
          <w:lang w:eastAsia="en-GB"/>
        </w:rPr>
        <w:t>Le site www.reviewsvisor.fr utilise des cookies pour améliorer l'expérience utilisateur, réaliser des statistiques de visites et assurer le bon fonctionnement des services.</w:t>
      </w:r>
    </w:p>
    <w:p w14:paraId="4F9796CA" w14:textId="77777777" w:rsidR="00DD645C" w:rsidRPr="001D33FD" w:rsidRDefault="00DD645C" w:rsidP="001D33FD">
      <w:pPr>
        <w:spacing w:after="200"/>
        <w:ind w:left="567"/>
        <w:jc w:val="both"/>
        <w:rPr>
          <w:sz w:val="24"/>
          <w:szCs w:val="24"/>
          <w:lang w:eastAsia="en-GB"/>
        </w:rPr>
      </w:pPr>
      <w:r w:rsidRPr="001D33FD">
        <w:rPr>
          <w:sz w:val="24"/>
          <w:szCs w:val="24"/>
          <w:lang w:eastAsia="en-GB"/>
        </w:rPr>
        <w:t>Types de cookies utilisés :</w:t>
      </w:r>
    </w:p>
    <w:p w14:paraId="05809F40" w14:textId="77777777" w:rsidR="00DD645C" w:rsidRPr="001D33FD" w:rsidRDefault="00DD645C" w:rsidP="001D33FD">
      <w:pPr>
        <w:pStyle w:val="Paragraphedeliste"/>
        <w:numPr>
          <w:ilvl w:val="0"/>
          <w:numId w:val="45"/>
        </w:numPr>
        <w:spacing w:after="200"/>
        <w:jc w:val="both"/>
        <w:rPr>
          <w:sz w:val="24"/>
          <w:szCs w:val="24"/>
          <w:lang w:eastAsia="en-GB"/>
        </w:rPr>
      </w:pPr>
      <w:r w:rsidRPr="001D33FD">
        <w:rPr>
          <w:sz w:val="24"/>
          <w:szCs w:val="24"/>
          <w:lang w:eastAsia="en-GB"/>
        </w:rPr>
        <w:t>Cookies essentiels : nécessaires au fonctionnement du site</w:t>
      </w:r>
    </w:p>
    <w:p w14:paraId="326A01E3" w14:textId="77777777" w:rsidR="00DD645C" w:rsidRPr="001D33FD" w:rsidRDefault="00DD645C" w:rsidP="001D33FD">
      <w:pPr>
        <w:pStyle w:val="Paragraphedeliste"/>
        <w:numPr>
          <w:ilvl w:val="0"/>
          <w:numId w:val="45"/>
        </w:numPr>
        <w:spacing w:after="200"/>
        <w:jc w:val="both"/>
        <w:rPr>
          <w:sz w:val="24"/>
          <w:szCs w:val="24"/>
          <w:lang w:eastAsia="en-GB"/>
        </w:rPr>
      </w:pPr>
      <w:r w:rsidRPr="001D33FD">
        <w:rPr>
          <w:sz w:val="24"/>
          <w:szCs w:val="24"/>
          <w:lang w:eastAsia="en-GB"/>
        </w:rPr>
        <w:t>Cookies analytiques : pour mesurer l'audience du site</w:t>
      </w:r>
    </w:p>
    <w:p w14:paraId="27D73EAD" w14:textId="77777777" w:rsidR="00DD645C" w:rsidRPr="001D33FD" w:rsidRDefault="00DD645C" w:rsidP="001D33FD">
      <w:pPr>
        <w:pStyle w:val="Paragraphedeliste"/>
        <w:numPr>
          <w:ilvl w:val="0"/>
          <w:numId w:val="45"/>
        </w:numPr>
        <w:spacing w:after="200"/>
        <w:jc w:val="both"/>
        <w:rPr>
          <w:sz w:val="24"/>
          <w:szCs w:val="24"/>
          <w:lang w:eastAsia="en-GB"/>
        </w:rPr>
      </w:pPr>
      <w:r w:rsidRPr="001D33FD">
        <w:rPr>
          <w:sz w:val="24"/>
          <w:szCs w:val="24"/>
          <w:lang w:eastAsia="en-GB"/>
        </w:rPr>
        <w:t>Cookies de fonctionnalité : pour mémoriser vos préférences</w:t>
      </w:r>
    </w:p>
    <w:p w14:paraId="078C4B31" w14:textId="77777777" w:rsidR="00DD645C" w:rsidRPr="001D33FD" w:rsidRDefault="00DD645C" w:rsidP="001D33FD">
      <w:pPr>
        <w:spacing w:after="200"/>
        <w:ind w:left="567"/>
        <w:jc w:val="both"/>
        <w:rPr>
          <w:sz w:val="24"/>
          <w:szCs w:val="24"/>
          <w:lang w:eastAsia="en-GB"/>
        </w:rPr>
      </w:pPr>
      <w:r w:rsidRPr="001D33FD">
        <w:rPr>
          <w:sz w:val="24"/>
          <w:szCs w:val="24"/>
          <w:lang w:eastAsia="en-GB"/>
        </w:rPr>
        <w:t>Vous pouvez gérer vos préférences en matière de cookies via le bandeau de consentement ou les paramètres de votre navigateur.</w:t>
      </w:r>
    </w:p>
    <w:p w14:paraId="2C2D5033" w14:textId="269EB659" w:rsidR="00DD645C" w:rsidDel="00042325" w:rsidRDefault="00DD645C" w:rsidP="001D33FD">
      <w:pPr>
        <w:pStyle w:val="Titre1"/>
        <w:rPr>
          <w:del w:id="53" w:author="Jean-Pierre Roux" w:date="2026-02-11T18:02:00Z" w16du:dateUtc="2026-02-11T17:02:00Z"/>
        </w:rPr>
      </w:pPr>
      <w:bookmarkStart w:id="54" w:name="_Toc220579856"/>
      <w:del w:id="55" w:author="Jean-Pierre Roux" w:date="2026-02-11T18:02:00Z" w16du:dateUtc="2026-02-11T17:02:00Z">
        <w:r w:rsidRPr="001D33FD" w:rsidDel="00042325">
          <w:delText xml:space="preserve">Limitation de </w:delText>
        </w:r>
        <w:commentRangeStart w:id="56"/>
        <w:r w:rsidRPr="001D33FD" w:rsidDel="00042325">
          <w:delText>responsabilité</w:delText>
        </w:r>
      </w:del>
      <w:bookmarkEnd w:id="54"/>
      <w:commentRangeEnd w:id="56"/>
      <w:r w:rsidR="002F3046">
        <w:rPr>
          <w:rStyle w:val="Marquedecommentaire"/>
          <w:sz w:val="24"/>
          <w:szCs w:val="32"/>
        </w:rPr>
        <w:commentReference w:id="56"/>
      </w:r>
    </w:p>
    <w:p w14:paraId="616A6D3F" w14:textId="1B8A2F82" w:rsidR="00DD645C" w:rsidRPr="001D33FD" w:rsidDel="00042325" w:rsidRDefault="00DD645C" w:rsidP="001D33FD">
      <w:pPr>
        <w:spacing w:after="200"/>
        <w:ind w:left="567"/>
        <w:jc w:val="both"/>
        <w:rPr>
          <w:del w:id="57" w:author="Jean-Pierre Roux" w:date="2026-02-11T18:02:00Z" w16du:dateUtc="2026-02-11T17:02:00Z"/>
          <w:sz w:val="24"/>
          <w:szCs w:val="24"/>
          <w:lang w:eastAsia="en-GB"/>
        </w:rPr>
      </w:pPr>
      <w:del w:id="58" w:author="Jean-Pierre Roux" w:date="2026-02-11T18:02:00Z" w16du:dateUtc="2026-02-11T17:02:00Z">
        <w:r w:rsidRPr="001D33FD" w:rsidDel="00042325">
          <w:rPr>
            <w:sz w:val="24"/>
            <w:szCs w:val="24"/>
            <w:lang w:eastAsia="en-GB"/>
          </w:rPr>
          <w:delText>Reviewsvisor s'efforce de fournir des informations aussi précises que possible sur le site. Toutefois, Reviewsvisor ne pourra être tenu responsable des omissions, des inexactitudes et des carences dans la mise à jour, qu'elles soient de son fait ou du fait des tiers partenaires qui lui fournissent ces informations.</w:delText>
        </w:r>
      </w:del>
    </w:p>
    <w:p w14:paraId="4AEDF6FB" w14:textId="3D75F06E" w:rsidR="00DD645C" w:rsidRPr="001D33FD" w:rsidDel="00042325" w:rsidRDefault="00DD645C" w:rsidP="001D33FD">
      <w:pPr>
        <w:spacing w:after="200"/>
        <w:ind w:left="567"/>
        <w:jc w:val="both"/>
        <w:rPr>
          <w:del w:id="59" w:author="Jean-Pierre Roux" w:date="2026-02-11T18:02:00Z" w16du:dateUtc="2026-02-11T17:02:00Z"/>
          <w:sz w:val="24"/>
          <w:szCs w:val="24"/>
          <w:lang w:eastAsia="en-GB"/>
        </w:rPr>
      </w:pPr>
      <w:del w:id="60" w:author="Jean-Pierre Roux" w:date="2026-02-11T18:02:00Z" w16du:dateUtc="2026-02-11T17:02:00Z">
        <w:r w:rsidRPr="001D33FD" w:rsidDel="00042325">
          <w:rPr>
            <w:sz w:val="24"/>
            <w:szCs w:val="24"/>
            <w:lang w:eastAsia="en-GB"/>
          </w:rPr>
          <w:delText>Reviewsvisor ne pourra être tenu responsable des dommages directs ou indirects résultant de l'accès au site ou de l'utilisation du site et/ou des informations y figurant.</w:delText>
        </w:r>
      </w:del>
    </w:p>
    <w:p w14:paraId="2628E702" w14:textId="4A51A6FE" w:rsidR="00DD645C" w:rsidRPr="001D33FD" w:rsidDel="00042325" w:rsidRDefault="00DD645C" w:rsidP="001D33FD">
      <w:pPr>
        <w:spacing w:after="300"/>
        <w:ind w:left="567"/>
        <w:jc w:val="both"/>
        <w:rPr>
          <w:del w:id="61" w:author="Jean-Pierre Roux" w:date="2026-02-11T18:02:00Z" w16du:dateUtc="2026-02-11T17:02:00Z"/>
          <w:sz w:val="24"/>
          <w:szCs w:val="24"/>
          <w:lang w:eastAsia="en-GB"/>
        </w:rPr>
      </w:pPr>
      <w:del w:id="62" w:author="Jean-Pierre Roux" w:date="2026-02-11T18:02:00Z" w16du:dateUtc="2026-02-11T17:02:00Z">
        <w:r w:rsidRPr="001D33FD" w:rsidDel="00042325">
          <w:rPr>
            <w:sz w:val="24"/>
            <w:szCs w:val="24"/>
            <w:lang w:eastAsia="en-GB"/>
          </w:rPr>
          <w:delText>L'utilisateur du site s'engage à accéder au site en utilisant un matériel récent, ne contenant pas de virus et avec un navigateur de dernière génération mis à jour.</w:delText>
        </w:r>
      </w:del>
    </w:p>
    <w:p w14:paraId="0A32F9D1" w14:textId="77777777" w:rsidR="00DD645C" w:rsidRDefault="00DD645C" w:rsidP="001D33FD">
      <w:pPr>
        <w:pStyle w:val="Titre1"/>
      </w:pPr>
      <w:bookmarkStart w:id="63" w:name="_Toc220579857"/>
      <w:r w:rsidRPr="001D33FD">
        <w:t>Liens hypertextes</w:t>
      </w:r>
      <w:bookmarkEnd w:id="63"/>
    </w:p>
    <w:p w14:paraId="60A68258" w14:textId="77777777" w:rsidR="00DD645C" w:rsidRDefault="00DD645C" w:rsidP="001A5D6C">
      <w:pPr>
        <w:spacing w:after="200"/>
        <w:ind w:left="567"/>
        <w:jc w:val="both"/>
      </w:pPr>
      <w:r>
        <w:t>Le site www.reviewsvisor.fr peut contenir des liens hypertextes vers d'autres sites internet. Reviewsvisor n'exerce aucun contrôle sur ces sites et décline toute responsabilité quant à leur contenu.</w:t>
      </w:r>
    </w:p>
    <w:p w14:paraId="6EE34561" w14:textId="77777777" w:rsidR="00DD645C" w:rsidRDefault="00DD645C" w:rsidP="001A5D6C">
      <w:pPr>
        <w:spacing w:after="300"/>
        <w:ind w:left="567"/>
        <w:jc w:val="both"/>
      </w:pPr>
      <w:r>
        <w:t>La mise en place de liens hypertextes vers le site www.reviewsvisor.fr est autorisée sans accord préalable, à condition que ces liens n'aient pas un caractère commercial ou publicitaire et qu'ils ne portent pas atteinte à l'image de Reviewsvisor.</w:t>
      </w:r>
    </w:p>
    <w:p w14:paraId="1FE98B28" w14:textId="6D3496A5" w:rsidR="00DD645C" w:rsidDel="0005528D" w:rsidRDefault="00DD645C" w:rsidP="001A5D6C">
      <w:pPr>
        <w:pStyle w:val="Titre1"/>
        <w:rPr>
          <w:del w:id="64" w:author="Jean-Pierre Roux" w:date="2026-02-11T18:00:00Z" w16du:dateUtc="2026-02-11T17:00:00Z"/>
        </w:rPr>
      </w:pPr>
      <w:bookmarkStart w:id="65" w:name="_Toc220579858"/>
      <w:del w:id="66" w:author="Jean-Pierre Roux" w:date="2026-02-11T18:00:00Z" w16du:dateUtc="2026-02-11T17:00:00Z">
        <w:r w:rsidRPr="001A5D6C" w:rsidDel="0005528D">
          <w:lastRenderedPageBreak/>
          <w:delText xml:space="preserve">Droit applicable et juridiction </w:delText>
        </w:r>
        <w:commentRangeStart w:id="67"/>
        <w:r w:rsidRPr="001A5D6C" w:rsidDel="0005528D">
          <w:delText>compétente</w:delText>
        </w:r>
      </w:del>
      <w:bookmarkEnd w:id="65"/>
      <w:commentRangeEnd w:id="67"/>
      <w:r w:rsidR="002F3046">
        <w:rPr>
          <w:rStyle w:val="Marquedecommentaire"/>
          <w:sz w:val="24"/>
          <w:szCs w:val="32"/>
        </w:rPr>
        <w:commentReference w:id="67"/>
      </w:r>
    </w:p>
    <w:p w14:paraId="5D8C4D2E" w14:textId="0CA152CF" w:rsidR="00DD645C" w:rsidDel="0005528D" w:rsidRDefault="00DD645C" w:rsidP="001A5D6C">
      <w:pPr>
        <w:spacing w:after="200"/>
        <w:ind w:left="567"/>
        <w:jc w:val="both"/>
        <w:rPr>
          <w:del w:id="68" w:author="Jean-Pierre Roux" w:date="2026-02-11T18:00:00Z" w16du:dateUtc="2026-02-11T17:00:00Z"/>
        </w:rPr>
      </w:pPr>
      <w:del w:id="69" w:author="Jean-Pierre Roux" w:date="2026-02-11T18:00:00Z" w16du:dateUtc="2026-02-11T17:00:00Z">
        <w:r w:rsidDel="0005528D">
          <w:delText>Les présentes mentions légales sont régies par le droit français.</w:delText>
        </w:r>
      </w:del>
    </w:p>
    <w:p w14:paraId="6A79BAC5" w14:textId="2B5503F5" w:rsidR="00DD645C" w:rsidDel="0005528D" w:rsidRDefault="00DD645C" w:rsidP="001A5D6C">
      <w:pPr>
        <w:spacing w:after="300"/>
        <w:ind w:left="567"/>
        <w:jc w:val="both"/>
        <w:rPr>
          <w:del w:id="70" w:author="Jean-Pierre Roux" w:date="2026-02-11T18:00:00Z" w16du:dateUtc="2026-02-11T17:00:00Z"/>
        </w:rPr>
      </w:pPr>
      <w:del w:id="71" w:author="Jean-Pierre Roux" w:date="2026-02-11T18:00:00Z" w16du:dateUtc="2026-02-11T17:00:00Z">
        <w:r w:rsidDel="0005528D">
          <w:delText>En cas de litige, et après l'échec de toute tentative de recherche d'une solution amiable, les tribunaux français seront seuls compétents pour connaître de ce litige.</w:delText>
        </w:r>
      </w:del>
    </w:p>
    <w:p w14:paraId="5AFF0855" w14:textId="68652F8C" w:rsidR="00DD645C" w:rsidDel="002F3046" w:rsidRDefault="00DD645C" w:rsidP="001A5D6C">
      <w:pPr>
        <w:pStyle w:val="Titre1"/>
        <w:rPr>
          <w:del w:id="72" w:author="Fabien DROUILLARD" w:date="2026-02-13T16:16:00Z" w16du:dateUtc="2026-02-13T15:16:00Z"/>
        </w:rPr>
      </w:pPr>
      <w:bookmarkStart w:id="73" w:name="_Toc220579859"/>
      <w:del w:id="74" w:author="Fabien DROUILLARD" w:date="2026-02-13T16:16:00Z" w16du:dateUtc="2026-02-13T15:16:00Z">
        <w:r w:rsidRPr="001A5D6C" w:rsidDel="002F3046">
          <w:delText xml:space="preserve">Médiation de la </w:delText>
        </w:r>
        <w:commentRangeStart w:id="75"/>
        <w:r w:rsidRPr="001A5D6C" w:rsidDel="002F3046">
          <w:delText>consommation</w:delText>
        </w:r>
      </w:del>
      <w:bookmarkEnd w:id="73"/>
      <w:ins w:id="76" w:author="Jean-Pierre Roux" w:date="2026-02-11T17:55:00Z" w16du:dateUtc="2026-02-11T16:55:00Z">
        <w:del w:id="77" w:author="Fabien DROUILLARD" w:date="2026-02-13T16:16:00Z" w16du:dateUtc="2026-02-13T15:16:00Z">
          <w:r w:rsidR="0005528D" w:rsidDel="002F3046">
            <w:delText xml:space="preserve"> </w:delText>
          </w:r>
        </w:del>
      </w:ins>
      <w:commentRangeEnd w:id="75"/>
      <w:del w:id="78" w:author="Fabien DROUILLARD" w:date="2026-02-13T16:16:00Z" w16du:dateUtc="2026-02-13T15:16:00Z">
        <w:r w:rsidR="002F3046" w:rsidDel="002F3046">
          <w:rPr>
            <w:rStyle w:val="Marquedecommentaire"/>
            <w:sz w:val="24"/>
            <w:szCs w:val="32"/>
          </w:rPr>
          <w:commentReference w:id="75"/>
        </w:r>
      </w:del>
    </w:p>
    <w:p w14:paraId="04EF8CE2" w14:textId="3A6A348B" w:rsidR="00DD645C" w:rsidDel="002F3046" w:rsidRDefault="00DD645C" w:rsidP="001A5D6C">
      <w:pPr>
        <w:spacing w:after="200"/>
        <w:ind w:left="567"/>
        <w:jc w:val="both"/>
        <w:rPr>
          <w:del w:id="79" w:author="Fabien DROUILLARD" w:date="2026-02-13T16:16:00Z" w16du:dateUtc="2026-02-13T15:16:00Z"/>
        </w:rPr>
      </w:pPr>
      <w:del w:id="80" w:author="Fabien DROUILLARD" w:date="2026-02-13T16:16:00Z" w16du:dateUtc="2026-02-13T15:16:00Z">
        <w:r w:rsidDel="002F3046">
          <w:delText>Conformément aux articles L.616-1 et R.616-1 du Code de la consommation, nous proposons un dispositif de médiation de la consommation. L'entité de médiation retenue est :</w:delText>
        </w:r>
      </w:del>
    </w:p>
    <w:p w14:paraId="74FC7212" w14:textId="04A964AE" w:rsidR="00DD645C" w:rsidDel="002F3046" w:rsidRDefault="00DD645C" w:rsidP="001A5D6C">
      <w:pPr>
        <w:spacing w:after="200"/>
        <w:ind w:left="567"/>
        <w:jc w:val="both"/>
        <w:rPr>
          <w:del w:id="81" w:author="Fabien DROUILLARD" w:date="2026-02-13T16:16:00Z" w16du:dateUtc="2026-02-13T15:16:00Z"/>
        </w:rPr>
      </w:pPr>
      <w:del w:id="82" w:author="Fabien DROUILLARD" w:date="2026-02-13T16:16:00Z" w16du:dateUtc="2026-02-13T15:16:00Z">
        <w:r w:rsidRPr="001A5D6C" w:rsidDel="002F3046">
          <w:rPr>
            <w:highlight w:val="yellow"/>
          </w:rPr>
          <w:delText>[Nom du médiateur]</w:delText>
        </w:r>
      </w:del>
    </w:p>
    <w:p w14:paraId="13B110AE" w14:textId="0F7FCC13" w:rsidR="00DD645C" w:rsidRPr="001A5D6C" w:rsidDel="002F3046" w:rsidRDefault="00DD645C" w:rsidP="001A5D6C">
      <w:pPr>
        <w:spacing w:after="200"/>
        <w:ind w:left="567"/>
        <w:jc w:val="both"/>
        <w:rPr>
          <w:del w:id="83" w:author="Fabien DROUILLARD" w:date="2026-02-13T16:16:00Z" w16du:dateUtc="2026-02-13T15:16:00Z"/>
          <w:highlight w:val="yellow"/>
        </w:rPr>
      </w:pPr>
      <w:del w:id="84" w:author="Fabien DROUILLARD" w:date="2026-02-13T16:16:00Z" w16du:dateUtc="2026-02-13T15:16:00Z">
        <w:r w:rsidRPr="001A5D6C" w:rsidDel="002F3046">
          <w:rPr>
            <w:highlight w:val="yellow"/>
          </w:rPr>
          <w:delText>[Adresse du médiateur]</w:delText>
        </w:r>
      </w:del>
    </w:p>
    <w:p w14:paraId="0AD9ABAC" w14:textId="7A0045F0" w:rsidR="00DD645C" w:rsidRPr="001A5D6C" w:rsidDel="002F3046" w:rsidRDefault="00DD645C" w:rsidP="001A5D6C">
      <w:pPr>
        <w:spacing w:after="200"/>
        <w:ind w:left="567"/>
        <w:jc w:val="both"/>
        <w:rPr>
          <w:del w:id="85" w:author="Fabien DROUILLARD" w:date="2026-02-13T16:16:00Z" w16du:dateUtc="2026-02-13T15:16:00Z"/>
          <w:highlight w:val="yellow"/>
        </w:rPr>
      </w:pPr>
      <w:del w:id="86" w:author="Fabien DROUILLARD" w:date="2026-02-13T16:16:00Z" w16du:dateUtc="2026-02-13T15:16:00Z">
        <w:r w:rsidRPr="001A5D6C" w:rsidDel="002F3046">
          <w:rPr>
            <w:highlight w:val="yellow"/>
          </w:rPr>
          <w:delText>[Site web du médiateur]</w:delText>
        </w:r>
      </w:del>
    </w:p>
    <w:p w14:paraId="5B9B8B66" w14:textId="38497AFD" w:rsidR="00DD645C" w:rsidDel="002F3046" w:rsidRDefault="00DD645C" w:rsidP="001A5D6C">
      <w:pPr>
        <w:spacing w:after="200"/>
        <w:ind w:left="567"/>
        <w:jc w:val="both"/>
        <w:rPr>
          <w:del w:id="87" w:author="Fabien DROUILLARD" w:date="2026-02-13T16:16:00Z" w16du:dateUtc="2026-02-13T15:16:00Z"/>
        </w:rPr>
      </w:pPr>
      <w:del w:id="88" w:author="Fabien DROUILLARD" w:date="2026-02-13T16:16:00Z" w16du:dateUtc="2026-02-13T15:16:00Z">
        <w:r w:rsidRPr="001A5D6C" w:rsidDel="002F3046">
          <w:rPr>
            <w:highlight w:val="yellow"/>
          </w:rPr>
          <w:delText>[Email du médiateur]</w:delText>
        </w:r>
      </w:del>
    </w:p>
    <w:p w14:paraId="793F9E72" w14:textId="7DC4E79B" w:rsidR="001A5D6C" w:rsidRPr="001D33FD" w:rsidDel="002F3046" w:rsidRDefault="001A5D6C" w:rsidP="001A5D6C">
      <w:pPr>
        <w:spacing w:after="300"/>
        <w:ind w:left="567"/>
        <w:jc w:val="both"/>
        <w:rPr>
          <w:del w:id="89" w:author="Fabien DROUILLARD" w:date="2026-02-13T16:16:00Z" w16du:dateUtc="2026-02-13T15:16:00Z"/>
          <w:sz w:val="24"/>
          <w:szCs w:val="24"/>
          <w:lang w:eastAsia="en-GB"/>
        </w:rPr>
      </w:pPr>
      <w:del w:id="90" w:author="Fabien DROUILLARD" w:date="2026-02-13T16:16:00Z" w16du:dateUtc="2026-02-13T15:16:00Z">
        <w:r w:rsidRPr="001A5D6C" w:rsidDel="002F3046">
          <w:rPr>
            <w:sz w:val="24"/>
            <w:szCs w:val="24"/>
            <w:highlight w:val="yellow"/>
            <w:lang w:eastAsia="en-GB"/>
          </w:rPr>
          <w:delText>Les informations relatives à l’éditeur du site et à l’hébergeur sont en cours de finalisation et seront complétées avant la mise en ligne définitive du Service.</w:delText>
        </w:r>
      </w:del>
    </w:p>
    <w:p w14:paraId="18AE65D1" w14:textId="05F6266A" w:rsidR="001A5D6C" w:rsidDel="002F3046" w:rsidRDefault="001A5D6C" w:rsidP="001A5D6C">
      <w:pPr>
        <w:spacing w:after="200"/>
        <w:ind w:left="567"/>
        <w:jc w:val="both"/>
        <w:rPr>
          <w:del w:id="91" w:author="Fabien DROUILLARD" w:date="2026-02-13T16:16:00Z" w16du:dateUtc="2026-02-13T15:16:00Z"/>
        </w:rPr>
      </w:pPr>
    </w:p>
    <w:p w14:paraId="7584B3B3" w14:textId="661D7B7B" w:rsidR="00DD645C" w:rsidDel="002F3046" w:rsidRDefault="00DD645C" w:rsidP="001A5D6C">
      <w:pPr>
        <w:spacing w:after="200"/>
        <w:ind w:left="567"/>
        <w:jc w:val="both"/>
        <w:rPr>
          <w:del w:id="92" w:author="Fabien DROUILLARD" w:date="2026-02-13T16:16:00Z" w16du:dateUtc="2026-02-13T15:16:00Z"/>
        </w:rPr>
      </w:pPr>
      <w:del w:id="93" w:author="Fabien DROUILLARD" w:date="2026-02-13T16:16:00Z" w16du:dateUtc="2026-02-13T15:16:00Z">
        <w:r w:rsidDel="002F3046">
          <w:delText xml:space="preserve">En cas de litige, le consommateur peut déposer sa réclamation sur la plateforme de règlement en ligne des litiges de la Commission européenne : </w:delText>
        </w:r>
        <w:r w:rsidRPr="001A5D6C" w:rsidDel="002F3046">
          <w:delText>https://ec.europa.eu/consumers/odr</w:delText>
        </w:r>
      </w:del>
    </w:p>
    <w:p w14:paraId="7EEEE3BE" w14:textId="77777777" w:rsidR="00DD645C" w:rsidRDefault="00DD645C" w:rsidP="001A5D6C">
      <w:pPr>
        <w:pStyle w:val="Titre1"/>
      </w:pPr>
      <w:bookmarkStart w:id="94" w:name="_Toc220579860"/>
      <w:r w:rsidRPr="001A5D6C">
        <w:t>Contact</w:t>
      </w:r>
      <w:bookmarkEnd w:id="94"/>
    </w:p>
    <w:p w14:paraId="2DA3EAD5" w14:textId="77777777" w:rsidR="00DD645C" w:rsidRDefault="00DD645C" w:rsidP="001A5D6C">
      <w:pPr>
        <w:spacing w:after="200"/>
        <w:ind w:left="567"/>
        <w:jc w:val="both"/>
      </w:pPr>
      <w:r>
        <w:t>Pour toute question ou demande d'information concernant le site, ou tout signalement de contenu ou d'activités illicites, vous pouvez contacter l'éditeur à l'adresse suivante :</w:t>
      </w:r>
    </w:p>
    <w:p w14:paraId="0474BC22" w14:textId="77777777" w:rsidR="00DD645C" w:rsidRDefault="00DD645C" w:rsidP="001A5D6C">
      <w:pPr>
        <w:spacing w:after="100"/>
        <w:ind w:left="567"/>
        <w:jc w:val="both"/>
      </w:pPr>
      <w:r w:rsidRPr="001A5D6C">
        <w:t xml:space="preserve">Email : </w:t>
      </w:r>
      <w:r>
        <w:t>contact@reviewsvisor.fr</w:t>
      </w:r>
    </w:p>
    <w:p w14:paraId="0D621429" w14:textId="77777777" w:rsidR="00DD645C" w:rsidRDefault="00DD645C" w:rsidP="001A5D6C">
      <w:pPr>
        <w:spacing w:after="100"/>
        <w:ind w:left="567"/>
        <w:jc w:val="both"/>
      </w:pPr>
      <w:r w:rsidRPr="001A5D6C">
        <w:t xml:space="preserve">Adresse : </w:t>
      </w:r>
      <w:r w:rsidRPr="001A5D6C">
        <w:rPr>
          <w:highlight w:val="yellow"/>
        </w:rPr>
        <w:t>[Adresse postale]</w:t>
      </w:r>
    </w:p>
    <w:p w14:paraId="06AC1807" w14:textId="77777777" w:rsidR="00DD645C" w:rsidRDefault="00DD645C" w:rsidP="001A5D6C">
      <w:pPr>
        <w:spacing w:after="400"/>
        <w:ind w:left="567"/>
        <w:jc w:val="both"/>
      </w:pPr>
      <w:r w:rsidRPr="001A5D6C">
        <w:t xml:space="preserve">Téléphone : </w:t>
      </w:r>
      <w:r w:rsidRPr="001A5D6C">
        <w:rPr>
          <w:highlight w:val="yellow"/>
        </w:rPr>
        <w:t>[Numéro de téléphone]</w:t>
      </w:r>
    </w:p>
    <w:p w14:paraId="132281B0" w14:textId="77777777" w:rsidR="001A5D6C" w:rsidRPr="001D33FD" w:rsidRDefault="001A5D6C" w:rsidP="001A5D6C">
      <w:pPr>
        <w:spacing w:after="300"/>
        <w:ind w:left="567"/>
        <w:jc w:val="both"/>
        <w:rPr>
          <w:sz w:val="24"/>
          <w:szCs w:val="24"/>
          <w:lang w:eastAsia="en-GB"/>
        </w:rPr>
      </w:pPr>
      <w:r w:rsidRPr="001A5D6C">
        <w:rPr>
          <w:sz w:val="24"/>
          <w:szCs w:val="24"/>
          <w:highlight w:val="yellow"/>
          <w:lang w:eastAsia="en-GB"/>
        </w:rPr>
        <w:t>Les informations relatives à l’éditeur du site et à l’hébergeur sont en cours de finalisation et seront complétées avant la mise en ligne définitive du Service.</w:t>
      </w:r>
    </w:p>
    <w:p w14:paraId="2DD5F8CF" w14:textId="77777777" w:rsidR="001A5D6C" w:rsidRDefault="001A5D6C" w:rsidP="001A5D6C">
      <w:pPr>
        <w:spacing w:after="400"/>
        <w:ind w:left="567"/>
        <w:jc w:val="both"/>
      </w:pPr>
    </w:p>
    <w:p w14:paraId="04B6D5B3" w14:textId="77777777" w:rsidR="00DD645C" w:rsidRDefault="00DD645C" w:rsidP="001A5D6C">
      <w:pPr>
        <w:spacing w:before="600"/>
        <w:jc w:val="center"/>
      </w:pPr>
      <w:r w:rsidRPr="001A5D6C">
        <w:t>---</w:t>
      </w:r>
    </w:p>
    <w:p w14:paraId="7530E5DA" w14:textId="77777777" w:rsidR="00DD645C" w:rsidRDefault="00DD645C" w:rsidP="001A5D6C">
      <w:pPr>
        <w:spacing w:after="200"/>
        <w:jc w:val="center"/>
      </w:pPr>
      <w:r w:rsidRPr="001A5D6C">
        <w:t>© 2026 Reviewsvisor - Tous droits réservés</w:t>
      </w:r>
    </w:p>
    <w:p w14:paraId="6FEED461" w14:textId="77777777" w:rsidR="00DD645C" w:rsidRPr="00DD645C" w:rsidRDefault="00DD645C" w:rsidP="00DD645C">
      <w:pPr>
        <w:spacing w:after="300"/>
        <w:ind w:left="567"/>
        <w:jc w:val="both"/>
        <w:rPr>
          <w:sz w:val="24"/>
          <w:szCs w:val="24"/>
          <w:lang w:eastAsia="en-GB"/>
        </w:rPr>
      </w:pPr>
    </w:p>
    <w:p w14:paraId="38567491" w14:textId="77777777" w:rsidR="009B6A16" w:rsidRPr="00971ADF" w:rsidRDefault="009B6A16" w:rsidP="00971ADF">
      <w:pPr>
        <w:pStyle w:val="NormalWeb"/>
        <w:ind w:left="567"/>
        <w:jc w:val="center"/>
        <w:rPr>
          <w:rFonts w:ascii="Univers for BP Light" w:hAnsi="Univers for BP Light"/>
          <w:lang w:eastAsia="en-GB"/>
        </w:rPr>
      </w:pPr>
    </w:p>
    <w:sectPr w:rsidR="009B6A16" w:rsidRPr="00971ADF" w:rsidSect="00581D1D">
      <w:headerReference w:type="default" r:id="rId15"/>
      <w:footerReference w:type="default" r:id="rId16"/>
      <w:headerReference w:type="first" r:id="rId17"/>
      <w:pgSz w:w="11907" w:h="16840" w:code="9"/>
      <w:pgMar w:top="1418" w:right="1134" w:bottom="1332" w:left="1134" w:header="720" w:footer="57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bien DROUILLARD" w:date="2026-02-13T16:14:00Z" w:initials="FD">
    <w:p w14:paraId="045B29E0" w14:textId="77777777" w:rsidR="002F3046" w:rsidRDefault="002F3046" w:rsidP="002F3046">
      <w:pPr>
        <w:pStyle w:val="Commentaire"/>
      </w:pPr>
      <w:r>
        <w:rPr>
          <w:rStyle w:val="Marquedecommentaire"/>
        </w:rPr>
        <w:annotationRef/>
      </w:r>
      <w:r>
        <w:t>C’est aujourd’hui l’article 1.1 qui fixe l’obligation de mentions légales. Il est préférable de ne pas se référer aux articles puisque les numéros peuvent changer. De plus, les mentions légales à proprement parler ne concernent que l’éditeur et l’hébergeur. Dès lors, on peut remplacer ce paragraphe par le titre de la page «MENTIONS LEGALES»</w:t>
      </w:r>
    </w:p>
  </w:comment>
  <w:comment w:id="21" w:author="Fabien DROUILLARD" w:date="2026-02-13T16:15:00Z" w:initials="FD">
    <w:p w14:paraId="2FE881E4" w14:textId="77777777" w:rsidR="002F3046" w:rsidRDefault="002F3046" w:rsidP="002F3046">
      <w:pPr>
        <w:pStyle w:val="Commentaire"/>
      </w:pPr>
      <w:r>
        <w:rPr>
          <w:rStyle w:val="Marquedecommentaire"/>
        </w:rPr>
        <w:annotationRef/>
      </w:r>
      <w:r>
        <w:t>Inutile d’ajouter 5.1 et 5.2.</w:t>
      </w:r>
    </w:p>
    <w:p w14:paraId="08B52DAA" w14:textId="77777777" w:rsidR="002F3046" w:rsidRDefault="002F3046" w:rsidP="002F3046">
      <w:pPr>
        <w:pStyle w:val="Commentaire"/>
      </w:pPr>
      <w:r>
        <w:t>«Politique de Confidentialité» devrait être un lien hypertexte renvoyant vers la page dédiée</w:t>
      </w:r>
    </w:p>
  </w:comment>
  <w:comment w:id="56" w:author="Fabien DROUILLARD" w:date="2026-02-13T16:15:00Z" w:initials="FD">
    <w:p w14:paraId="6C17BFF7" w14:textId="77777777" w:rsidR="002F3046" w:rsidRDefault="002F3046" w:rsidP="002F3046">
      <w:pPr>
        <w:pStyle w:val="Commentaire"/>
      </w:pPr>
      <w:r>
        <w:rPr>
          <w:rStyle w:val="Marquedecommentaire"/>
        </w:rPr>
        <w:annotationRef/>
      </w:r>
      <w:r>
        <w:t>Article inutile à ce stade car décharge unilatérale de responsabilité. Se référer aux CGU sur la limite de responsabilité</w:t>
      </w:r>
    </w:p>
  </w:comment>
  <w:comment w:id="67" w:author="Fabien DROUILLARD" w:date="2026-02-13T16:15:00Z" w:initials="FD">
    <w:p w14:paraId="46ECC50B" w14:textId="77777777" w:rsidR="002F3046" w:rsidRDefault="002F3046" w:rsidP="002F3046">
      <w:pPr>
        <w:pStyle w:val="Commentaire"/>
      </w:pPr>
      <w:r>
        <w:rPr>
          <w:rStyle w:val="Marquedecommentaire"/>
        </w:rPr>
        <w:annotationRef/>
      </w:r>
      <w:r>
        <w:t>Article inutile, d’autant que les CGU stipulent la même clause</w:t>
      </w:r>
    </w:p>
  </w:comment>
  <w:comment w:id="75" w:author="Fabien DROUILLARD" w:date="2026-02-13T16:16:00Z" w:initials="FD">
    <w:p w14:paraId="41065D37" w14:textId="77777777" w:rsidR="002F3046" w:rsidRDefault="002F3046" w:rsidP="002F3046">
      <w:pPr>
        <w:pStyle w:val="Commentaire"/>
      </w:pPr>
      <w:r>
        <w:rPr>
          <w:rStyle w:val="Marquedecommentaire"/>
        </w:rPr>
        <w:annotationRef/>
      </w:r>
      <w:r>
        <w:t>Inutile, le site ne s’adresse qu’à des professionnels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5B29E0" w15:done="0"/>
  <w15:commentEx w15:paraId="08B52DAA" w15:done="0"/>
  <w15:commentEx w15:paraId="6C17BFF7" w15:done="0"/>
  <w15:commentEx w15:paraId="46ECC50B" w15:done="0"/>
  <w15:commentEx w15:paraId="41065D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824629" w16cex:dateUtc="2026-02-13T15:14:00Z"/>
  <w16cex:commentExtensible w16cex:durableId="04F0A1F6" w16cex:dateUtc="2026-02-13T15:15:00Z"/>
  <w16cex:commentExtensible w16cex:durableId="6196AE2A" w16cex:dateUtc="2026-02-13T15:15:00Z"/>
  <w16cex:commentExtensible w16cex:durableId="0B569673" w16cex:dateUtc="2026-02-13T15:15:00Z"/>
  <w16cex:commentExtensible w16cex:durableId="735397DE" w16cex:dateUtc="2026-02-13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5B29E0" w16cid:durableId="75824629"/>
  <w16cid:commentId w16cid:paraId="08B52DAA" w16cid:durableId="04F0A1F6"/>
  <w16cid:commentId w16cid:paraId="6C17BFF7" w16cid:durableId="6196AE2A"/>
  <w16cid:commentId w16cid:paraId="46ECC50B" w16cid:durableId="0B569673"/>
  <w16cid:commentId w16cid:paraId="41065D37" w16cid:durableId="735397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741F" w14:textId="77777777" w:rsidR="00D33133" w:rsidRDefault="00D33133">
      <w:r>
        <w:separator/>
      </w:r>
    </w:p>
  </w:endnote>
  <w:endnote w:type="continuationSeparator" w:id="0">
    <w:p w14:paraId="036FD865" w14:textId="77777777" w:rsidR="00D33133" w:rsidRDefault="00D33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for BP">
    <w:altName w:val="Trebuchet MS"/>
    <w:charset w:val="00"/>
    <w:family w:val="swiss"/>
    <w:pitch w:val="variable"/>
    <w:sig w:usb0="A00002A7" w:usb1="00000001" w:usb2="00000000" w:usb3="00000000" w:csb0="0000009F" w:csb1="00000000"/>
  </w:font>
  <w:font w:name="Univers 55">
    <w:altName w:val="Times New Roman"/>
    <w:charset w:val="00"/>
    <w:family w:val="auto"/>
    <w:pitch w:val="variable"/>
    <w:sig w:usb0="00000003" w:usb1="00000000" w:usb2="00000000" w:usb3="00000000" w:csb0="00000001" w:csb1="00000000"/>
  </w:font>
  <w:font w:name="Univers for BP Light">
    <w:altName w:val="Corbel"/>
    <w:charset w:val="00"/>
    <w:family w:val="swiss"/>
    <w:pitch w:val="variable"/>
    <w:sig w:usb0="00000001" w:usb1="00000001"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45 Light">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626"/>
      <w:gridCol w:w="598"/>
      <w:gridCol w:w="1639"/>
      <w:gridCol w:w="1611"/>
      <w:gridCol w:w="1075"/>
      <w:gridCol w:w="1204"/>
      <w:gridCol w:w="1393"/>
      <w:gridCol w:w="1493"/>
      <w:gridCol w:w="208"/>
      <w:gridCol w:w="926"/>
    </w:tblGrid>
    <w:tr w:rsidR="009B6A16" w:rsidRPr="0035566C" w14:paraId="34BC64C9" w14:textId="77777777" w:rsidTr="00834C8F">
      <w:tc>
        <w:tcPr>
          <w:tcW w:w="626" w:type="dxa"/>
        </w:tcPr>
        <w:p w14:paraId="7B478A24" w14:textId="77777777" w:rsidR="009B6A16" w:rsidRPr="0035566C" w:rsidRDefault="009B6A16" w:rsidP="001278A7">
          <w:pPr>
            <w:rPr>
              <w:snapToGrid w:val="0"/>
              <w:color w:val="000000"/>
              <w:sz w:val="16"/>
              <w:szCs w:val="16"/>
            </w:rPr>
          </w:pPr>
        </w:p>
      </w:tc>
      <w:tc>
        <w:tcPr>
          <w:tcW w:w="2237" w:type="dxa"/>
          <w:gridSpan w:val="2"/>
        </w:tcPr>
        <w:p w14:paraId="028B71B5" w14:textId="77777777" w:rsidR="009B6A16" w:rsidRPr="0035566C" w:rsidRDefault="009B6A16" w:rsidP="001278A7">
          <w:pPr>
            <w:rPr>
              <w:snapToGrid w:val="0"/>
              <w:color w:val="000000"/>
              <w:sz w:val="16"/>
              <w:szCs w:val="16"/>
            </w:rPr>
          </w:pPr>
        </w:p>
      </w:tc>
      <w:tc>
        <w:tcPr>
          <w:tcW w:w="1611" w:type="dxa"/>
        </w:tcPr>
        <w:p w14:paraId="3A95CC26" w14:textId="77777777" w:rsidR="009B6A16" w:rsidRPr="0035566C" w:rsidRDefault="009B6A16" w:rsidP="001278A7">
          <w:pPr>
            <w:rPr>
              <w:snapToGrid w:val="0"/>
              <w:color w:val="000000"/>
              <w:sz w:val="16"/>
              <w:szCs w:val="16"/>
            </w:rPr>
          </w:pPr>
        </w:p>
      </w:tc>
      <w:tc>
        <w:tcPr>
          <w:tcW w:w="1075" w:type="dxa"/>
        </w:tcPr>
        <w:p w14:paraId="1FC5ABC5" w14:textId="77777777" w:rsidR="009B6A16" w:rsidRPr="0035566C" w:rsidRDefault="009B6A16" w:rsidP="001278A7">
          <w:pPr>
            <w:rPr>
              <w:snapToGrid w:val="0"/>
              <w:color w:val="000000"/>
              <w:sz w:val="16"/>
              <w:szCs w:val="16"/>
            </w:rPr>
          </w:pPr>
        </w:p>
      </w:tc>
      <w:tc>
        <w:tcPr>
          <w:tcW w:w="1204" w:type="dxa"/>
        </w:tcPr>
        <w:p w14:paraId="7D5B6680" w14:textId="77777777" w:rsidR="009B6A16" w:rsidRPr="0035566C" w:rsidRDefault="009B6A16" w:rsidP="001278A7">
          <w:pPr>
            <w:rPr>
              <w:snapToGrid w:val="0"/>
              <w:color w:val="000000"/>
              <w:sz w:val="16"/>
              <w:szCs w:val="16"/>
            </w:rPr>
          </w:pPr>
        </w:p>
      </w:tc>
      <w:tc>
        <w:tcPr>
          <w:tcW w:w="1393" w:type="dxa"/>
        </w:tcPr>
        <w:p w14:paraId="367836B5" w14:textId="77777777" w:rsidR="009B6A16" w:rsidRPr="0035566C" w:rsidRDefault="009B6A16" w:rsidP="001278A7">
          <w:pPr>
            <w:rPr>
              <w:snapToGrid w:val="0"/>
              <w:color w:val="000000"/>
              <w:sz w:val="16"/>
              <w:szCs w:val="16"/>
            </w:rPr>
          </w:pPr>
        </w:p>
      </w:tc>
      <w:tc>
        <w:tcPr>
          <w:tcW w:w="1493" w:type="dxa"/>
        </w:tcPr>
        <w:p w14:paraId="3CD7A17C" w14:textId="77777777" w:rsidR="009B6A16" w:rsidRPr="0035566C" w:rsidRDefault="009B6A16" w:rsidP="001278A7">
          <w:pPr>
            <w:rPr>
              <w:snapToGrid w:val="0"/>
              <w:color w:val="000000"/>
              <w:sz w:val="16"/>
              <w:szCs w:val="16"/>
            </w:rPr>
          </w:pPr>
        </w:p>
      </w:tc>
      <w:tc>
        <w:tcPr>
          <w:tcW w:w="1134" w:type="dxa"/>
          <w:gridSpan w:val="2"/>
        </w:tcPr>
        <w:p w14:paraId="375AE2D2" w14:textId="77777777" w:rsidR="009B6A16" w:rsidRPr="0035566C" w:rsidRDefault="009B6A16" w:rsidP="001278A7">
          <w:pPr>
            <w:rPr>
              <w:snapToGrid w:val="0"/>
              <w:color w:val="000000"/>
              <w:sz w:val="16"/>
              <w:szCs w:val="16"/>
            </w:rPr>
          </w:pPr>
        </w:p>
      </w:tc>
    </w:tr>
    <w:tr w:rsidR="009B6A16" w:rsidRPr="0035566C" w14:paraId="42C6CF62" w14:textId="77777777" w:rsidTr="00834C8F">
      <w:tc>
        <w:tcPr>
          <w:tcW w:w="626" w:type="dxa"/>
        </w:tcPr>
        <w:p w14:paraId="3A734C56" w14:textId="77777777" w:rsidR="009B6A16" w:rsidRPr="0035566C" w:rsidRDefault="009B6A16" w:rsidP="001278A7">
          <w:pPr>
            <w:rPr>
              <w:snapToGrid w:val="0"/>
              <w:color w:val="000000"/>
              <w:sz w:val="16"/>
              <w:szCs w:val="16"/>
            </w:rPr>
          </w:pPr>
        </w:p>
      </w:tc>
      <w:tc>
        <w:tcPr>
          <w:tcW w:w="2237" w:type="dxa"/>
          <w:gridSpan w:val="2"/>
        </w:tcPr>
        <w:p w14:paraId="7444467F" w14:textId="77777777" w:rsidR="009B6A16" w:rsidRPr="0035566C" w:rsidRDefault="009B6A16" w:rsidP="001278A7">
          <w:pPr>
            <w:rPr>
              <w:snapToGrid w:val="0"/>
              <w:color w:val="000000"/>
              <w:sz w:val="16"/>
              <w:szCs w:val="16"/>
            </w:rPr>
          </w:pPr>
        </w:p>
      </w:tc>
      <w:tc>
        <w:tcPr>
          <w:tcW w:w="1611" w:type="dxa"/>
        </w:tcPr>
        <w:p w14:paraId="7A516C5F" w14:textId="77777777" w:rsidR="009B6A16" w:rsidRPr="0035566C" w:rsidRDefault="009B6A16" w:rsidP="001278A7">
          <w:pPr>
            <w:rPr>
              <w:snapToGrid w:val="0"/>
              <w:color w:val="000000"/>
              <w:sz w:val="16"/>
              <w:szCs w:val="16"/>
            </w:rPr>
          </w:pPr>
        </w:p>
      </w:tc>
      <w:tc>
        <w:tcPr>
          <w:tcW w:w="1075" w:type="dxa"/>
        </w:tcPr>
        <w:p w14:paraId="20B76AA1" w14:textId="77777777" w:rsidR="009B6A16" w:rsidRPr="0035566C" w:rsidRDefault="009B6A16" w:rsidP="001278A7">
          <w:pPr>
            <w:rPr>
              <w:snapToGrid w:val="0"/>
              <w:color w:val="000000"/>
              <w:sz w:val="16"/>
              <w:szCs w:val="16"/>
            </w:rPr>
          </w:pPr>
        </w:p>
      </w:tc>
      <w:tc>
        <w:tcPr>
          <w:tcW w:w="1204" w:type="dxa"/>
        </w:tcPr>
        <w:p w14:paraId="37826E8B" w14:textId="77777777" w:rsidR="009B6A16" w:rsidRPr="0035566C" w:rsidRDefault="009B6A16" w:rsidP="001278A7">
          <w:pPr>
            <w:rPr>
              <w:snapToGrid w:val="0"/>
              <w:color w:val="000000"/>
              <w:sz w:val="16"/>
              <w:szCs w:val="16"/>
            </w:rPr>
          </w:pPr>
        </w:p>
      </w:tc>
      <w:tc>
        <w:tcPr>
          <w:tcW w:w="1393" w:type="dxa"/>
        </w:tcPr>
        <w:p w14:paraId="21D78BFC" w14:textId="77777777" w:rsidR="009B6A16" w:rsidRPr="0035566C" w:rsidRDefault="009B6A16" w:rsidP="001278A7">
          <w:pPr>
            <w:rPr>
              <w:snapToGrid w:val="0"/>
              <w:color w:val="000000"/>
              <w:sz w:val="16"/>
              <w:szCs w:val="16"/>
            </w:rPr>
          </w:pPr>
        </w:p>
      </w:tc>
      <w:tc>
        <w:tcPr>
          <w:tcW w:w="1493" w:type="dxa"/>
        </w:tcPr>
        <w:p w14:paraId="652212F1" w14:textId="77777777" w:rsidR="009B6A16" w:rsidRPr="0035566C" w:rsidRDefault="009B6A16" w:rsidP="001278A7">
          <w:pPr>
            <w:rPr>
              <w:snapToGrid w:val="0"/>
              <w:color w:val="000000"/>
              <w:sz w:val="16"/>
              <w:szCs w:val="16"/>
            </w:rPr>
          </w:pPr>
        </w:p>
      </w:tc>
      <w:tc>
        <w:tcPr>
          <w:tcW w:w="1134" w:type="dxa"/>
          <w:gridSpan w:val="2"/>
        </w:tcPr>
        <w:p w14:paraId="673DA3EE" w14:textId="77777777" w:rsidR="009B6A16" w:rsidRPr="0035566C" w:rsidRDefault="009B6A16" w:rsidP="001278A7">
          <w:pPr>
            <w:rPr>
              <w:snapToGrid w:val="0"/>
              <w:color w:val="000000"/>
              <w:sz w:val="16"/>
              <w:szCs w:val="16"/>
            </w:rPr>
          </w:pPr>
        </w:p>
      </w:tc>
    </w:tr>
    <w:tr w:rsidR="009B6A16" w:rsidRPr="0035566C" w14:paraId="7D8690AE" w14:textId="77777777" w:rsidTr="00834C8F">
      <w:tc>
        <w:tcPr>
          <w:tcW w:w="626" w:type="dxa"/>
        </w:tcPr>
        <w:p w14:paraId="600EA7FC" w14:textId="77777777" w:rsidR="009B6A16" w:rsidRPr="0035566C" w:rsidRDefault="009B6A16" w:rsidP="001278A7">
          <w:pPr>
            <w:rPr>
              <w:snapToGrid w:val="0"/>
              <w:color w:val="000000"/>
              <w:sz w:val="16"/>
              <w:szCs w:val="16"/>
            </w:rPr>
          </w:pPr>
        </w:p>
      </w:tc>
      <w:tc>
        <w:tcPr>
          <w:tcW w:w="2237" w:type="dxa"/>
          <w:gridSpan w:val="2"/>
        </w:tcPr>
        <w:p w14:paraId="2D4F5008" w14:textId="77777777" w:rsidR="009B6A16" w:rsidRPr="0035566C" w:rsidRDefault="009B6A16" w:rsidP="001278A7">
          <w:pPr>
            <w:rPr>
              <w:snapToGrid w:val="0"/>
              <w:color w:val="000000"/>
              <w:sz w:val="16"/>
              <w:szCs w:val="16"/>
            </w:rPr>
          </w:pPr>
        </w:p>
      </w:tc>
      <w:tc>
        <w:tcPr>
          <w:tcW w:w="1611" w:type="dxa"/>
        </w:tcPr>
        <w:p w14:paraId="56BE0272" w14:textId="77777777" w:rsidR="009B6A16" w:rsidRPr="0035566C" w:rsidRDefault="009B6A16" w:rsidP="001278A7">
          <w:pPr>
            <w:rPr>
              <w:snapToGrid w:val="0"/>
              <w:color w:val="000000"/>
              <w:sz w:val="16"/>
              <w:szCs w:val="16"/>
            </w:rPr>
          </w:pPr>
        </w:p>
      </w:tc>
      <w:tc>
        <w:tcPr>
          <w:tcW w:w="1075" w:type="dxa"/>
        </w:tcPr>
        <w:p w14:paraId="5270AA73" w14:textId="77777777" w:rsidR="009B6A16" w:rsidRPr="0035566C" w:rsidRDefault="009B6A16" w:rsidP="001278A7">
          <w:pPr>
            <w:rPr>
              <w:snapToGrid w:val="0"/>
              <w:color w:val="000000"/>
              <w:sz w:val="16"/>
              <w:szCs w:val="16"/>
            </w:rPr>
          </w:pPr>
        </w:p>
      </w:tc>
      <w:tc>
        <w:tcPr>
          <w:tcW w:w="1204" w:type="dxa"/>
        </w:tcPr>
        <w:p w14:paraId="4747F237" w14:textId="77777777" w:rsidR="009B6A16" w:rsidRPr="0035566C" w:rsidRDefault="009B6A16" w:rsidP="001278A7">
          <w:pPr>
            <w:rPr>
              <w:snapToGrid w:val="0"/>
              <w:color w:val="000000"/>
              <w:sz w:val="16"/>
              <w:szCs w:val="16"/>
            </w:rPr>
          </w:pPr>
        </w:p>
      </w:tc>
      <w:tc>
        <w:tcPr>
          <w:tcW w:w="1393" w:type="dxa"/>
        </w:tcPr>
        <w:p w14:paraId="2E240C29" w14:textId="77777777" w:rsidR="009B6A16" w:rsidRPr="0035566C" w:rsidRDefault="009B6A16" w:rsidP="001278A7">
          <w:pPr>
            <w:rPr>
              <w:snapToGrid w:val="0"/>
              <w:color w:val="000000"/>
              <w:sz w:val="16"/>
              <w:szCs w:val="16"/>
            </w:rPr>
          </w:pPr>
        </w:p>
      </w:tc>
      <w:tc>
        <w:tcPr>
          <w:tcW w:w="1493" w:type="dxa"/>
        </w:tcPr>
        <w:p w14:paraId="37F3551D" w14:textId="77777777" w:rsidR="009B6A16" w:rsidRPr="0035566C" w:rsidRDefault="009B6A16" w:rsidP="001278A7">
          <w:pPr>
            <w:rPr>
              <w:snapToGrid w:val="0"/>
              <w:color w:val="000000"/>
              <w:sz w:val="16"/>
              <w:szCs w:val="16"/>
            </w:rPr>
          </w:pPr>
        </w:p>
      </w:tc>
      <w:tc>
        <w:tcPr>
          <w:tcW w:w="1134" w:type="dxa"/>
          <w:gridSpan w:val="2"/>
        </w:tcPr>
        <w:p w14:paraId="0D1519AC" w14:textId="77777777" w:rsidR="009B6A16" w:rsidRPr="0035566C" w:rsidRDefault="009B6A16" w:rsidP="001278A7">
          <w:pPr>
            <w:rPr>
              <w:snapToGrid w:val="0"/>
              <w:color w:val="000000"/>
              <w:sz w:val="16"/>
              <w:szCs w:val="16"/>
            </w:rPr>
          </w:pPr>
        </w:p>
      </w:tc>
    </w:tr>
    <w:tr w:rsidR="009B6A16" w:rsidRPr="0035566C" w14:paraId="04953EA8" w14:textId="77777777" w:rsidTr="00834C8F">
      <w:tc>
        <w:tcPr>
          <w:tcW w:w="626" w:type="dxa"/>
        </w:tcPr>
        <w:p w14:paraId="2E696211" w14:textId="77777777" w:rsidR="009B6A16" w:rsidRPr="0035566C" w:rsidRDefault="009B6A16" w:rsidP="006B6474">
          <w:pPr>
            <w:rPr>
              <w:snapToGrid w:val="0"/>
              <w:color w:val="000000"/>
              <w:sz w:val="16"/>
              <w:szCs w:val="16"/>
            </w:rPr>
          </w:pPr>
        </w:p>
      </w:tc>
      <w:tc>
        <w:tcPr>
          <w:tcW w:w="2237" w:type="dxa"/>
          <w:gridSpan w:val="2"/>
        </w:tcPr>
        <w:p w14:paraId="1BE3ED96" w14:textId="77777777" w:rsidR="009B6A16" w:rsidRPr="0035566C" w:rsidRDefault="009B6A16" w:rsidP="006B6474">
          <w:pPr>
            <w:rPr>
              <w:snapToGrid w:val="0"/>
              <w:color w:val="000000"/>
              <w:sz w:val="16"/>
              <w:szCs w:val="16"/>
            </w:rPr>
          </w:pPr>
        </w:p>
      </w:tc>
      <w:tc>
        <w:tcPr>
          <w:tcW w:w="1611" w:type="dxa"/>
        </w:tcPr>
        <w:p w14:paraId="121E4AF1" w14:textId="77777777" w:rsidR="009B6A16" w:rsidRPr="0035566C" w:rsidRDefault="009B6A16" w:rsidP="006B6474">
          <w:pPr>
            <w:rPr>
              <w:snapToGrid w:val="0"/>
              <w:color w:val="000000"/>
              <w:sz w:val="16"/>
              <w:szCs w:val="16"/>
            </w:rPr>
          </w:pPr>
        </w:p>
      </w:tc>
      <w:tc>
        <w:tcPr>
          <w:tcW w:w="1075" w:type="dxa"/>
        </w:tcPr>
        <w:p w14:paraId="2F2DC2EA" w14:textId="77777777" w:rsidR="009B6A16" w:rsidRPr="0035566C" w:rsidRDefault="009B6A16" w:rsidP="006B6474">
          <w:pPr>
            <w:rPr>
              <w:snapToGrid w:val="0"/>
              <w:color w:val="000000"/>
              <w:sz w:val="16"/>
              <w:szCs w:val="16"/>
            </w:rPr>
          </w:pPr>
        </w:p>
      </w:tc>
      <w:tc>
        <w:tcPr>
          <w:tcW w:w="1204" w:type="dxa"/>
        </w:tcPr>
        <w:p w14:paraId="099B49CD" w14:textId="77777777" w:rsidR="009B6A16" w:rsidRPr="0035566C" w:rsidRDefault="009B6A16" w:rsidP="006B6474">
          <w:pPr>
            <w:rPr>
              <w:snapToGrid w:val="0"/>
              <w:color w:val="000000"/>
              <w:sz w:val="16"/>
              <w:szCs w:val="16"/>
            </w:rPr>
          </w:pPr>
        </w:p>
      </w:tc>
      <w:tc>
        <w:tcPr>
          <w:tcW w:w="1393" w:type="dxa"/>
        </w:tcPr>
        <w:p w14:paraId="256AF931" w14:textId="77777777" w:rsidR="009B6A16" w:rsidRPr="0035566C" w:rsidRDefault="009B6A16" w:rsidP="006B6474">
          <w:pPr>
            <w:rPr>
              <w:snapToGrid w:val="0"/>
              <w:color w:val="000000"/>
              <w:sz w:val="16"/>
              <w:szCs w:val="16"/>
            </w:rPr>
          </w:pPr>
        </w:p>
      </w:tc>
      <w:tc>
        <w:tcPr>
          <w:tcW w:w="1493" w:type="dxa"/>
        </w:tcPr>
        <w:p w14:paraId="13E69DBA" w14:textId="77777777" w:rsidR="009B6A16" w:rsidRPr="0035566C" w:rsidRDefault="009B6A16" w:rsidP="006B6474">
          <w:pPr>
            <w:rPr>
              <w:snapToGrid w:val="0"/>
              <w:color w:val="000000"/>
              <w:sz w:val="16"/>
              <w:szCs w:val="16"/>
            </w:rPr>
          </w:pPr>
        </w:p>
      </w:tc>
      <w:tc>
        <w:tcPr>
          <w:tcW w:w="1134" w:type="dxa"/>
          <w:gridSpan w:val="2"/>
        </w:tcPr>
        <w:p w14:paraId="113DA2A5" w14:textId="77777777" w:rsidR="009B6A16" w:rsidRPr="0035566C" w:rsidRDefault="009B6A16" w:rsidP="006B6474">
          <w:pPr>
            <w:rPr>
              <w:snapToGrid w:val="0"/>
              <w:color w:val="000000"/>
              <w:sz w:val="16"/>
              <w:szCs w:val="16"/>
            </w:rPr>
          </w:pPr>
        </w:p>
      </w:tc>
    </w:tr>
    <w:tr w:rsidR="009B6A16" w:rsidRPr="0035566C" w14:paraId="2C0FF70A" w14:textId="77777777" w:rsidTr="00834C8F">
      <w:tc>
        <w:tcPr>
          <w:tcW w:w="626" w:type="dxa"/>
        </w:tcPr>
        <w:p w14:paraId="6C9154AC" w14:textId="77777777" w:rsidR="009B6A16" w:rsidRPr="0035566C" w:rsidRDefault="009B6A16" w:rsidP="006B6474">
          <w:pPr>
            <w:rPr>
              <w:snapToGrid w:val="0"/>
              <w:color w:val="000000"/>
              <w:sz w:val="16"/>
              <w:szCs w:val="16"/>
            </w:rPr>
          </w:pPr>
        </w:p>
      </w:tc>
      <w:tc>
        <w:tcPr>
          <w:tcW w:w="2237" w:type="dxa"/>
          <w:gridSpan w:val="2"/>
        </w:tcPr>
        <w:p w14:paraId="1E6A39AE" w14:textId="77777777" w:rsidR="009B6A16" w:rsidRPr="0035566C" w:rsidRDefault="009B6A16" w:rsidP="006B6474">
          <w:pPr>
            <w:rPr>
              <w:snapToGrid w:val="0"/>
              <w:color w:val="000000"/>
              <w:sz w:val="16"/>
              <w:szCs w:val="16"/>
            </w:rPr>
          </w:pPr>
        </w:p>
      </w:tc>
      <w:tc>
        <w:tcPr>
          <w:tcW w:w="1611" w:type="dxa"/>
        </w:tcPr>
        <w:p w14:paraId="6C3390F7" w14:textId="77777777" w:rsidR="009B6A16" w:rsidRPr="0035566C" w:rsidRDefault="009B6A16" w:rsidP="006B6474">
          <w:pPr>
            <w:rPr>
              <w:snapToGrid w:val="0"/>
              <w:color w:val="000000"/>
              <w:sz w:val="16"/>
              <w:szCs w:val="16"/>
            </w:rPr>
          </w:pPr>
        </w:p>
      </w:tc>
      <w:tc>
        <w:tcPr>
          <w:tcW w:w="1075" w:type="dxa"/>
        </w:tcPr>
        <w:p w14:paraId="114D3BE2" w14:textId="77777777" w:rsidR="009B6A16" w:rsidRPr="0035566C" w:rsidRDefault="009B6A16" w:rsidP="006B6474">
          <w:pPr>
            <w:rPr>
              <w:snapToGrid w:val="0"/>
              <w:color w:val="000000"/>
              <w:sz w:val="16"/>
              <w:szCs w:val="16"/>
            </w:rPr>
          </w:pPr>
        </w:p>
      </w:tc>
      <w:tc>
        <w:tcPr>
          <w:tcW w:w="1204" w:type="dxa"/>
        </w:tcPr>
        <w:p w14:paraId="5AFF1328" w14:textId="77777777" w:rsidR="009B6A16" w:rsidRPr="0035566C" w:rsidRDefault="009B6A16" w:rsidP="006B6474">
          <w:pPr>
            <w:rPr>
              <w:snapToGrid w:val="0"/>
              <w:color w:val="000000"/>
              <w:sz w:val="16"/>
              <w:szCs w:val="16"/>
            </w:rPr>
          </w:pPr>
        </w:p>
      </w:tc>
      <w:tc>
        <w:tcPr>
          <w:tcW w:w="1393" w:type="dxa"/>
        </w:tcPr>
        <w:p w14:paraId="068EDF5E" w14:textId="77777777" w:rsidR="009B6A16" w:rsidRPr="0035566C" w:rsidRDefault="009B6A16" w:rsidP="006B6474">
          <w:pPr>
            <w:rPr>
              <w:snapToGrid w:val="0"/>
              <w:color w:val="000000"/>
              <w:sz w:val="16"/>
              <w:szCs w:val="16"/>
            </w:rPr>
          </w:pPr>
        </w:p>
      </w:tc>
      <w:tc>
        <w:tcPr>
          <w:tcW w:w="1493" w:type="dxa"/>
        </w:tcPr>
        <w:p w14:paraId="321BD9F6" w14:textId="77777777" w:rsidR="009B6A16" w:rsidRPr="0035566C" w:rsidRDefault="009B6A16" w:rsidP="006B6474">
          <w:pPr>
            <w:rPr>
              <w:snapToGrid w:val="0"/>
              <w:color w:val="000000"/>
              <w:sz w:val="16"/>
              <w:szCs w:val="16"/>
            </w:rPr>
          </w:pPr>
        </w:p>
      </w:tc>
      <w:tc>
        <w:tcPr>
          <w:tcW w:w="1134" w:type="dxa"/>
          <w:gridSpan w:val="2"/>
        </w:tcPr>
        <w:p w14:paraId="718590C6" w14:textId="77777777" w:rsidR="009B6A16" w:rsidRPr="0035566C" w:rsidRDefault="009B6A16" w:rsidP="006B6474">
          <w:pPr>
            <w:rPr>
              <w:snapToGrid w:val="0"/>
              <w:color w:val="000000"/>
              <w:sz w:val="16"/>
              <w:szCs w:val="16"/>
            </w:rPr>
          </w:pPr>
        </w:p>
      </w:tc>
    </w:tr>
    <w:tr w:rsidR="009B6A16" w:rsidRPr="0035566C" w14:paraId="38BAB70F" w14:textId="77777777" w:rsidTr="00834C8F">
      <w:tc>
        <w:tcPr>
          <w:tcW w:w="626" w:type="dxa"/>
        </w:tcPr>
        <w:p w14:paraId="7B84FEE4" w14:textId="77777777" w:rsidR="009B6A16" w:rsidRPr="0035566C" w:rsidRDefault="009B6A16" w:rsidP="00315C48">
          <w:pPr>
            <w:rPr>
              <w:snapToGrid w:val="0"/>
              <w:color w:val="000000"/>
              <w:sz w:val="16"/>
              <w:szCs w:val="16"/>
            </w:rPr>
          </w:pPr>
        </w:p>
      </w:tc>
      <w:tc>
        <w:tcPr>
          <w:tcW w:w="2237" w:type="dxa"/>
          <w:gridSpan w:val="2"/>
        </w:tcPr>
        <w:p w14:paraId="38335CE0" w14:textId="77777777" w:rsidR="009B6A16" w:rsidRPr="0035566C" w:rsidRDefault="009B6A16" w:rsidP="00315C48">
          <w:pPr>
            <w:rPr>
              <w:snapToGrid w:val="0"/>
              <w:color w:val="000000"/>
              <w:sz w:val="16"/>
              <w:szCs w:val="16"/>
            </w:rPr>
          </w:pPr>
        </w:p>
      </w:tc>
      <w:tc>
        <w:tcPr>
          <w:tcW w:w="1611" w:type="dxa"/>
        </w:tcPr>
        <w:p w14:paraId="257ED485" w14:textId="77777777" w:rsidR="009B6A16" w:rsidRPr="0035566C" w:rsidRDefault="009B6A16" w:rsidP="00315C48">
          <w:pPr>
            <w:rPr>
              <w:snapToGrid w:val="0"/>
              <w:color w:val="000000"/>
              <w:sz w:val="16"/>
              <w:szCs w:val="16"/>
            </w:rPr>
          </w:pPr>
        </w:p>
      </w:tc>
      <w:tc>
        <w:tcPr>
          <w:tcW w:w="1075" w:type="dxa"/>
        </w:tcPr>
        <w:p w14:paraId="0DABAF50" w14:textId="77777777" w:rsidR="009B6A16" w:rsidRPr="0035566C" w:rsidRDefault="009B6A16" w:rsidP="00315C48">
          <w:pPr>
            <w:rPr>
              <w:snapToGrid w:val="0"/>
              <w:color w:val="000000"/>
              <w:sz w:val="16"/>
              <w:szCs w:val="16"/>
            </w:rPr>
          </w:pPr>
        </w:p>
      </w:tc>
      <w:tc>
        <w:tcPr>
          <w:tcW w:w="1204" w:type="dxa"/>
        </w:tcPr>
        <w:p w14:paraId="0E713DFF" w14:textId="77777777" w:rsidR="009B6A16" w:rsidRPr="0035566C" w:rsidRDefault="009B6A16" w:rsidP="00315C48">
          <w:pPr>
            <w:rPr>
              <w:snapToGrid w:val="0"/>
              <w:color w:val="000000"/>
              <w:sz w:val="16"/>
              <w:szCs w:val="16"/>
            </w:rPr>
          </w:pPr>
        </w:p>
      </w:tc>
      <w:tc>
        <w:tcPr>
          <w:tcW w:w="1393" w:type="dxa"/>
        </w:tcPr>
        <w:p w14:paraId="29642060" w14:textId="77777777" w:rsidR="009B6A16" w:rsidRPr="0035566C" w:rsidRDefault="009B6A16" w:rsidP="00315C48">
          <w:pPr>
            <w:rPr>
              <w:snapToGrid w:val="0"/>
              <w:color w:val="000000"/>
              <w:sz w:val="16"/>
              <w:szCs w:val="16"/>
            </w:rPr>
          </w:pPr>
        </w:p>
      </w:tc>
      <w:tc>
        <w:tcPr>
          <w:tcW w:w="1493" w:type="dxa"/>
        </w:tcPr>
        <w:p w14:paraId="013ADA52" w14:textId="77777777" w:rsidR="009B6A16" w:rsidRPr="0035566C" w:rsidRDefault="009B6A16" w:rsidP="00315C48">
          <w:pPr>
            <w:rPr>
              <w:snapToGrid w:val="0"/>
              <w:color w:val="000000"/>
              <w:sz w:val="16"/>
              <w:szCs w:val="16"/>
            </w:rPr>
          </w:pPr>
        </w:p>
      </w:tc>
      <w:tc>
        <w:tcPr>
          <w:tcW w:w="1134" w:type="dxa"/>
          <w:gridSpan w:val="2"/>
        </w:tcPr>
        <w:p w14:paraId="49D62E4A" w14:textId="77777777" w:rsidR="009B6A16" w:rsidRPr="0035566C" w:rsidRDefault="009B6A16" w:rsidP="00315C48">
          <w:pPr>
            <w:rPr>
              <w:snapToGrid w:val="0"/>
              <w:color w:val="000000"/>
              <w:sz w:val="16"/>
              <w:szCs w:val="16"/>
            </w:rPr>
          </w:pPr>
        </w:p>
      </w:tc>
    </w:tr>
    <w:tr w:rsidR="009B6A16" w:rsidRPr="0035566C" w14:paraId="32A6EB96" w14:textId="77777777" w:rsidTr="00834C8F">
      <w:tc>
        <w:tcPr>
          <w:tcW w:w="626" w:type="dxa"/>
          <w:tcBorders>
            <w:bottom w:val="single" w:sz="8" w:space="0" w:color="auto"/>
          </w:tcBorders>
        </w:tcPr>
        <w:p w14:paraId="6E0D8826" w14:textId="77777777" w:rsidR="009B6A16" w:rsidRPr="0035566C" w:rsidRDefault="009B6A16" w:rsidP="00315C48">
          <w:pPr>
            <w:rPr>
              <w:snapToGrid w:val="0"/>
              <w:color w:val="000000"/>
              <w:sz w:val="16"/>
              <w:szCs w:val="16"/>
            </w:rPr>
          </w:pPr>
          <w:r>
            <w:rPr>
              <w:snapToGrid w:val="0"/>
              <w:color w:val="000000"/>
              <w:sz w:val="16"/>
              <w:szCs w:val="16"/>
            </w:rPr>
            <w:t>A01</w:t>
          </w:r>
        </w:p>
      </w:tc>
      <w:tc>
        <w:tcPr>
          <w:tcW w:w="2237" w:type="dxa"/>
          <w:gridSpan w:val="2"/>
          <w:tcBorders>
            <w:bottom w:val="single" w:sz="8" w:space="0" w:color="auto"/>
          </w:tcBorders>
        </w:tcPr>
        <w:p w14:paraId="182D0182" w14:textId="77777777" w:rsidR="009B6A16" w:rsidRPr="0035566C" w:rsidRDefault="009B6A16" w:rsidP="00315C48">
          <w:pPr>
            <w:rPr>
              <w:snapToGrid w:val="0"/>
              <w:color w:val="000000"/>
              <w:sz w:val="16"/>
              <w:szCs w:val="16"/>
            </w:rPr>
          </w:pPr>
          <w:r>
            <w:rPr>
              <w:snapToGrid w:val="0"/>
              <w:color w:val="000000"/>
              <w:sz w:val="16"/>
              <w:szCs w:val="16"/>
            </w:rPr>
            <w:t>Issued for Review</w:t>
          </w:r>
        </w:p>
      </w:tc>
      <w:tc>
        <w:tcPr>
          <w:tcW w:w="1611" w:type="dxa"/>
          <w:tcBorders>
            <w:bottom w:val="single" w:sz="8" w:space="0" w:color="auto"/>
          </w:tcBorders>
        </w:tcPr>
        <w:p w14:paraId="119F9AB1" w14:textId="77777777" w:rsidR="009B6A16" w:rsidRPr="0035566C" w:rsidRDefault="009B6A16" w:rsidP="002201F4">
          <w:pPr>
            <w:rPr>
              <w:snapToGrid w:val="0"/>
              <w:color w:val="000000"/>
              <w:sz w:val="16"/>
              <w:szCs w:val="16"/>
            </w:rPr>
          </w:pPr>
          <w:r>
            <w:rPr>
              <w:snapToGrid w:val="0"/>
              <w:color w:val="000000"/>
              <w:sz w:val="16"/>
              <w:szCs w:val="16"/>
            </w:rPr>
            <w:t>29 - january-2026</w:t>
          </w:r>
        </w:p>
      </w:tc>
      <w:tc>
        <w:tcPr>
          <w:tcW w:w="1075" w:type="dxa"/>
          <w:tcBorders>
            <w:bottom w:val="single" w:sz="8" w:space="0" w:color="auto"/>
          </w:tcBorders>
        </w:tcPr>
        <w:p w14:paraId="32FE3033" w14:textId="77777777" w:rsidR="009B6A16" w:rsidRPr="004552B1" w:rsidRDefault="009B6A16" w:rsidP="00315C48">
          <w:pPr>
            <w:rPr>
              <w:snapToGrid w:val="0"/>
              <w:color w:val="000000"/>
              <w:sz w:val="16"/>
              <w:szCs w:val="16"/>
            </w:rPr>
          </w:pPr>
          <w:r>
            <w:rPr>
              <w:snapToGrid w:val="0"/>
              <w:color w:val="000000"/>
              <w:sz w:val="16"/>
              <w:szCs w:val="16"/>
            </w:rPr>
            <w:t>L. bonder</w:t>
          </w:r>
        </w:p>
      </w:tc>
      <w:tc>
        <w:tcPr>
          <w:tcW w:w="1204" w:type="dxa"/>
          <w:tcBorders>
            <w:bottom w:val="single" w:sz="8" w:space="0" w:color="auto"/>
          </w:tcBorders>
        </w:tcPr>
        <w:p w14:paraId="5C8BDB55" w14:textId="77777777" w:rsidR="009B6A16" w:rsidRPr="004552B1" w:rsidRDefault="009B6A16" w:rsidP="00315C48">
          <w:pPr>
            <w:rPr>
              <w:snapToGrid w:val="0"/>
              <w:color w:val="000000"/>
              <w:sz w:val="16"/>
              <w:szCs w:val="16"/>
            </w:rPr>
          </w:pPr>
        </w:p>
      </w:tc>
      <w:tc>
        <w:tcPr>
          <w:tcW w:w="1393" w:type="dxa"/>
          <w:tcBorders>
            <w:bottom w:val="single" w:sz="8" w:space="0" w:color="auto"/>
          </w:tcBorders>
        </w:tcPr>
        <w:p w14:paraId="7C6A3EAA" w14:textId="77777777" w:rsidR="009B6A16" w:rsidRPr="004552B1" w:rsidRDefault="009B6A16" w:rsidP="002201F4">
          <w:pPr>
            <w:rPr>
              <w:snapToGrid w:val="0"/>
              <w:color w:val="000000"/>
              <w:sz w:val="16"/>
              <w:szCs w:val="16"/>
            </w:rPr>
          </w:pPr>
        </w:p>
      </w:tc>
      <w:tc>
        <w:tcPr>
          <w:tcW w:w="1493" w:type="dxa"/>
          <w:tcBorders>
            <w:bottom w:val="single" w:sz="8" w:space="0" w:color="auto"/>
          </w:tcBorders>
        </w:tcPr>
        <w:p w14:paraId="12F30A74" w14:textId="77777777" w:rsidR="009B6A16" w:rsidRPr="004552B1" w:rsidRDefault="009B6A16" w:rsidP="00315C48">
          <w:pPr>
            <w:rPr>
              <w:snapToGrid w:val="0"/>
              <w:color w:val="000000"/>
              <w:sz w:val="16"/>
              <w:szCs w:val="16"/>
            </w:rPr>
          </w:pPr>
        </w:p>
      </w:tc>
      <w:tc>
        <w:tcPr>
          <w:tcW w:w="1134" w:type="dxa"/>
          <w:gridSpan w:val="2"/>
          <w:tcBorders>
            <w:bottom w:val="single" w:sz="8" w:space="0" w:color="auto"/>
          </w:tcBorders>
        </w:tcPr>
        <w:p w14:paraId="10E4C003" w14:textId="77777777" w:rsidR="009B6A16" w:rsidRPr="0035566C" w:rsidRDefault="009B6A16" w:rsidP="00315C48">
          <w:pPr>
            <w:rPr>
              <w:snapToGrid w:val="0"/>
              <w:color w:val="000000"/>
              <w:sz w:val="16"/>
              <w:szCs w:val="16"/>
            </w:rPr>
          </w:pPr>
        </w:p>
      </w:tc>
    </w:tr>
    <w:tr w:rsidR="009B6A16" w:rsidRPr="0035566C" w14:paraId="03048555" w14:textId="77777777" w:rsidTr="00834C8F">
      <w:tc>
        <w:tcPr>
          <w:tcW w:w="626" w:type="dxa"/>
          <w:tcBorders>
            <w:bottom w:val="single" w:sz="8" w:space="0" w:color="auto"/>
          </w:tcBorders>
          <w:shd w:val="clear" w:color="auto" w:fill="E6E6E6"/>
          <w:vAlign w:val="center"/>
        </w:tcPr>
        <w:p w14:paraId="48A8B1AF" w14:textId="77777777" w:rsidR="009B6A16" w:rsidRPr="0035566C" w:rsidRDefault="009B6A16" w:rsidP="00315C48">
          <w:pPr>
            <w:rPr>
              <w:snapToGrid w:val="0"/>
              <w:color w:val="000000"/>
              <w:sz w:val="16"/>
              <w:szCs w:val="16"/>
            </w:rPr>
          </w:pPr>
          <w:r w:rsidRPr="0035566C">
            <w:rPr>
              <w:snapToGrid w:val="0"/>
              <w:color w:val="000000"/>
              <w:sz w:val="16"/>
              <w:szCs w:val="16"/>
            </w:rPr>
            <w:t>Rev</w:t>
          </w:r>
        </w:p>
      </w:tc>
      <w:tc>
        <w:tcPr>
          <w:tcW w:w="2237" w:type="dxa"/>
          <w:gridSpan w:val="2"/>
          <w:tcBorders>
            <w:bottom w:val="single" w:sz="8" w:space="0" w:color="auto"/>
          </w:tcBorders>
          <w:shd w:val="clear" w:color="auto" w:fill="E6E6E6"/>
          <w:vAlign w:val="center"/>
        </w:tcPr>
        <w:p w14:paraId="0AB55866" w14:textId="77777777" w:rsidR="009B6A16" w:rsidRPr="0035566C" w:rsidRDefault="009B6A16" w:rsidP="00315C48">
          <w:pPr>
            <w:rPr>
              <w:snapToGrid w:val="0"/>
              <w:color w:val="000000"/>
              <w:sz w:val="16"/>
              <w:szCs w:val="16"/>
            </w:rPr>
          </w:pPr>
          <w:r w:rsidRPr="0035566C">
            <w:rPr>
              <w:snapToGrid w:val="0"/>
              <w:color w:val="000000"/>
              <w:sz w:val="16"/>
              <w:szCs w:val="16"/>
            </w:rPr>
            <w:t>Reason for Issue</w:t>
          </w:r>
        </w:p>
      </w:tc>
      <w:tc>
        <w:tcPr>
          <w:tcW w:w="1611" w:type="dxa"/>
          <w:tcBorders>
            <w:bottom w:val="single" w:sz="8" w:space="0" w:color="auto"/>
          </w:tcBorders>
          <w:shd w:val="clear" w:color="auto" w:fill="E6E6E6"/>
          <w:vAlign w:val="center"/>
        </w:tcPr>
        <w:p w14:paraId="6A0D0204" w14:textId="77777777" w:rsidR="009B6A16" w:rsidRPr="0035566C" w:rsidRDefault="009B6A16" w:rsidP="00315C48">
          <w:pPr>
            <w:rPr>
              <w:snapToGrid w:val="0"/>
              <w:color w:val="000000"/>
              <w:sz w:val="16"/>
              <w:szCs w:val="16"/>
            </w:rPr>
          </w:pPr>
          <w:r>
            <w:rPr>
              <w:snapToGrid w:val="0"/>
              <w:color w:val="000000"/>
              <w:sz w:val="16"/>
              <w:szCs w:val="16"/>
            </w:rPr>
            <w:t>Date</w:t>
          </w:r>
        </w:p>
      </w:tc>
      <w:tc>
        <w:tcPr>
          <w:tcW w:w="1075" w:type="dxa"/>
          <w:tcBorders>
            <w:bottom w:val="single" w:sz="8" w:space="0" w:color="auto"/>
          </w:tcBorders>
          <w:shd w:val="clear" w:color="auto" w:fill="E6E6E6"/>
          <w:vAlign w:val="center"/>
        </w:tcPr>
        <w:p w14:paraId="10133FCD" w14:textId="77777777" w:rsidR="009B6A16" w:rsidRPr="0035566C" w:rsidRDefault="009B6A16" w:rsidP="00315C48">
          <w:pPr>
            <w:rPr>
              <w:snapToGrid w:val="0"/>
              <w:color w:val="000000"/>
              <w:sz w:val="16"/>
              <w:szCs w:val="16"/>
            </w:rPr>
          </w:pPr>
          <w:r>
            <w:rPr>
              <w:snapToGrid w:val="0"/>
              <w:color w:val="000000"/>
              <w:sz w:val="16"/>
              <w:szCs w:val="16"/>
            </w:rPr>
            <w:t>Author</w:t>
          </w:r>
        </w:p>
      </w:tc>
      <w:tc>
        <w:tcPr>
          <w:tcW w:w="1204" w:type="dxa"/>
          <w:tcBorders>
            <w:bottom w:val="single" w:sz="8" w:space="0" w:color="auto"/>
          </w:tcBorders>
          <w:shd w:val="clear" w:color="auto" w:fill="E6E6E6"/>
          <w:vAlign w:val="center"/>
        </w:tcPr>
        <w:p w14:paraId="4D8367F9" w14:textId="77777777" w:rsidR="009B6A16" w:rsidRPr="0035566C" w:rsidRDefault="009B6A16" w:rsidP="00315C48">
          <w:pPr>
            <w:rPr>
              <w:snapToGrid w:val="0"/>
              <w:color w:val="000000"/>
              <w:sz w:val="16"/>
              <w:szCs w:val="16"/>
            </w:rPr>
          </w:pPr>
          <w:r>
            <w:rPr>
              <w:snapToGrid w:val="0"/>
              <w:color w:val="000000"/>
              <w:sz w:val="16"/>
              <w:szCs w:val="16"/>
            </w:rPr>
            <w:t>Checker</w:t>
          </w:r>
        </w:p>
      </w:tc>
      <w:tc>
        <w:tcPr>
          <w:tcW w:w="1393" w:type="dxa"/>
          <w:tcBorders>
            <w:bottom w:val="single" w:sz="8" w:space="0" w:color="auto"/>
          </w:tcBorders>
          <w:shd w:val="clear" w:color="auto" w:fill="E6E6E6"/>
          <w:vAlign w:val="center"/>
        </w:tcPr>
        <w:p w14:paraId="4538A6C1" w14:textId="77777777" w:rsidR="009B6A16" w:rsidRPr="0035566C" w:rsidRDefault="009B6A16" w:rsidP="00315C48">
          <w:pPr>
            <w:rPr>
              <w:snapToGrid w:val="0"/>
              <w:color w:val="000000"/>
              <w:sz w:val="16"/>
              <w:szCs w:val="16"/>
            </w:rPr>
          </w:pPr>
          <w:r>
            <w:rPr>
              <w:snapToGrid w:val="0"/>
              <w:color w:val="000000"/>
              <w:sz w:val="16"/>
              <w:szCs w:val="16"/>
            </w:rPr>
            <w:t>Approver  Contractor</w:t>
          </w:r>
        </w:p>
      </w:tc>
      <w:tc>
        <w:tcPr>
          <w:tcW w:w="1493" w:type="dxa"/>
          <w:tcBorders>
            <w:bottom w:val="single" w:sz="8" w:space="0" w:color="auto"/>
          </w:tcBorders>
          <w:shd w:val="clear" w:color="auto" w:fill="E6E6E6"/>
          <w:vAlign w:val="center"/>
        </w:tcPr>
        <w:p w14:paraId="29621826" w14:textId="77777777" w:rsidR="009B6A16" w:rsidRPr="0035566C" w:rsidRDefault="009B6A16" w:rsidP="00315C48">
          <w:pPr>
            <w:rPr>
              <w:snapToGrid w:val="0"/>
              <w:color w:val="000000"/>
              <w:sz w:val="16"/>
              <w:szCs w:val="16"/>
            </w:rPr>
          </w:pPr>
        </w:p>
      </w:tc>
      <w:tc>
        <w:tcPr>
          <w:tcW w:w="1134" w:type="dxa"/>
          <w:gridSpan w:val="2"/>
          <w:tcBorders>
            <w:bottom w:val="single" w:sz="8" w:space="0" w:color="auto"/>
          </w:tcBorders>
          <w:shd w:val="clear" w:color="auto" w:fill="E6E6E6"/>
          <w:vAlign w:val="center"/>
        </w:tcPr>
        <w:p w14:paraId="33454212" w14:textId="77777777" w:rsidR="009B6A16" w:rsidRPr="0035566C" w:rsidRDefault="009B6A16" w:rsidP="00315C48">
          <w:pPr>
            <w:rPr>
              <w:snapToGrid w:val="0"/>
              <w:color w:val="000000"/>
              <w:sz w:val="16"/>
              <w:szCs w:val="16"/>
            </w:rPr>
          </w:pPr>
        </w:p>
      </w:tc>
    </w:tr>
    <w:tr w:rsidR="009B6A16" w:rsidRPr="0035566C" w14:paraId="2B1CE192" w14:textId="77777777" w:rsidTr="00834C8F">
      <w:tc>
        <w:tcPr>
          <w:tcW w:w="10773" w:type="dxa"/>
          <w:gridSpan w:val="10"/>
          <w:vAlign w:val="center"/>
        </w:tcPr>
        <w:p w14:paraId="5F7BCAB8" w14:textId="77777777" w:rsidR="009B6A16" w:rsidRPr="0035566C" w:rsidRDefault="009B6A16" w:rsidP="00315C48">
          <w:pPr>
            <w:rPr>
              <w:snapToGrid w:val="0"/>
              <w:color w:val="000000"/>
              <w:sz w:val="16"/>
              <w:szCs w:val="16"/>
            </w:rPr>
          </w:pPr>
        </w:p>
      </w:tc>
    </w:tr>
    <w:tr w:rsidR="009B6A16" w:rsidRPr="009A0D82" w14:paraId="3B02EC8D" w14:textId="77777777" w:rsidTr="00834C8F">
      <w:tc>
        <w:tcPr>
          <w:tcW w:w="2863" w:type="dxa"/>
          <w:gridSpan w:val="3"/>
          <w:shd w:val="clear" w:color="auto" w:fill="E6E6E6"/>
          <w:vAlign w:val="center"/>
        </w:tcPr>
        <w:p w14:paraId="0E0657AA" w14:textId="77777777" w:rsidR="009B6A16" w:rsidRPr="0035566C" w:rsidRDefault="009B6A16" w:rsidP="00315C48">
          <w:pPr>
            <w:rPr>
              <w:snapToGrid w:val="0"/>
              <w:color w:val="000000"/>
              <w:sz w:val="16"/>
              <w:szCs w:val="16"/>
            </w:rPr>
          </w:pPr>
          <w:r>
            <w:rPr>
              <w:snapToGrid w:val="0"/>
              <w:color w:val="000000"/>
              <w:sz w:val="16"/>
              <w:szCs w:val="16"/>
            </w:rPr>
            <w:t>Refresh Cycle Code (Y</w:t>
          </w:r>
          <w:r w:rsidRPr="0035566C">
            <w:rPr>
              <w:snapToGrid w:val="0"/>
              <w:color w:val="000000"/>
              <w:sz w:val="16"/>
              <w:szCs w:val="16"/>
            </w:rPr>
            <w:t>ears)</w:t>
          </w:r>
          <w:r>
            <w:rPr>
              <w:snapToGrid w:val="0"/>
              <w:color w:val="000000"/>
              <w:sz w:val="16"/>
              <w:szCs w:val="16"/>
            </w:rPr>
            <w:t>:</w:t>
          </w:r>
        </w:p>
      </w:tc>
      <w:tc>
        <w:tcPr>
          <w:tcW w:w="7910" w:type="dxa"/>
          <w:gridSpan w:val="7"/>
          <w:vAlign w:val="center"/>
        </w:tcPr>
        <w:p w14:paraId="245DBC06" w14:textId="77777777" w:rsidR="009B6A16" w:rsidRPr="008F5690" w:rsidRDefault="009B6A16" w:rsidP="00315C48">
          <w:pPr>
            <w:rPr>
              <w:snapToGrid w:val="0"/>
              <w:color w:val="000000"/>
              <w:sz w:val="16"/>
              <w:szCs w:val="16"/>
              <w:lang w:val="en-US"/>
            </w:rPr>
          </w:pPr>
          <w:r w:rsidRPr="008F5690">
            <w:rPr>
              <w:snapToGrid w:val="0"/>
              <w:color w:val="000000"/>
              <w:sz w:val="16"/>
              <w:szCs w:val="16"/>
              <w:lang w:val="en-US"/>
            </w:rPr>
            <w:t>Not Applicable for contractor generated documents</w:t>
          </w:r>
        </w:p>
      </w:tc>
    </w:tr>
    <w:tr w:rsidR="009B6A16" w:rsidRPr="009A0D82" w14:paraId="104DF3B9" w14:textId="77777777" w:rsidTr="00834C8F">
      <w:tc>
        <w:tcPr>
          <w:tcW w:w="10773" w:type="dxa"/>
          <w:gridSpan w:val="10"/>
          <w:vAlign w:val="center"/>
        </w:tcPr>
        <w:p w14:paraId="7A39A3CD" w14:textId="77777777" w:rsidR="009B6A16" w:rsidRPr="008F5690" w:rsidRDefault="009B6A16" w:rsidP="00315C48">
          <w:pPr>
            <w:rPr>
              <w:snapToGrid w:val="0"/>
              <w:color w:val="000000"/>
              <w:sz w:val="16"/>
              <w:szCs w:val="16"/>
              <w:lang w:val="en-US"/>
            </w:rPr>
          </w:pPr>
        </w:p>
      </w:tc>
    </w:tr>
    <w:tr w:rsidR="009B6A16" w:rsidRPr="0035566C" w14:paraId="524ED87B" w14:textId="77777777" w:rsidTr="00834C8F">
      <w:tc>
        <w:tcPr>
          <w:tcW w:w="1224" w:type="dxa"/>
          <w:gridSpan w:val="2"/>
          <w:shd w:val="clear" w:color="auto" w:fill="E6E6E6"/>
          <w:vAlign w:val="center"/>
        </w:tcPr>
        <w:p w14:paraId="198BCA9D" w14:textId="77777777" w:rsidR="009B6A16" w:rsidRPr="0035566C" w:rsidRDefault="009B6A16" w:rsidP="00315C48">
          <w:pPr>
            <w:rPr>
              <w:snapToGrid w:val="0"/>
              <w:color w:val="000000"/>
              <w:sz w:val="16"/>
              <w:szCs w:val="16"/>
            </w:rPr>
          </w:pPr>
          <w:r>
            <w:rPr>
              <w:snapToGrid w:val="0"/>
              <w:color w:val="000000"/>
              <w:sz w:val="16"/>
              <w:szCs w:val="16"/>
            </w:rPr>
            <w:t>Unique Identifier:</w:t>
          </w:r>
        </w:p>
      </w:tc>
      <w:tc>
        <w:tcPr>
          <w:tcW w:w="1639" w:type="dxa"/>
          <w:vAlign w:val="center"/>
        </w:tcPr>
        <w:p w14:paraId="22E8AAAD" w14:textId="77777777" w:rsidR="009B6A16" w:rsidRPr="0035566C" w:rsidRDefault="009B6A16" w:rsidP="00315C48">
          <w:pPr>
            <w:rPr>
              <w:snapToGrid w:val="0"/>
              <w:color w:val="000000"/>
              <w:sz w:val="16"/>
              <w:szCs w:val="16"/>
            </w:rPr>
          </w:pPr>
          <w:r>
            <w:rPr>
              <w:snapToGrid w:val="0"/>
              <w:color w:val="000000"/>
              <w:sz w:val="16"/>
              <w:szCs w:val="16"/>
            </w:rPr>
            <w:t>Not Applicable</w:t>
          </w:r>
        </w:p>
      </w:tc>
      <w:tc>
        <w:tcPr>
          <w:tcW w:w="6984" w:type="dxa"/>
          <w:gridSpan w:val="6"/>
          <w:tcBorders>
            <w:bottom w:val="single" w:sz="4" w:space="0" w:color="auto"/>
          </w:tcBorders>
          <w:vAlign w:val="center"/>
        </w:tcPr>
        <w:p w14:paraId="52E866D1" w14:textId="77777777" w:rsidR="009B6A16" w:rsidRPr="0093314F" w:rsidRDefault="00DD645C" w:rsidP="0093314F">
          <w:pPr>
            <w:pStyle w:val="Titre"/>
            <w:rPr>
              <w:sz w:val="24"/>
              <w:szCs w:val="24"/>
            </w:rPr>
          </w:pPr>
          <w:r>
            <w:rPr>
              <w:sz w:val="24"/>
              <w:szCs w:val="24"/>
            </w:rPr>
            <w:t>Mentions Legales</w:t>
          </w:r>
        </w:p>
      </w:tc>
      <w:tc>
        <w:tcPr>
          <w:tcW w:w="926" w:type="dxa"/>
          <w:shd w:val="clear" w:color="auto" w:fill="E6E6E6"/>
          <w:vAlign w:val="center"/>
        </w:tcPr>
        <w:p w14:paraId="38BD5411" w14:textId="77777777" w:rsidR="009B6A16" w:rsidRPr="004552B1" w:rsidRDefault="009B6A16" w:rsidP="00315C48">
          <w:pPr>
            <w:rPr>
              <w:snapToGrid w:val="0"/>
              <w:color w:val="000000"/>
              <w:sz w:val="16"/>
              <w:szCs w:val="16"/>
            </w:rPr>
          </w:pPr>
          <w:r w:rsidRPr="004552B1">
            <w:rPr>
              <w:snapToGrid w:val="0"/>
              <w:color w:val="000000"/>
              <w:sz w:val="16"/>
              <w:szCs w:val="16"/>
            </w:rPr>
            <w:t>Rev</w:t>
          </w:r>
        </w:p>
      </w:tc>
    </w:tr>
    <w:tr w:rsidR="009B6A16" w:rsidRPr="0035566C" w14:paraId="69846299" w14:textId="77777777" w:rsidTr="00C26B95">
      <w:trPr>
        <w:trHeight w:val="690"/>
      </w:trPr>
      <w:tc>
        <w:tcPr>
          <w:tcW w:w="1224" w:type="dxa"/>
          <w:gridSpan w:val="2"/>
          <w:shd w:val="clear" w:color="auto" w:fill="E6E6E6"/>
          <w:vAlign w:val="center"/>
        </w:tcPr>
        <w:p w14:paraId="35D3CB63" w14:textId="77777777" w:rsidR="009B6A16" w:rsidRPr="0035566C" w:rsidRDefault="009B6A16" w:rsidP="00315C48">
          <w:pPr>
            <w:rPr>
              <w:snapToGrid w:val="0"/>
              <w:color w:val="000000"/>
              <w:sz w:val="16"/>
              <w:szCs w:val="16"/>
            </w:rPr>
          </w:pPr>
          <w:r>
            <w:rPr>
              <w:snapToGrid w:val="0"/>
              <w:color w:val="000000"/>
              <w:sz w:val="16"/>
              <w:szCs w:val="16"/>
            </w:rPr>
            <w:t>RD</w:t>
          </w:r>
          <w:r w:rsidRPr="0035566C">
            <w:rPr>
              <w:snapToGrid w:val="0"/>
              <w:color w:val="000000"/>
              <w:sz w:val="16"/>
              <w:szCs w:val="16"/>
            </w:rPr>
            <w:t xml:space="preserve"> Type: </w:t>
          </w:r>
        </w:p>
      </w:tc>
      <w:tc>
        <w:tcPr>
          <w:tcW w:w="1639" w:type="dxa"/>
          <w:vAlign w:val="center"/>
        </w:tcPr>
        <w:p w14:paraId="192E739A" w14:textId="77777777" w:rsidR="009B6A16" w:rsidRPr="0035566C" w:rsidRDefault="009B6A16" w:rsidP="00315C48">
          <w:pPr>
            <w:rPr>
              <w:snapToGrid w:val="0"/>
              <w:color w:val="000000"/>
              <w:sz w:val="16"/>
              <w:szCs w:val="16"/>
            </w:rPr>
          </w:pPr>
          <w:r>
            <w:rPr>
              <w:snapToGrid w:val="0"/>
              <w:color w:val="000000"/>
              <w:sz w:val="16"/>
              <w:szCs w:val="16"/>
            </w:rPr>
            <w:t>Not Applicable</w:t>
          </w:r>
        </w:p>
      </w:tc>
      <w:tc>
        <w:tcPr>
          <w:tcW w:w="6984" w:type="dxa"/>
          <w:gridSpan w:val="6"/>
          <w:tcBorders>
            <w:top w:val="single" w:sz="4" w:space="0" w:color="auto"/>
          </w:tcBorders>
          <w:vAlign w:val="center"/>
        </w:tcPr>
        <w:p w14:paraId="26159E3C" w14:textId="77777777" w:rsidR="009B6A16" w:rsidRPr="004552B1" w:rsidRDefault="009B6A16" w:rsidP="00315C48">
          <w:pPr>
            <w:spacing w:before="60" w:after="60"/>
            <w:jc w:val="center"/>
            <w:rPr>
              <w:b/>
            </w:rPr>
          </w:pPr>
        </w:p>
      </w:tc>
      <w:tc>
        <w:tcPr>
          <w:tcW w:w="926" w:type="dxa"/>
          <w:vAlign w:val="center"/>
        </w:tcPr>
        <w:p w14:paraId="26641B9F" w14:textId="77777777" w:rsidR="009B6A16" w:rsidRPr="004552B1" w:rsidRDefault="009B6A16" w:rsidP="00315C48">
          <w:pPr>
            <w:rPr>
              <w:b/>
              <w:sz w:val="20"/>
              <w:szCs w:val="20"/>
            </w:rPr>
          </w:pPr>
          <w:r>
            <w:rPr>
              <w:b/>
              <w:sz w:val="20"/>
              <w:szCs w:val="20"/>
            </w:rPr>
            <w:t>A01</w:t>
          </w:r>
        </w:p>
      </w:tc>
    </w:tr>
  </w:tbl>
  <w:p w14:paraId="16C77E7F" w14:textId="77777777" w:rsidR="009B6A16" w:rsidRPr="00577F5F" w:rsidRDefault="009B6A16" w:rsidP="00577F5F">
    <w:pPr>
      <w:spacing w:before="60" w:after="60"/>
      <w:jc w:val="center"/>
      <w:rPr>
        <w:b/>
        <w:snapToGrid w:val="0"/>
        <w:color w:val="000000"/>
        <w:sz w:val="18"/>
        <w:szCs w:val="18"/>
        <w:lang w:val="en-GB" w:eastAsia="en-GB"/>
      </w:rPr>
    </w:pPr>
    <w:r w:rsidRPr="00577F5F">
      <w:rPr>
        <w:b/>
        <w:snapToGrid w:val="0"/>
        <w:color w:val="000000"/>
        <w:sz w:val="18"/>
        <w:szCs w:val="18"/>
        <w:lang w:val="en-GB" w:eastAsia="en-GB"/>
      </w:rPr>
      <w:t>Uncontrolled when printed or stored locally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4795" w14:textId="77777777" w:rsidR="009B6A16" w:rsidRDefault="009B6A16" w:rsidP="000E222A">
    <w:pPr>
      <w:pStyle w:val="Pieddepage"/>
      <w:pBdr>
        <w:top w:val="single" w:sz="4" w:space="0" w:color="auto"/>
      </w:pBdr>
      <w:tabs>
        <w:tab w:val="clear" w:pos="9360"/>
        <w:tab w:val="right" w:pos="9639"/>
      </w:tabs>
    </w:pPr>
  </w:p>
  <w:p w14:paraId="204ED7EE" w14:textId="77777777" w:rsidR="009B6A16" w:rsidRPr="008F5690" w:rsidRDefault="009B6A16" w:rsidP="000E222A">
    <w:pPr>
      <w:pStyle w:val="Pieddepage"/>
      <w:pBdr>
        <w:top w:val="single" w:sz="4" w:space="0" w:color="auto"/>
      </w:pBdr>
      <w:tabs>
        <w:tab w:val="clear" w:pos="9360"/>
        <w:tab w:val="right" w:pos="9639"/>
      </w:tabs>
      <w:rPr>
        <w:lang w:val="en-US"/>
      </w:rPr>
    </w:pPr>
    <w:r w:rsidRPr="008F5690">
      <w:rPr>
        <w:szCs w:val="18"/>
        <w:lang w:val="en-US" w:eastAsia="fr-FR"/>
      </w:rPr>
      <w:t>Reviewsvisor</w:t>
    </w:r>
    <w:r w:rsidRPr="008F5690">
      <w:rPr>
        <w:lang w:val="en-US"/>
      </w:rPr>
      <w:tab/>
      <w:t xml:space="preserve">Page </w:t>
    </w:r>
    <w:r w:rsidR="00856363">
      <w:fldChar w:fldCharType="begin"/>
    </w:r>
    <w:r w:rsidR="00856363" w:rsidRPr="008F5690">
      <w:rPr>
        <w:lang w:val="en-US"/>
      </w:rPr>
      <w:instrText xml:space="preserve"> PAGE </w:instrText>
    </w:r>
    <w:r w:rsidR="00856363">
      <w:fldChar w:fldCharType="separate"/>
    </w:r>
    <w:r w:rsidR="00856363" w:rsidRPr="008F5690">
      <w:rPr>
        <w:noProof/>
        <w:lang w:val="en-US"/>
      </w:rPr>
      <w:t>2</w:t>
    </w:r>
    <w:r w:rsidR="00856363">
      <w:rPr>
        <w:noProof/>
      </w:rPr>
      <w:fldChar w:fldCharType="end"/>
    </w:r>
    <w:r w:rsidRPr="008F5690">
      <w:rPr>
        <w:lang w:val="en-US"/>
      </w:rPr>
      <w:t xml:space="preserve"> of </w:t>
    </w:r>
    <w:r w:rsidR="00856363">
      <w:fldChar w:fldCharType="begin"/>
    </w:r>
    <w:r w:rsidR="00856363" w:rsidRPr="008F5690">
      <w:rPr>
        <w:lang w:val="en-US"/>
      </w:rPr>
      <w:instrText xml:space="preserve"> NUMPAGES </w:instrText>
    </w:r>
    <w:r w:rsidR="00856363">
      <w:fldChar w:fldCharType="separate"/>
    </w:r>
    <w:r w:rsidR="00856363" w:rsidRPr="008F5690">
      <w:rPr>
        <w:noProof/>
        <w:lang w:val="en-US"/>
      </w:rPr>
      <w:t>6</w:t>
    </w:r>
    <w:r w:rsidR="00856363">
      <w:rPr>
        <w:noProof/>
      </w:rPr>
      <w:fldChar w:fldCharType="end"/>
    </w:r>
    <w:bookmarkStart w:id="95" w:name="_Toc522976735"/>
    <w:r w:rsidRPr="008F5690">
      <w:rPr>
        <w:lang w:val="en-US"/>
      </w:rPr>
      <w:tab/>
      <w:t>Rev: A01</w:t>
    </w:r>
  </w:p>
  <w:p w14:paraId="0BBE784E" w14:textId="77777777" w:rsidR="009B6A16" w:rsidRPr="008F5690" w:rsidRDefault="009B6A16" w:rsidP="00F94818">
    <w:pPr>
      <w:pStyle w:val="Pieddepage"/>
      <w:tabs>
        <w:tab w:val="clear" w:pos="9360"/>
        <w:tab w:val="right" w:pos="9639"/>
      </w:tabs>
      <w:rPr>
        <w:lang w:val="en-US"/>
      </w:rPr>
    </w:pPr>
    <w:r w:rsidRPr="008F5690">
      <w:rPr>
        <w:lang w:val="en-US"/>
      </w:rPr>
      <w:tab/>
    </w:r>
    <w:r w:rsidRPr="008F5690">
      <w:rPr>
        <w:lang w:val="en-US"/>
      </w:rPr>
      <w:tab/>
      <w:t>General</w:t>
    </w:r>
  </w:p>
  <w:p w14:paraId="2519F1F6" w14:textId="77777777" w:rsidR="009B6A16" w:rsidRPr="008F5690" w:rsidRDefault="009B6A16" w:rsidP="00F94818">
    <w:pPr>
      <w:pStyle w:val="Pieddepage"/>
      <w:tabs>
        <w:tab w:val="clear" w:pos="9360"/>
        <w:tab w:val="right" w:pos="9639"/>
      </w:tabs>
      <w:jc w:val="center"/>
      <w:rPr>
        <w:lang w:val="en-US"/>
      </w:rPr>
    </w:pPr>
    <w:r w:rsidRPr="008F5690">
      <w:rPr>
        <w:lang w:val="en-US"/>
      </w:rPr>
      <w:t>Uncontrolled when printed or stored locally</w:t>
    </w:r>
    <w:bookmarkEnd w:id="9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1F26" w14:textId="77777777" w:rsidR="00D33133" w:rsidRDefault="00D33133">
      <w:r>
        <w:separator/>
      </w:r>
    </w:p>
  </w:footnote>
  <w:footnote w:type="continuationSeparator" w:id="0">
    <w:p w14:paraId="2EB7DCF5" w14:textId="77777777" w:rsidR="00D33133" w:rsidRDefault="00D33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477"/>
    </w:tblGrid>
    <w:tr w:rsidR="009B6A16" w:rsidRPr="00CC3FA4" w14:paraId="0E7978E0" w14:textId="77777777" w:rsidTr="00D900A7">
      <w:trPr>
        <w:trHeight w:val="1509"/>
      </w:trPr>
      <w:tc>
        <w:tcPr>
          <w:tcW w:w="3648" w:type="dxa"/>
        </w:tcPr>
        <w:p w14:paraId="2FC1EFB2" w14:textId="77777777" w:rsidR="009B6A16" w:rsidRPr="0093314F" w:rsidRDefault="009B6A16" w:rsidP="0093314F">
          <w:pPr>
            <w:pStyle w:val="AnnexHeading2"/>
            <w:numPr>
              <w:ilvl w:val="0"/>
              <w:numId w:val="0"/>
            </w:numPr>
            <w:rPr>
              <w:lang w:val="en-US"/>
            </w:rPr>
          </w:pPr>
        </w:p>
      </w:tc>
      <w:tc>
        <w:tcPr>
          <w:tcW w:w="3648" w:type="dxa"/>
          <w:vAlign w:val="center"/>
        </w:tcPr>
        <w:p w14:paraId="3E155B4D" w14:textId="77777777" w:rsidR="009B6A16" w:rsidRDefault="009B6A16" w:rsidP="0009757D">
          <w:pPr>
            <w:jc w:val="center"/>
            <w:rPr>
              <w:rFonts w:cs="Arial"/>
              <w:b/>
              <w:sz w:val="40"/>
              <w:szCs w:val="24"/>
              <w:lang w:val="en-GB"/>
            </w:rPr>
          </w:pPr>
          <w:r>
            <w:rPr>
              <w:rFonts w:cs="Arial"/>
              <w:b/>
              <w:sz w:val="40"/>
              <w:szCs w:val="24"/>
              <w:lang w:val="en-GB"/>
            </w:rPr>
            <w:t>Reviewsvisor</w:t>
          </w:r>
        </w:p>
        <w:p w14:paraId="545C786E" w14:textId="77777777" w:rsidR="009B6A16" w:rsidRPr="002201F4" w:rsidRDefault="009B6A16" w:rsidP="002201F4">
          <w:pPr>
            <w:jc w:val="center"/>
            <w:rPr>
              <w:rFonts w:cs="Arial"/>
              <w:sz w:val="36"/>
              <w:szCs w:val="36"/>
              <w:lang w:val="en-GB"/>
            </w:rPr>
          </w:pPr>
          <w:r>
            <w:rPr>
              <w:rFonts w:cs="Arial"/>
              <w:b/>
              <w:sz w:val="40"/>
              <w:szCs w:val="24"/>
              <w:lang w:val="en-GB"/>
            </w:rPr>
            <w:t>Project</w:t>
          </w:r>
        </w:p>
      </w:tc>
      <w:tc>
        <w:tcPr>
          <w:tcW w:w="3477" w:type="dxa"/>
          <w:vAlign w:val="bottom"/>
        </w:tcPr>
        <w:p w14:paraId="7A84FD88" w14:textId="77777777" w:rsidR="009B6A16" w:rsidRDefault="009B6A16" w:rsidP="00CC209B">
          <w:pPr>
            <w:pStyle w:val="AnnexHeading2"/>
            <w:numPr>
              <w:ilvl w:val="0"/>
              <w:numId w:val="0"/>
            </w:numPr>
            <w:rPr>
              <w:rFonts w:ascii="Arial" w:eastAsia="Calibri" w:hAnsi="Arial"/>
              <w:noProof/>
              <w:color w:val="0070EE"/>
              <w:lang w:eastAsia="fr-FR"/>
            </w:rPr>
          </w:pPr>
          <w:r>
            <w:rPr>
              <w:rFonts w:ascii="Arial" w:eastAsia="Calibri" w:hAnsi="Arial"/>
              <w:b w:val="0"/>
              <w:bCs w:val="0"/>
              <w:iCs w:val="0"/>
              <w:noProof/>
              <w:color w:val="0070EE"/>
              <w:lang w:val="fr-FR" w:eastAsia="fr-FR"/>
            </w:rPr>
            <w:drawing>
              <wp:anchor distT="0" distB="0" distL="114300" distR="114300" simplePos="0" relativeHeight="251674112" behindDoc="1" locked="0" layoutInCell="1" allowOverlap="1" wp14:anchorId="4BA39E4E" wp14:editId="5EFCE59C">
                <wp:simplePos x="0" y="0"/>
                <wp:positionH relativeFrom="column">
                  <wp:posOffset>187325</wp:posOffset>
                </wp:positionH>
                <wp:positionV relativeFrom="paragraph">
                  <wp:posOffset>-64135</wp:posOffset>
                </wp:positionV>
                <wp:extent cx="1720850" cy="330200"/>
                <wp:effectExtent l="1905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srcRect/>
                        <a:stretch>
                          <a:fillRect/>
                        </a:stretch>
                      </pic:blipFill>
                      <pic:spPr bwMode="auto">
                        <a:xfrm>
                          <a:off x="0" y="0"/>
                          <a:ext cx="1720850" cy="330200"/>
                        </a:xfrm>
                        <a:prstGeom prst="rect">
                          <a:avLst/>
                        </a:prstGeom>
                        <a:noFill/>
                        <a:ln w="9525">
                          <a:noFill/>
                          <a:miter lim="800000"/>
                          <a:headEnd/>
                          <a:tailEnd/>
                        </a:ln>
                      </pic:spPr>
                    </pic:pic>
                  </a:graphicData>
                </a:graphic>
              </wp:anchor>
            </w:drawing>
          </w:r>
        </w:p>
        <w:p w14:paraId="5AFF47FC" w14:textId="77777777" w:rsidR="009B6A16" w:rsidRPr="00574E3A" w:rsidRDefault="009B6A16" w:rsidP="00574E3A">
          <w:pPr>
            <w:autoSpaceDE w:val="0"/>
            <w:autoSpaceDN w:val="0"/>
            <w:rPr>
              <w:rFonts w:ascii="Arial" w:eastAsia="Calibri" w:hAnsi="Arial" w:cs="Arial"/>
              <w:b/>
              <w:bCs/>
              <w:noProof/>
              <w:color w:val="0070EE"/>
              <w:lang w:eastAsia="fr-FR"/>
            </w:rPr>
          </w:pPr>
        </w:p>
      </w:tc>
    </w:tr>
  </w:tbl>
  <w:p w14:paraId="651ED32F" w14:textId="77777777" w:rsidR="009B6A16" w:rsidRPr="00823ADF" w:rsidRDefault="009B6A16" w:rsidP="00557F5C">
    <w:pPr>
      <w:pStyle w:val="En-tte"/>
      <w:tabs>
        <w:tab w:val="clear" w:pos="4680"/>
        <w:tab w:val="clear" w:pos="9360"/>
      </w:tabs>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443F" w14:textId="77777777" w:rsidR="009B6A16" w:rsidRDefault="009B6A16" w:rsidP="00002226">
    <w:pPr>
      <w:pStyle w:val="En-tte"/>
      <w:pBdr>
        <w:bottom w:val="single" w:sz="4" w:space="1" w:color="auto"/>
      </w:pBdr>
      <w:rPr>
        <w:rFonts w:cs="Arial"/>
        <w:noProof/>
        <w:kern w:val="28"/>
        <w:szCs w:val="18"/>
        <w:lang w:val="en-GB" w:eastAsia="en-GB"/>
      </w:rPr>
    </w:pPr>
  </w:p>
  <w:p w14:paraId="67DC1175" w14:textId="77777777" w:rsidR="009B6A16" w:rsidRPr="006A4765" w:rsidRDefault="009B6A16" w:rsidP="00002226">
    <w:pPr>
      <w:pStyle w:val="En-tte"/>
      <w:pBdr>
        <w:bottom w:val="single" w:sz="4" w:space="1" w:color="auto"/>
      </w:pBdr>
      <w:rPr>
        <w:sz w:val="8"/>
        <w:szCs w:val="8"/>
      </w:rPr>
    </w:pPr>
    <w:r>
      <w:rPr>
        <w:rFonts w:cs="Arial"/>
        <w:noProof/>
        <w:kern w:val="28"/>
        <w:szCs w:val="18"/>
        <w:lang w:val="en-GB" w:eastAsia="en-GB"/>
      </w:rPr>
      <w:t>Access and Password – Reviewsvisor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24" w:type="dxa"/>
      <w:tblInd w:w="18"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628"/>
    </w:tblGrid>
    <w:tr w:rsidR="009B6A16" w:rsidRPr="00CC3FA4" w14:paraId="124590A6" w14:textId="77777777" w:rsidTr="001278A7">
      <w:trPr>
        <w:trHeight w:val="1509"/>
      </w:trPr>
      <w:tc>
        <w:tcPr>
          <w:tcW w:w="3648" w:type="dxa"/>
          <w:tcBorders>
            <w:top w:val="nil"/>
          </w:tcBorders>
        </w:tcPr>
        <w:p w14:paraId="71286E90" w14:textId="77777777" w:rsidR="009B6A16" w:rsidRPr="008F5690" w:rsidRDefault="009B6A16" w:rsidP="001278A7">
          <w:pPr>
            <w:spacing w:before="120"/>
            <w:rPr>
              <w:rFonts w:cs="Univers 45 Light"/>
              <w:lang w:val="en-US"/>
            </w:rPr>
          </w:pPr>
          <w:r>
            <w:rPr>
              <w:rFonts w:cs="Univers 45 Light"/>
              <w:noProof/>
              <w:lang w:eastAsia="fr-FR"/>
            </w:rPr>
            <w:drawing>
              <wp:anchor distT="0" distB="0" distL="114300" distR="114300" simplePos="0" relativeHeight="251672064" behindDoc="1" locked="1" layoutInCell="1" allowOverlap="1" wp14:anchorId="27017242" wp14:editId="7D89069E">
                <wp:simplePos x="0" y="0"/>
                <wp:positionH relativeFrom="page">
                  <wp:posOffset>2694305</wp:posOffset>
                </wp:positionH>
                <wp:positionV relativeFrom="page">
                  <wp:posOffset>3624580</wp:posOffset>
                </wp:positionV>
                <wp:extent cx="4189095" cy="4249420"/>
                <wp:effectExtent l="0" t="0" r="1905" b="0"/>
                <wp:wrapNone/>
                <wp:docPr id="37" name="Picture 37" descr="ORltg1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Rltg1B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89095" cy="4249420"/>
                        </a:xfrm>
                        <a:prstGeom prst="rect">
                          <a:avLst/>
                        </a:prstGeom>
                        <a:noFill/>
                        <a:ln>
                          <a:noFill/>
                        </a:ln>
                      </pic:spPr>
                    </pic:pic>
                  </a:graphicData>
                </a:graphic>
              </wp:anchor>
            </w:drawing>
          </w:r>
          <w:r w:rsidRPr="008F5690">
            <w:rPr>
              <w:rFonts w:cs="Univers 45 Light"/>
              <w:lang w:val="en-US"/>
            </w:rPr>
            <w:t>© BP p.l.c.</w:t>
          </w:r>
        </w:p>
        <w:p w14:paraId="3726740A" w14:textId="77777777" w:rsidR="009B6A16" w:rsidRPr="008F5690" w:rsidRDefault="009B6A16" w:rsidP="001278A7">
          <w:pPr>
            <w:rPr>
              <w:lang w:val="en-US"/>
            </w:rPr>
          </w:pPr>
          <w:r w:rsidRPr="008F5690">
            <w:rPr>
              <w:sz w:val="18"/>
              <w:lang w:val="en-US"/>
            </w:rPr>
            <w:t>Security Classification: BP Internal</w:t>
          </w:r>
        </w:p>
      </w:tc>
      <w:tc>
        <w:tcPr>
          <w:tcW w:w="3648" w:type="dxa"/>
          <w:vAlign w:val="center"/>
        </w:tcPr>
        <w:p w14:paraId="593E627F" w14:textId="77777777" w:rsidR="009B6A16" w:rsidRDefault="009B6A16" w:rsidP="001278A7">
          <w:pPr>
            <w:jc w:val="center"/>
            <w:rPr>
              <w:b/>
              <w:sz w:val="40"/>
              <w:szCs w:val="40"/>
            </w:rPr>
          </w:pPr>
          <w:r>
            <w:rPr>
              <w:b/>
              <w:sz w:val="40"/>
              <w:szCs w:val="40"/>
            </w:rPr>
            <w:t>Global</w:t>
          </w:r>
        </w:p>
        <w:p w14:paraId="49558B30" w14:textId="77777777" w:rsidR="009B6A16" w:rsidRDefault="009B6A16" w:rsidP="001278A7">
          <w:pPr>
            <w:jc w:val="center"/>
            <w:rPr>
              <w:b/>
              <w:sz w:val="40"/>
              <w:szCs w:val="40"/>
            </w:rPr>
          </w:pPr>
          <w:r>
            <w:rPr>
              <w:b/>
              <w:sz w:val="40"/>
              <w:szCs w:val="40"/>
            </w:rPr>
            <w:t>Projects</w:t>
          </w:r>
        </w:p>
        <w:p w14:paraId="71C97D3C" w14:textId="77777777" w:rsidR="009B6A16" w:rsidRPr="007A1841" w:rsidRDefault="009B6A16" w:rsidP="001278A7">
          <w:pPr>
            <w:jc w:val="center"/>
            <w:rPr>
              <w:b/>
              <w:sz w:val="40"/>
              <w:szCs w:val="40"/>
            </w:rPr>
          </w:pPr>
          <w:r>
            <w:rPr>
              <w:b/>
              <w:sz w:val="40"/>
              <w:szCs w:val="40"/>
            </w:rPr>
            <w:t>Organiz</w:t>
          </w:r>
          <w:r w:rsidRPr="0052204D">
            <w:rPr>
              <w:b/>
              <w:sz w:val="40"/>
              <w:szCs w:val="40"/>
            </w:rPr>
            <w:t>ation</w:t>
          </w:r>
        </w:p>
      </w:tc>
      <w:tc>
        <w:tcPr>
          <w:tcW w:w="3628" w:type="dxa"/>
        </w:tcPr>
        <w:p w14:paraId="59D66DF7" w14:textId="77777777" w:rsidR="009B6A16" w:rsidRPr="00CC3FA4" w:rsidRDefault="009B6A16" w:rsidP="001278A7">
          <w:r>
            <w:rPr>
              <w:noProof/>
              <w:lang w:eastAsia="fr-FR"/>
            </w:rPr>
            <w:drawing>
              <wp:anchor distT="0" distB="0" distL="114300" distR="114300" simplePos="0" relativeHeight="251671040" behindDoc="1" locked="0" layoutInCell="1" allowOverlap="1" wp14:anchorId="0CCFE7E4" wp14:editId="1EFFDF7C">
                <wp:simplePos x="0" y="0"/>
                <wp:positionH relativeFrom="column">
                  <wp:posOffset>1546860</wp:posOffset>
                </wp:positionH>
                <wp:positionV relativeFrom="paragraph">
                  <wp:posOffset>28575</wp:posOffset>
                </wp:positionV>
                <wp:extent cx="615315" cy="887730"/>
                <wp:effectExtent l="0" t="0" r="0" b="7620"/>
                <wp:wrapTight wrapText="bothSides">
                  <wp:wrapPolygon edited="0">
                    <wp:start x="0" y="0"/>
                    <wp:lineTo x="0" y="21322"/>
                    <wp:lineTo x="20731" y="21322"/>
                    <wp:lineTo x="20731" y="0"/>
                    <wp:lineTo x="0" y="0"/>
                  </wp:wrapPolygon>
                </wp:wrapTight>
                <wp:docPr id="38" name="Picture 38" descr="BP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P Helios"/>
                        <pic:cNvPicPr>
                          <a:picLocks noChangeAspect="1" noChangeArrowheads="1"/>
                        </pic:cNvPicPr>
                      </pic:nvPicPr>
                      <pic:blipFill>
                        <a:blip r:link="rId2">
                          <a:extLst>
                            <a:ext uri="{28A0092B-C50C-407E-A947-70E740481C1C}">
                              <a14:useLocalDpi xmlns:a14="http://schemas.microsoft.com/office/drawing/2010/main" val="0"/>
                            </a:ext>
                          </a:extLst>
                        </a:blip>
                        <a:srcRect/>
                        <a:stretch>
                          <a:fillRect/>
                        </a:stretch>
                      </pic:blipFill>
                      <pic:spPr bwMode="auto">
                        <a:xfrm>
                          <a:off x="0" y="0"/>
                          <a:ext cx="615315" cy="887730"/>
                        </a:xfrm>
                        <a:prstGeom prst="rect">
                          <a:avLst/>
                        </a:prstGeom>
                        <a:noFill/>
                        <a:ln>
                          <a:noFill/>
                        </a:ln>
                      </pic:spPr>
                    </pic:pic>
                  </a:graphicData>
                </a:graphic>
              </wp:anchor>
            </w:drawing>
          </w:r>
        </w:p>
      </w:tc>
    </w:tr>
  </w:tbl>
  <w:p w14:paraId="11CAE3B5" w14:textId="77777777" w:rsidR="009B6A16" w:rsidRDefault="009B6A16" w:rsidP="00557F5C">
    <w:pPr>
      <w:pStyle w:val="En-tte"/>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527"/>
    <w:multiLevelType w:val="multilevel"/>
    <w:tmpl w:val="B5C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CD8"/>
    <w:multiLevelType w:val="hybridMultilevel"/>
    <w:tmpl w:val="F7D404DE"/>
    <w:lvl w:ilvl="0" w:tplc="14F8C980">
      <w:start w:val="1"/>
      <w:numFmt w:val="bullet"/>
      <w:lvlText w:val="•"/>
      <w:lvlJc w:val="left"/>
      <w:pPr>
        <w:ind w:left="720" w:hanging="360"/>
      </w:pPr>
    </w:lvl>
    <w:lvl w:ilvl="1" w:tplc="EC5C1C12">
      <w:numFmt w:val="decimal"/>
      <w:lvlText w:val=""/>
      <w:lvlJc w:val="left"/>
    </w:lvl>
    <w:lvl w:ilvl="2" w:tplc="5F466356">
      <w:numFmt w:val="decimal"/>
      <w:lvlText w:val=""/>
      <w:lvlJc w:val="left"/>
    </w:lvl>
    <w:lvl w:ilvl="3" w:tplc="6A3A99B6">
      <w:numFmt w:val="decimal"/>
      <w:lvlText w:val=""/>
      <w:lvlJc w:val="left"/>
    </w:lvl>
    <w:lvl w:ilvl="4" w:tplc="4684C692">
      <w:numFmt w:val="decimal"/>
      <w:lvlText w:val=""/>
      <w:lvlJc w:val="left"/>
    </w:lvl>
    <w:lvl w:ilvl="5" w:tplc="6BAC2C1A">
      <w:numFmt w:val="decimal"/>
      <w:lvlText w:val=""/>
      <w:lvlJc w:val="left"/>
    </w:lvl>
    <w:lvl w:ilvl="6" w:tplc="6B18D43A">
      <w:numFmt w:val="decimal"/>
      <w:lvlText w:val=""/>
      <w:lvlJc w:val="left"/>
    </w:lvl>
    <w:lvl w:ilvl="7" w:tplc="346EC3D8">
      <w:numFmt w:val="decimal"/>
      <w:lvlText w:val=""/>
      <w:lvlJc w:val="left"/>
    </w:lvl>
    <w:lvl w:ilvl="8" w:tplc="EC0C45DE">
      <w:numFmt w:val="decimal"/>
      <w:lvlText w:val=""/>
      <w:lvlJc w:val="left"/>
    </w:lvl>
  </w:abstractNum>
  <w:abstractNum w:abstractNumId="2" w15:restartNumberingAfterBreak="0">
    <w:nsid w:val="028C567F"/>
    <w:multiLevelType w:val="multilevel"/>
    <w:tmpl w:val="FD8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215C"/>
    <w:multiLevelType w:val="hybridMultilevel"/>
    <w:tmpl w:val="DF44DD9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0F4BE2"/>
    <w:multiLevelType w:val="hybridMultilevel"/>
    <w:tmpl w:val="A7B6A3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C76454"/>
    <w:multiLevelType w:val="multilevel"/>
    <w:tmpl w:val="78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00FE7"/>
    <w:multiLevelType w:val="multilevel"/>
    <w:tmpl w:val="6D6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42356"/>
    <w:multiLevelType w:val="multilevel"/>
    <w:tmpl w:val="BF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A0649"/>
    <w:multiLevelType w:val="hybridMultilevel"/>
    <w:tmpl w:val="AED82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DA5335"/>
    <w:multiLevelType w:val="hybridMultilevel"/>
    <w:tmpl w:val="2E780EC6"/>
    <w:lvl w:ilvl="0" w:tplc="060A0AD6">
      <w:start w:val="1"/>
      <w:numFmt w:val="decimal"/>
      <w:lvlText w:val="[%1]"/>
      <w:lvlJc w:val="left"/>
      <w:pPr>
        <w:ind w:left="360" w:hanging="360"/>
      </w:pPr>
      <w:rPr>
        <w:rFonts w:hint="default"/>
        <w:sz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14942577"/>
    <w:multiLevelType w:val="multilevel"/>
    <w:tmpl w:val="17B4B41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 w15:restartNumberingAfterBreak="0">
    <w:nsid w:val="15407F2D"/>
    <w:multiLevelType w:val="hybridMultilevel"/>
    <w:tmpl w:val="4D32F6E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D96718"/>
    <w:multiLevelType w:val="multilevel"/>
    <w:tmpl w:val="9E9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1029F"/>
    <w:multiLevelType w:val="multilevel"/>
    <w:tmpl w:val="8E0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34D3D"/>
    <w:multiLevelType w:val="hybridMultilevel"/>
    <w:tmpl w:val="E79E4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F291FA3"/>
    <w:multiLevelType w:val="multilevel"/>
    <w:tmpl w:val="181EBCE4"/>
    <w:lvl w:ilvl="0">
      <w:start w:val="1"/>
      <w:numFmt w:val="bullet"/>
      <w:lvlText w:val="–"/>
      <w:lvlJc w:val="left"/>
      <w:pPr>
        <w:tabs>
          <w:tab w:val="num" w:pos="2835"/>
        </w:tabs>
        <w:ind w:left="2835" w:hanging="340"/>
      </w:pPr>
      <w:rPr>
        <w:rFonts w:ascii="Arial Narrow" w:hAnsi="Arial Narrow" w:hint="default"/>
      </w:rPr>
    </w:lvl>
    <w:lvl w:ilvl="1">
      <w:start w:val="1"/>
      <w:numFmt w:val="bullet"/>
      <w:pStyle w:val="Textcommentbullet2"/>
      <w:lvlText w:val="–"/>
      <w:lvlJc w:val="left"/>
      <w:pPr>
        <w:tabs>
          <w:tab w:val="num" w:pos="2268"/>
        </w:tabs>
        <w:ind w:left="2268" w:hanging="340"/>
      </w:pPr>
      <w:rPr>
        <w:rFonts w:ascii="Arial Narrow" w:hAnsi="Arial Narro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20C605E7"/>
    <w:multiLevelType w:val="multilevel"/>
    <w:tmpl w:val="349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9774B"/>
    <w:multiLevelType w:val="multilevel"/>
    <w:tmpl w:val="998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D2E8F"/>
    <w:multiLevelType w:val="hybridMultilevel"/>
    <w:tmpl w:val="E0720A18"/>
    <w:lvl w:ilvl="0" w:tplc="B6ECEC4C">
      <w:start w:val="1"/>
      <w:numFmt w:val="decimal"/>
      <w:pStyle w:val="Bibliographi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0B84B16"/>
    <w:multiLevelType w:val="hybridMultilevel"/>
    <w:tmpl w:val="084E0CA6"/>
    <w:lvl w:ilvl="0" w:tplc="A69C54FC">
      <w:start w:val="1"/>
      <w:numFmt w:val="bullet"/>
      <w:pStyle w:val="Titre9"/>
      <w:lvlText w:val=""/>
      <w:lvlJc w:val="left"/>
      <w:pPr>
        <w:tabs>
          <w:tab w:val="num" w:pos="2495"/>
        </w:tabs>
        <w:ind w:left="3402" w:hanging="454"/>
      </w:pPr>
      <w:rPr>
        <w:rFonts w:ascii="Symbol" w:hAnsi="Symbol" w:hint="default"/>
        <w:b w:val="0"/>
        <w:i w:val="0"/>
        <w:color w:val="auto"/>
        <w:spacing w:val="0"/>
        <w:w w:val="100"/>
        <w:position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B87FC8"/>
    <w:multiLevelType w:val="multilevel"/>
    <w:tmpl w:val="D7F8F11E"/>
    <w:lvl w:ilvl="0">
      <w:start w:val="1"/>
      <w:numFmt w:val="bullet"/>
      <w:pStyle w:val="ListBulletHead6Indent"/>
      <w:lvlText w:val=""/>
      <w:lvlJc w:val="left"/>
      <w:pPr>
        <w:ind w:left="1854" w:hanging="360"/>
      </w:pPr>
      <w:rPr>
        <w:rFonts w:ascii="Symbol" w:hAnsi="Symbol" w:hint="default"/>
        <w:color w:val="auto"/>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2041" w:hanging="453"/>
      </w:pPr>
      <w:rPr>
        <w:rFonts w:ascii="Symbol" w:hAnsi="Symbol" w:hint="default"/>
        <w:b w:val="0"/>
        <w:i w:val="0"/>
        <w:sz w:val="22"/>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21" w15:restartNumberingAfterBreak="0">
    <w:nsid w:val="3B491D59"/>
    <w:multiLevelType w:val="hybridMultilevel"/>
    <w:tmpl w:val="31C0EBB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3E3C09"/>
    <w:multiLevelType w:val="multilevel"/>
    <w:tmpl w:val="22043FCA"/>
    <w:lvl w:ilvl="0">
      <w:start w:val="1"/>
      <w:numFmt w:val="bullet"/>
      <w:pStyle w:val="ListBullet1"/>
      <w:lvlText w:val=""/>
      <w:lvlJc w:val="left"/>
      <w:pPr>
        <w:tabs>
          <w:tab w:val="num" w:pos="924"/>
        </w:tabs>
        <w:ind w:left="924" w:hanging="357"/>
      </w:pPr>
      <w:rPr>
        <w:rFonts w:ascii="Symbol" w:hAnsi="Symbol" w:hint="default"/>
        <w:sz w:val="22"/>
      </w:rPr>
    </w:lvl>
    <w:lvl w:ilvl="1">
      <w:start w:val="1"/>
      <w:numFmt w:val="bullet"/>
      <w:pStyle w:val="Listepuces2"/>
      <w:lvlText w:val=""/>
      <w:lvlJc w:val="left"/>
      <w:pPr>
        <w:tabs>
          <w:tab w:val="num" w:pos="1281"/>
        </w:tabs>
        <w:ind w:left="1281" w:hanging="357"/>
      </w:pPr>
      <w:rPr>
        <w:rFonts w:ascii="Symbol" w:hAnsi="Symbol" w:hint="default"/>
        <w:color w:val="auto"/>
        <w:sz w:val="22"/>
      </w:rPr>
    </w:lvl>
    <w:lvl w:ilvl="2">
      <w:start w:val="1"/>
      <w:numFmt w:val="bullet"/>
      <w:pStyle w:val="Listepuces3"/>
      <w:lvlText w:val=""/>
      <w:lvlJc w:val="left"/>
      <w:pPr>
        <w:tabs>
          <w:tab w:val="num" w:pos="1605"/>
        </w:tabs>
        <w:ind w:left="1605" w:hanging="324"/>
      </w:pPr>
      <w:rPr>
        <w:rFonts w:ascii="Symbol" w:hAnsi="Symbol" w:hint="default"/>
        <w:color w:val="auto"/>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BD0459"/>
    <w:multiLevelType w:val="multilevel"/>
    <w:tmpl w:val="ED3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11C0F"/>
    <w:multiLevelType w:val="multilevel"/>
    <w:tmpl w:val="2E76A9C4"/>
    <w:lvl w:ilvl="0">
      <w:start w:val="1"/>
      <w:numFmt w:val="decimal"/>
      <w:pStyle w:val="Titre1"/>
      <w:lvlText w:val="%1"/>
      <w:lvlJc w:val="left"/>
      <w:pPr>
        <w:tabs>
          <w:tab w:val="num" w:pos="567"/>
        </w:tabs>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Titre2"/>
      <w:lvlText w:val="%1.%2"/>
      <w:lvlJc w:val="left"/>
      <w:pPr>
        <w:tabs>
          <w:tab w:val="num" w:pos="1560"/>
        </w:tabs>
        <w:ind w:left="1560" w:hanging="1134"/>
      </w:pPr>
      <w:rPr>
        <w:rFonts w:ascii="Univers for BP" w:hAnsi="Univers for BP" w:hint="default"/>
        <w:b w:val="0"/>
        <w:sz w:val="22"/>
        <w:szCs w:val="22"/>
      </w:rPr>
    </w:lvl>
    <w:lvl w:ilvl="2">
      <w:start w:val="1"/>
      <w:numFmt w:val="decimal"/>
      <w:pStyle w:val="Titre3"/>
      <w:lvlText w:val="%1.%2.%3"/>
      <w:lvlJc w:val="left"/>
      <w:pPr>
        <w:tabs>
          <w:tab w:val="num" w:pos="1134"/>
        </w:tabs>
        <w:ind w:left="1134" w:hanging="1134"/>
      </w:pPr>
      <w:rPr>
        <w:rFonts w:hint="default"/>
      </w:rPr>
    </w:lvl>
    <w:lvl w:ilvl="3">
      <w:start w:val="1"/>
      <w:numFmt w:val="decimal"/>
      <w:pStyle w:val="Titre4"/>
      <w:lvlText w:val="%1.%2.%3.%4"/>
      <w:lvlJc w:val="left"/>
      <w:pPr>
        <w:tabs>
          <w:tab w:val="num" w:pos="1134"/>
        </w:tabs>
        <w:ind w:left="1134" w:hanging="1134"/>
      </w:pPr>
      <w:rPr>
        <w:rFonts w:hint="default"/>
      </w:rPr>
    </w:lvl>
    <w:lvl w:ilvl="4">
      <w:start w:val="1"/>
      <w:numFmt w:val="lowerLetter"/>
      <w:pStyle w:val="Titre5"/>
      <w:lvlText w:val="%5."/>
      <w:lvlJc w:val="left"/>
      <w:pPr>
        <w:tabs>
          <w:tab w:val="num" w:pos="1588"/>
        </w:tabs>
        <w:ind w:left="1588"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Titre6"/>
      <w:lvlText w:val="%6."/>
      <w:lvlJc w:val="left"/>
      <w:pPr>
        <w:tabs>
          <w:tab w:val="num" w:pos="2041"/>
        </w:tabs>
        <w:ind w:left="2041"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lowerLetter"/>
      <w:pStyle w:val="Titre7"/>
      <w:lvlText w:val="%7)"/>
      <w:lvlJc w:val="left"/>
      <w:pPr>
        <w:tabs>
          <w:tab w:val="num" w:pos="2495"/>
        </w:tabs>
        <w:ind w:left="2495" w:hanging="454"/>
      </w:pPr>
      <w:rPr>
        <w:rFonts w:hint="default"/>
      </w:rPr>
    </w:lvl>
    <w:lvl w:ilvl="7">
      <w:start w:val="1"/>
      <w:numFmt w:val="decimal"/>
      <w:pStyle w:val="Titre8"/>
      <w:lvlText w:val="%8)"/>
      <w:lvlJc w:val="left"/>
      <w:pPr>
        <w:tabs>
          <w:tab w:val="num" w:pos="453"/>
        </w:tabs>
        <w:ind w:left="453"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077604C"/>
    <w:multiLevelType w:val="multilevel"/>
    <w:tmpl w:val="2CA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736E1"/>
    <w:multiLevelType w:val="hybridMultilevel"/>
    <w:tmpl w:val="21B454B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244C22"/>
    <w:multiLevelType w:val="hybridMultilevel"/>
    <w:tmpl w:val="CDD019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C84CC0"/>
    <w:multiLevelType w:val="multilevel"/>
    <w:tmpl w:val="7152B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A0B407D"/>
    <w:multiLevelType w:val="hybridMultilevel"/>
    <w:tmpl w:val="9AF2E3C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8D3CA6"/>
    <w:multiLevelType w:val="multilevel"/>
    <w:tmpl w:val="43A8EFAC"/>
    <w:lvl w:ilvl="0">
      <w:start w:val="1"/>
      <w:numFmt w:val="upperLetter"/>
      <w:pStyle w:val="AnnexTitleHeading1"/>
      <w:suff w:val="space"/>
      <w:lvlText w:val="Annex %1"/>
      <w:lvlJc w:val="left"/>
      <w:pPr>
        <w:ind w:left="0" w:firstLine="0"/>
      </w:pPr>
      <w:rPr>
        <w:rFonts w:ascii="Univers for BP" w:hAnsi="Univers for BP" w:hint="default"/>
        <w:b/>
        <w:i w:val="0"/>
        <w:color w:val="auto"/>
        <w:sz w:val="28"/>
      </w:rPr>
    </w:lvl>
    <w:lvl w:ilvl="1">
      <w:start w:val="1"/>
      <w:numFmt w:val="decimal"/>
      <w:pStyle w:val="AnnexHeading2"/>
      <w:lvlText w:val="%1.%2"/>
      <w:lvlJc w:val="left"/>
      <w:pPr>
        <w:tabs>
          <w:tab w:val="num" w:pos="1134"/>
        </w:tabs>
        <w:ind w:left="1134" w:hanging="1134"/>
      </w:pPr>
      <w:rPr>
        <w:rFonts w:ascii="Univers for BP" w:hAnsi="Univers for BP" w:hint="default"/>
        <w:b/>
        <w:i w:val="0"/>
        <w:sz w:val="24"/>
      </w:rPr>
    </w:lvl>
    <w:lvl w:ilvl="2">
      <w:start w:val="1"/>
      <w:numFmt w:val="decimal"/>
      <w:pStyle w:val="AnnexHeading3"/>
      <w:lvlText w:val="%1.%2.%3"/>
      <w:lvlJc w:val="left"/>
      <w:pPr>
        <w:tabs>
          <w:tab w:val="num" w:pos="1134"/>
        </w:tabs>
        <w:ind w:left="1134" w:hanging="1134"/>
      </w:pPr>
      <w:rPr>
        <w:rFonts w:ascii="Univers for BP" w:hAnsi="Univers for BP" w:hint="default"/>
        <w:b/>
        <w:i w:val="0"/>
        <w:sz w:val="22"/>
      </w:rPr>
    </w:lvl>
    <w:lvl w:ilvl="3">
      <w:start w:val="1"/>
      <w:numFmt w:val="decimal"/>
      <w:pStyle w:val="AnnexHeading4"/>
      <w:lvlText w:val="%1.%2.%3.%4"/>
      <w:lvlJc w:val="left"/>
      <w:pPr>
        <w:tabs>
          <w:tab w:val="num" w:pos="1138"/>
        </w:tabs>
        <w:ind w:left="1138" w:hanging="1138"/>
      </w:pPr>
      <w:rPr>
        <w:rFonts w:ascii="Univers 55" w:hAnsi="Univers 55" w:hint="default"/>
        <w:b/>
        <w:i w:val="0"/>
        <w:sz w:val="20"/>
      </w:rPr>
    </w:lvl>
    <w:lvl w:ilvl="4">
      <w:start w:val="1"/>
      <w:numFmt w:val="decimal"/>
      <w:lvlText w:val="%1.%2.%3.%4.%5"/>
      <w:lvlJc w:val="left"/>
      <w:pPr>
        <w:tabs>
          <w:tab w:val="num" w:pos="1138"/>
        </w:tabs>
        <w:ind w:left="1138" w:hanging="1138"/>
      </w:pPr>
      <w:rPr>
        <w:rFonts w:ascii="Univers 55" w:hAnsi="Univers 55" w:hint="default"/>
        <w:b/>
        <w:i w:val="0"/>
        <w:sz w:val="20"/>
      </w:rPr>
    </w:lvl>
    <w:lvl w:ilvl="5">
      <w:start w:val="1"/>
      <w:numFmt w:val="decimal"/>
      <w:lvlRestart w:val="1"/>
      <w:lvlText w:val="%1.%6"/>
      <w:lvlJc w:val="left"/>
      <w:pPr>
        <w:tabs>
          <w:tab w:val="num" w:pos="720"/>
        </w:tabs>
        <w:ind w:left="720" w:hanging="720"/>
      </w:pPr>
      <w:rPr>
        <w:rFonts w:hint="default"/>
      </w:rPr>
    </w:lvl>
    <w:lvl w:ilvl="6">
      <w:start w:val="1"/>
      <w:numFmt w:val="decimal"/>
      <w:lvlText w:val="%1.%2.%7"/>
      <w:lvlJc w:val="left"/>
      <w:pPr>
        <w:tabs>
          <w:tab w:val="num" w:pos="1440"/>
        </w:tabs>
        <w:ind w:left="1440" w:hanging="1080"/>
      </w:pPr>
      <w:rPr>
        <w:rFonts w:hint="default"/>
      </w:rPr>
    </w:lvl>
    <w:lvl w:ilvl="7">
      <w:start w:val="1"/>
      <w:numFmt w:val="decimal"/>
      <w:lvlText w:val="%1.%2.%3.%8"/>
      <w:lvlJc w:val="left"/>
      <w:pPr>
        <w:tabs>
          <w:tab w:val="num" w:pos="1800"/>
        </w:tabs>
        <w:ind w:left="1800" w:hanging="1080"/>
      </w:pPr>
      <w:rPr>
        <w:rFonts w:hint="default"/>
      </w:rPr>
    </w:lvl>
    <w:lvl w:ilvl="8">
      <w:start w:val="1"/>
      <w:numFmt w:val="decimal"/>
      <w:lvlText w:val="%1.%2.%3.%4.%9"/>
      <w:lvlJc w:val="left"/>
      <w:pPr>
        <w:tabs>
          <w:tab w:val="num" w:pos="2520"/>
        </w:tabs>
        <w:ind w:left="2520" w:hanging="1440"/>
      </w:pPr>
      <w:rPr>
        <w:rFonts w:hint="default"/>
      </w:rPr>
    </w:lvl>
  </w:abstractNum>
  <w:abstractNum w:abstractNumId="31" w15:restartNumberingAfterBreak="0">
    <w:nsid w:val="53A948D0"/>
    <w:multiLevelType w:val="hybridMultilevel"/>
    <w:tmpl w:val="3C2011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5347DCE"/>
    <w:multiLevelType w:val="singleLevel"/>
    <w:tmpl w:val="0E541342"/>
    <w:lvl w:ilvl="0">
      <w:start w:val="1"/>
      <w:numFmt w:val="decimal"/>
      <w:pStyle w:val="1-2-3"/>
      <w:lvlText w:val="%1."/>
      <w:lvlJc w:val="left"/>
      <w:pPr>
        <w:tabs>
          <w:tab w:val="num" w:pos="1778"/>
        </w:tabs>
        <w:ind w:left="1701" w:hanging="283"/>
      </w:pPr>
      <w:rPr>
        <w:rFonts w:ascii="Times New Roman" w:hAnsi="Times New Roman" w:hint="default"/>
        <w:b w:val="0"/>
        <w:i w:val="0"/>
        <w:sz w:val="22"/>
      </w:rPr>
    </w:lvl>
  </w:abstractNum>
  <w:abstractNum w:abstractNumId="33" w15:restartNumberingAfterBreak="0">
    <w:nsid w:val="58DC3F3F"/>
    <w:multiLevelType w:val="multilevel"/>
    <w:tmpl w:val="4CDE6582"/>
    <w:lvl w:ilvl="0">
      <w:start w:val="1"/>
      <w:numFmt w:val="bullet"/>
      <w:pStyle w:val="Textcommentbullet3"/>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608"/>
        </w:tabs>
        <w:ind w:left="2608" w:hanging="34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2AA62A2"/>
    <w:multiLevelType w:val="multilevel"/>
    <w:tmpl w:val="61A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80C03"/>
    <w:multiLevelType w:val="hybridMultilevel"/>
    <w:tmpl w:val="E9D8AC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5634335"/>
    <w:multiLevelType w:val="multilevel"/>
    <w:tmpl w:val="4836BAB2"/>
    <w:lvl w:ilvl="0">
      <w:start w:val="1"/>
      <w:numFmt w:val="bullet"/>
      <w:pStyle w:val="Textcommentbullet1"/>
      <w:lvlText w:val=""/>
      <w:lvlJc w:val="left"/>
      <w:pPr>
        <w:tabs>
          <w:tab w:val="num" w:pos="1928"/>
        </w:tabs>
        <w:ind w:left="1928"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C237B9"/>
    <w:multiLevelType w:val="hybridMultilevel"/>
    <w:tmpl w:val="DA8A7CF2"/>
    <w:lvl w:ilvl="0" w:tplc="040C0001">
      <w:start w:val="1"/>
      <w:numFmt w:val="bullet"/>
      <w:lvlText w:val=""/>
      <w:lvlJc w:val="left"/>
      <w:pPr>
        <w:ind w:left="2007" w:hanging="360"/>
      </w:pPr>
      <w:rPr>
        <w:rFonts w:ascii="Symbol" w:hAnsi="Symbol"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38" w15:restartNumberingAfterBreak="0">
    <w:nsid w:val="69982761"/>
    <w:multiLevelType w:val="hybridMultilevel"/>
    <w:tmpl w:val="6C16E702"/>
    <w:lvl w:ilvl="0" w:tplc="C3507630">
      <w:numFmt w:val="bullet"/>
      <w:lvlText w:val="-"/>
      <w:lvlJc w:val="left"/>
      <w:pPr>
        <w:ind w:left="720" w:hanging="360"/>
      </w:pPr>
      <w:rPr>
        <w:rFonts w:ascii="Univers for BP Light" w:eastAsia="Times New Roman" w:hAnsi="Univers for BP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A9D5A7B"/>
    <w:multiLevelType w:val="multilevel"/>
    <w:tmpl w:val="DE389BD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0" w15:restartNumberingAfterBreak="0">
    <w:nsid w:val="77357DFB"/>
    <w:multiLevelType w:val="hybridMultilevel"/>
    <w:tmpl w:val="979CB9FC"/>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41" w15:restartNumberingAfterBreak="0">
    <w:nsid w:val="77566192"/>
    <w:multiLevelType w:val="hybridMultilevel"/>
    <w:tmpl w:val="B5DE9058"/>
    <w:lvl w:ilvl="0" w:tplc="040C000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9B31919"/>
    <w:multiLevelType w:val="hybridMultilevel"/>
    <w:tmpl w:val="28720F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EEE3E72"/>
    <w:multiLevelType w:val="hybridMultilevel"/>
    <w:tmpl w:val="B62A19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num w:numId="1" w16cid:durableId="1568685527">
    <w:abstractNumId w:val="24"/>
  </w:num>
  <w:num w:numId="2" w16cid:durableId="342439991">
    <w:abstractNumId w:val="19"/>
  </w:num>
  <w:num w:numId="3" w16cid:durableId="871308626">
    <w:abstractNumId w:val="18"/>
  </w:num>
  <w:num w:numId="4" w16cid:durableId="524945262">
    <w:abstractNumId w:val="22"/>
  </w:num>
  <w:num w:numId="5" w16cid:durableId="1553077376">
    <w:abstractNumId w:val="20"/>
  </w:num>
  <w:num w:numId="6" w16cid:durableId="1421489114">
    <w:abstractNumId w:val="36"/>
  </w:num>
  <w:num w:numId="7" w16cid:durableId="729688871">
    <w:abstractNumId w:val="15"/>
  </w:num>
  <w:num w:numId="8" w16cid:durableId="1407261374">
    <w:abstractNumId w:val="33"/>
  </w:num>
  <w:num w:numId="9" w16cid:durableId="1531457590">
    <w:abstractNumId w:val="30"/>
  </w:num>
  <w:num w:numId="10" w16cid:durableId="162362654">
    <w:abstractNumId w:val="9"/>
  </w:num>
  <w:num w:numId="11" w16cid:durableId="1713919205">
    <w:abstractNumId w:val="27"/>
  </w:num>
  <w:num w:numId="12" w16cid:durableId="1569993895">
    <w:abstractNumId w:val="32"/>
  </w:num>
  <w:num w:numId="13" w16cid:durableId="907181415">
    <w:abstractNumId w:val="21"/>
  </w:num>
  <w:num w:numId="14" w16cid:durableId="202986863">
    <w:abstractNumId w:val="35"/>
  </w:num>
  <w:num w:numId="15" w16cid:durableId="1966306608">
    <w:abstractNumId w:val="42"/>
  </w:num>
  <w:num w:numId="16" w16cid:durableId="1280138726">
    <w:abstractNumId w:val="29"/>
  </w:num>
  <w:num w:numId="17" w16cid:durableId="1573466181">
    <w:abstractNumId w:val="3"/>
  </w:num>
  <w:num w:numId="18" w16cid:durableId="488055145">
    <w:abstractNumId w:val="26"/>
  </w:num>
  <w:num w:numId="19" w16cid:durableId="908345357">
    <w:abstractNumId w:val="11"/>
  </w:num>
  <w:num w:numId="20" w16cid:durableId="2037344945">
    <w:abstractNumId w:val="41"/>
  </w:num>
  <w:num w:numId="21" w16cid:durableId="1201434709">
    <w:abstractNumId w:val="38"/>
  </w:num>
  <w:num w:numId="22" w16cid:durableId="1161851861">
    <w:abstractNumId w:val="28"/>
  </w:num>
  <w:num w:numId="23" w16cid:durableId="839470097">
    <w:abstractNumId w:val="2"/>
  </w:num>
  <w:num w:numId="24" w16cid:durableId="1131443508">
    <w:abstractNumId w:val="17"/>
  </w:num>
  <w:num w:numId="25" w16cid:durableId="1998924429">
    <w:abstractNumId w:val="6"/>
  </w:num>
  <w:num w:numId="26" w16cid:durableId="550262810">
    <w:abstractNumId w:val="7"/>
  </w:num>
  <w:num w:numId="27" w16cid:durableId="9572894">
    <w:abstractNumId w:val="34"/>
  </w:num>
  <w:num w:numId="28" w16cid:durableId="1836870731">
    <w:abstractNumId w:val="0"/>
  </w:num>
  <w:num w:numId="29" w16cid:durableId="669985908">
    <w:abstractNumId w:val="12"/>
  </w:num>
  <w:num w:numId="30" w16cid:durableId="1935168125">
    <w:abstractNumId w:val="40"/>
  </w:num>
  <w:num w:numId="31" w16cid:durableId="496461584">
    <w:abstractNumId w:val="4"/>
  </w:num>
  <w:num w:numId="32" w16cid:durableId="610674055">
    <w:abstractNumId w:val="31"/>
  </w:num>
  <w:num w:numId="33" w16cid:durableId="1402363273">
    <w:abstractNumId w:val="24"/>
  </w:num>
  <w:num w:numId="34" w16cid:durableId="1282222534">
    <w:abstractNumId w:val="8"/>
  </w:num>
  <w:num w:numId="35" w16cid:durableId="229778340">
    <w:abstractNumId w:val="14"/>
  </w:num>
  <w:num w:numId="36" w16cid:durableId="1425147054">
    <w:abstractNumId w:val="13"/>
  </w:num>
  <w:num w:numId="37" w16cid:durableId="134415204">
    <w:abstractNumId w:val="16"/>
  </w:num>
  <w:num w:numId="38" w16cid:durableId="1209611837">
    <w:abstractNumId w:val="25"/>
  </w:num>
  <w:num w:numId="39" w16cid:durableId="130487761">
    <w:abstractNumId w:val="23"/>
  </w:num>
  <w:num w:numId="40" w16cid:durableId="726076456">
    <w:abstractNumId w:val="10"/>
  </w:num>
  <w:num w:numId="41" w16cid:durableId="1023946059">
    <w:abstractNumId w:val="39"/>
  </w:num>
  <w:num w:numId="42" w16cid:durableId="745499309">
    <w:abstractNumId w:val="5"/>
  </w:num>
  <w:num w:numId="43" w16cid:durableId="1401364796">
    <w:abstractNumId w:val="1"/>
    <w:lvlOverride w:ilvl="0">
      <w:startOverride w:val="1"/>
    </w:lvlOverride>
  </w:num>
  <w:num w:numId="44" w16cid:durableId="1994797043">
    <w:abstractNumId w:val="37"/>
  </w:num>
  <w:num w:numId="45" w16cid:durableId="1271082755">
    <w:abstractNumId w:val="4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Pierre Roux">
    <w15:presenceInfo w15:providerId="Windows Live" w15:userId="b15dca95aa10db62"/>
  </w15:person>
  <w15:person w15:author="Fabien DROUILLARD">
    <w15:presenceInfo w15:providerId="AD" w15:userId="S::fdrouillard@ar-law.fr::8610ad8b-6d37-4efe-84fe-ec0066db8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pt-BR" w:vendorID="64" w:dllVersion="0" w:nlCheck="1" w:checkStyle="0"/>
  <w:activeWritingStyle w:appName="MSWord" w:lang="es-ES" w:vendorID="64" w:dllVersion="0" w:nlCheck="1" w:checkStyle="0"/>
  <w:activeWritingStyle w:appName="MSWord" w:lang="it-IT" w:vendorID="64" w:dllVersion="0" w:nlCheck="1" w:checkStyle="0"/>
  <w:activeWritingStyle w:appName="MSWord" w:lang="fr-BE" w:vendorID="64" w:dllVersion="6" w:nlCheck="1" w:checkStyle="1"/>
  <w:stylePaneFormatFilter w:val="B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1"/>
  <w:trackRevisions/>
  <w:defaultTabStop w:val="1134"/>
  <w:hyphenationZone w:val="425"/>
  <w:clickAndTypeStyle w:val="AnnexHeading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823"/>
    <w:rsid w:val="00002226"/>
    <w:rsid w:val="00002722"/>
    <w:rsid w:val="00002D25"/>
    <w:rsid w:val="00003657"/>
    <w:rsid w:val="00003AE8"/>
    <w:rsid w:val="00004362"/>
    <w:rsid w:val="00005A02"/>
    <w:rsid w:val="00005F57"/>
    <w:rsid w:val="00006210"/>
    <w:rsid w:val="00006C15"/>
    <w:rsid w:val="00007A7F"/>
    <w:rsid w:val="00010408"/>
    <w:rsid w:val="00010769"/>
    <w:rsid w:val="000107D8"/>
    <w:rsid w:val="00010B3E"/>
    <w:rsid w:val="000118D0"/>
    <w:rsid w:val="00012027"/>
    <w:rsid w:val="000138CD"/>
    <w:rsid w:val="00013CAE"/>
    <w:rsid w:val="000148A3"/>
    <w:rsid w:val="00014F7F"/>
    <w:rsid w:val="00015587"/>
    <w:rsid w:val="00016184"/>
    <w:rsid w:val="000164A2"/>
    <w:rsid w:val="00016A67"/>
    <w:rsid w:val="00017700"/>
    <w:rsid w:val="00017A37"/>
    <w:rsid w:val="0002009F"/>
    <w:rsid w:val="0002121B"/>
    <w:rsid w:val="00021705"/>
    <w:rsid w:val="00023FF3"/>
    <w:rsid w:val="0002414F"/>
    <w:rsid w:val="0002436C"/>
    <w:rsid w:val="00024771"/>
    <w:rsid w:val="00026B76"/>
    <w:rsid w:val="00027DC3"/>
    <w:rsid w:val="00030255"/>
    <w:rsid w:val="00030D9E"/>
    <w:rsid w:val="0003250A"/>
    <w:rsid w:val="0003273E"/>
    <w:rsid w:val="00034ED6"/>
    <w:rsid w:val="00035409"/>
    <w:rsid w:val="00036BEF"/>
    <w:rsid w:val="00036F52"/>
    <w:rsid w:val="00037455"/>
    <w:rsid w:val="00037C3E"/>
    <w:rsid w:val="00037F76"/>
    <w:rsid w:val="00040309"/>
    <w:rsid w:val="0004163E"/>
    <w:rsid w:val="00041BB9"/>
    <w:rsid w:val="00042325"/>
    <w:rsid w:val="00042EA9"/>
    <w:rsid w:val="00042F29"/>
    <w:rsid w:val="00043E53"/>
    <w:rsid w:val="00043F16"/>
    <w:rsid w:val="000457C5"/>
    <w:rsid w:val="0004672A"/>
    <w:rsid w:val="00046DCF"/>
    <w:rsid w:val="0004736B"/>
    <w:rsid w:val="00050745"/>
    <w:rsid w:val="000516F8"/>
    <w:rsid w:val="00051773"/>
    <w:rsid w:val="00051D5C"/>
    <w:rsid w:val="00052F61"/>
    <w:rsid w:val="00053303"/>
    <w:rsid w:val="00054792"/>
    <w:rsid w:val="0005528D"/>
    <w:rsid w:val="00055C5A"/>
    <w:rsid w:val="00056320"/>
    <w:rsid w:val="000564F4"/>
    <w:rsid w:val="00056A72"/>
    <w:rsid w:val="000601BE"/>
    <w:rsid w:val="00060F60"/>
    <w:rsid w:val="0006462C"/>
    <w:rsid w:val="0006509D"/>
    <w:rsid w:val="000663B8"/>
    <w:rsid w:val="000678AC"/>
    <w:rsid w:val="00067EDE"/>
    <w:rsid w:val="00071596"/>
    <w:rsid w:val="00071B35"/>
    <w:rsid w:val="000726F5"/>
    <w:rsid w:val="00072F0D"/>
    <w:rsid w:val="00073040"/>
    <w:rsid w:val="00073B60"/>
    <w:rsid w:val="00073D66"/>
    <w:rsid w:val="00073E0E"/>
    <w:rsid w:val="00074A05"/>
    <w:rsid w:val="00076405"/>
    <w:rsid w:val="00076701"/>
    <w:rsid w:val="00076B9D"/>
    <w:rsid w:val="00076C9F"/>
    <w:rsid w:val="00077505"/>
    <w:rsid w:val="00081025"/>
    <w:rsid w:val="0008130E"/>
    <w:rsid w:val="00081C13"/>
    <w:rsid w:val="00082009"/>
    <w:rsid w:val="0008240E"/>
    <w:rsid w:val="00082924"/>
    <w:rsid w:val="00082C6F"/>
    <w:rsid w:val="000830B9"/>
    <w:rsid w:val="00084671"/>
    <w:rsid w:val="00084BD2"/>
    <w:rsid w:val="0008509D"/>
    <w:rsid w:val="00085E04"/>
    <w:rsid w:val="00085E67"/>
    <w:rsid w:val="00086047"/>
    <w:rsid w:val="00090E30"/>
    <w:rsid w:val="00092194"/>
    <w:rsid w:val="00092C20"/>
    <w:rsid w:val="00093312"/>
    <w:rsid w:val="00093496"/>
    <w:rsid w:val="00094602"/>
    <w:rsid w:val="000950F4"/>
    <w:rsid w:val="0009520A"/>
    <w:rsid w:val="0009535E"/>
    <w:rsid w:val="00095899"/>
    <w:rsid w:val="0009632A"/>
    <w:rsid w:val="00096FB5"/>
    <w:rsid w:val="0009757D"/>
    <w:rsid w:val="000A00E9"/>
    <w:rsid w:val="000A02D0"/>
    <w:rsid w:val="000A0BDB"/>
    <w:rsid w:val="000A0FFF"/>
    <w:rsid w:val="000A1940"/>
    <w:rsid w:val="000A26F9"/>
    <w:rsid w:val="000A2C31"/>
    <w:rsid w:val="000A5173"/>
    <w:rsid w:val="000A66E8"/>
    <w:rsid w:val="000A673F"/>
    <w:rsid w:val="000A6807"/>
    <w:rsid w:val="000A6A31"/>
    <w:rsid w:val="000A7347"/>
    <w:rsid w:val="000A73EE"/>
    <w:rsid w:val="000B00EE"/>
    <w:rsid w:val="000B077A"/>
    <w:rsid w:val="000B07F2"/>
    <w:rsid w:val="000B091B"/>
    <w:rsid w:val="000B2003"/>
    <w:rsid w:val="000B20A0"/>
    <w:rsid w:val="000B39A1"/>
    <w:rsid w:val="000B470C"/>
    <w:rsid w:val="000B4CD1"/>
    <w:rsid w:val="000B4EFF"/>
    <w:rsid w:val="000B5D2D"/>
    <w:rsid w:val="000B7621"/>
    <w:rsid w:val="000C0431"/>
    <w:rsid w:val="000C0AF7"/>
    <w:rsid w:val="000C0BC9"/>
    <w:rsid w:val="000C14EB"/>
    <w:rsid w:val="000C301A"/>
    <w:rsid w:val="000C3095"/>
    <w:rsid w:val="000C56BB"/>
    <w:rsid w:val="000C5F97"/>
    <w:rsid w:val="000C669A"/>
    <w:rsid w:val="000C74AC"/>
    <w:rsid w:val="000C7F79"/>
    <w:rsid w:val="000D1213"/>
    <w:rsid w:val="000D1298"/>
    <w:rsid w:val="000D1876"/>
    <w:rsid w:val="000D1F52"/>
    <w:rsid w:val="000D303A"/>
    <w:rsid w:val="000D3189"/>
    <w:rsid w:val="000D4032"/>
    <w:rsid w:val="000D4845"/>
    <w:rsid w:val="000D49FC"/>
    <w:rsid w:val="000D4DE3"/>
    <w:rsid w:val="000D68A9"/>
    <w:rsid w:val="000E0C14"/>
    <w:rsid w:val="000E1310"/>
    <w:rsid w:val="000E222A"/>
    <w:rsid w:val="000E291F"/>
    <w:rsid w:val="000E49C5"/>
    <w:rsid w:val="000E4D94"/>
    <w:rsid w:val="000E5CBB"/>
    <w:rsid w:val="000E5E84"/>
    <w:rsid w:val="000E65E3"/>
    <w:rsid w:val="000E6BD9"/>
    <w:rsid w:val="000E7BB5"/>
    <w:rsid w:val="000F2B3C"/>
    <w:rsid w:val="000F3489"/>
    <w:rsid w:val="000F5C65"/>
    <w:rsid w:val="000F6026"/>
    <w:rsid w:val="000F6690"/>
    <w:rsid w:val="000F77A6"/>
    <w:rsid w:val="00100E3F"/>
    <w:rsid w:val="00101542"/>
    <w:rsid w:val="00101D7D"/>
    <w:rsid w:val="0010238A"/>
    <w:rsid w:val="0010394E"/>
    <w:rsid w:val="0010422A"/>
    <w:rsid w:val="00104709"/>
    <w:rsid w:val="0010471E"/>
    <w:rsid w:val="0010658D"/>
    <w:rsid w:val="00107357"/>
    <w:rsid w:val="00107673"/>
    <w:rsid w:val="001077E8"/>
    <w:rsid w:val="00107E28"/>
    <w:rsid w:val="0011040C"/>
    <w:rsid w:val="00110FF4"/>
    <w:rsid w:val="001119D6"/>
    <w:rsid w:val="00112D40"/>
    <w:rsid w:val="00112E3D"/>
    <w:rsid w:val="001131E1"/>
    <w:rsid w:val="00113E3E"/>
    <w:rsid w:val="001205F6"/>
    <w:rsid w:val="0012089E"/>
    <w:rsid w:val="00120BDF"/>
    <w:rsid w:val="00120F31"/>
    <w:rsid w:val="00123FC5"/>
    <w:rsid w:val="00125AA9"/>
    <w:rsid w:val="001278A7"/>
    <w:rsid w:val="00131A5B"/>
    <w:rsid w:val="00131BCE"/>
    <w:rsid w:val="00133079"/>
    <w:rsid w:val="00133440"/>
    <w:rsid w:val="00134683"/>
    <w:rsid w:val="00134DAB"/>
    <w:rsid w:val="00135329"/>
    <w:rsid w:val="00135A25"/>
    <w:rsid w:val="00136D51"/>
    <w:rsid w:val="00137046"/>
    <w:rsid w:val="00140ABE"/>
    <w:rsid w:val="00141A7A"/>
    <w:rsid w:val="001423CB"/>
    <w:rsid w:val="00142F39"/>
    <w:rsid w:val="00143D62"/>
    <w:rsid w:val="00144BB7"/>
    <w:rsid w:val="001453D3"/>
    <w:rsid w:val="001454D4"/>
    <w:rsid w:val="001461A8"/>
    <w:rsid w:val="0015008B"/>
    <w:rsid w:val="001509B9"/>
    <w:rsid w:val="00151D18"/>
    <w:rsid w:val="001536AE"/>
    <w:rsid w:val="00153CB3"/>
    <w:rsid w:val="00154EEE"/>
    <w:rsid w:val="001553E1"/>
    <w:rsid w:val="00155521"/>
    <w:rsid w:val="00156079"/>
    <w:rsid w:val="001566E0"/>
    <w:rsid w:val="0015731D"/>
    <w:rsid w:val="00157658"/>
    <w:rsid w:val="00157847"/>
    <w:rsid w:val="001601E3"/>
    <w:rsid w:val="00160C31"/>
    <w:rsid w:val="00160E97"/>
    <w:rsid w:val="0016131D"/>
    <w:rsid w:val="00161D83"/>
    <w:rsid w:val="00162986"/>
    <w:rsid w:val="00163E11"/>
    <w:rsid w:val="00163EFE"/>
    <w:rsid w:val="00163F7E"/>
    <w:rsid w:val="00164B61"/>
    <w:rsid w:val="00165888"/>
    <w:rsid w:val="00167801"/>
    <w:rsid w:val="001703FD"/>
    <w:rsid w:val="00170585"/>
    <w:rsid w:val="00170904"/>
    <w:rsid w:val="00170B5C"/>
    <w:rsid w:val="0017409D"/>
    <w:rsid w:val="00174922"/>
    <w:rsid w:val="001758BC"/>
    <w:rsid w:val="00177AF0"/>
    <w:rsid w:val="00181477"/>
    <w:rsid w:val="00181F1A"/>
    <w:rsid w:val="00182586"/>
    <w:rsid w:val="00182A53"/>
    <w:rsid w:val="00182BB6"/>
    <w:rsid w:val="0018313A"/>
    <w:rsid w:val="00185088"/>
    <w:rsid w:val="00186897"/>
    <w:rsid w:val="00187CD0"/>
    <w:rsid w:val="00190551"/>
    <w:rsid w:val="001910A2"/>
    <w:rsid w:val="00191DCF"/>
    <w:rsid w:val="00192450"/>
    <w:rsid w:val="00192B93"/>
    <w:rsid w:val="00193FCA"/>
    <w:rsid w:val="00194403"/>
    <w:rsid w:val="00194D66"/>
    <w:rsid w:val="00195857"/>
    <w:rsid w:val="00196328"/>
    <w:rsid w:val="00197641"/>
    <w:rsid w:val="001976ED"/>
    <w:rsid w:val="0019790C"/>
    <w:rsid w:val="00197E86"/>
    <w:rsid w:val="001A0A30"/>
    <w:rsid w:val="001A0C76"/>
    <w:rsid w:val="001A1830"/>
    <w:rsid w:val="001A1E11"/>
    <w:rsid w:val="001A2133"/>
    <w:rsid w:val="001A2845"/>
    <w:rsid w:val="001A5D6C"/>
    <w:rsid w:val="001A7540"/>
    <w:rsid w:val="001B2F10"/>
    <w:rsid w:val="001B38DD"/>
    <w:rsid w:val="001B3F51"/>
    <w:rsid w:val="001B40AE"/>
    <w:rsid w:val="001B46E8"/>
    <w:rsid w:val="001B5245"/>
    <w:rsid w:val="001C01D1"/>
    <w:rsid w:val="001C2FA6"/>
    <w:rsid w:val="001C3E7E"/>
    <w:rsid w:val="001C4D7E"/>
    <w:rsid w:val="001C6875"/>
    <w:rsid w:val="001D1735"/>
    <w:rsid w:val="001D33FD"/>
    <w:rsid w:val="001D50E0"/>
    <w:rsid w:val="001D68CB"/>
    <w:rsid w:val="001D75DB"/>
    <w:rsid w:val="001E03DB"/>
    <w:rsid w:val="001E13FD"/>
    <w:rsid w:val="001E16BF"/>
    <w:rsid w:val="001E1C73"/>
    <w:rsid w:val="001E1E4E"/>
    <w:rsid w:val="001E269F"/>
    <w:rsid w:val="001E56EB"/>
    <w:rsid w:val="001E58F0"/>
    <w:rsid w:val="001E5A12"/>
    <w:rsid w:val="001E5A63"/>
    <w:rsid w:val="001E6360"/>
    <w:rsid w:val="001E7672"/>
    <w:rsid w:val="001E77E0"/>
    <w:rsid w:val="001F0939"/>
    <w:rsid w:val="001F0B06"/>
    <w:rsid w:val="001F1999"/>
    <w:rsid w:val="001F2083"/>
    <w:rsid w:val="001F2A71"/>
    <w:rsid w:val="001F3948"/>
    <w:rsid w:val="001F4A27"/>
    <w:rsid w:val="001F4DF2"/>
    <w:rsid w:val="001F5E02"/>
    <w:rsid w:val="001F5FA9"/>
    <w:rsid w:val="001F6863"/>
    <w:rsid w:val="002008D7"/>
    <w:rsid w:val="002011A2"/>
    <w:rsid w:val="002015A0"/>
    <w:rsid w:val="002017F7"/>
    <w:rsid w:val="00203FBB"/>
    <w:rsid w:val="0020504E"/>
    <w:rsid w:val="002076BE"/>
    <w:rsid w:val="0021025C"/>
    <w:rsid w:val="00211673"/>
    <w:rsid w:val="00214A71"/>
    <w:rsid w:val="00215312"/>
    <w:rsid w:val="002166BC"/>
    <w:rsid w:val="0021703A"/>
    <w:rsid w:val="00217703"/>
    <w:rsid w:val="002201F4"/>
    <w:rsid w:val="00220528"/>
    <w:rsid w:val="00221E32"/>
    <w:rsid w:val="002227EC"/>
    <w:rsid w:val="00223671"/>
    <w:rsid w:val="00223A5C"/>
    <w:rsid w:val="00224CB7"/>
    <w:rsid w:val="00224EE9"/>
    <w:rsid w:val="00225DC6"/>
    <w:rsid w:val="00225EC5"/>
    <w:rsid w:val="00226E69"/>
    <w:rsid w:val="002276D1"/>
    <w:rsid w:val="00227B05"/>
    <w:rsid w:val="00230025"/>
    <w:rsid w:val="00230B8B"/>
    <w:rsid w:val="00230F30"/>
    <w:rsid w:val="00230FCC"/>
    <w:rsid w:val="00231425"/>
    <w:rsid w:val="002324A4"/>
    <w:rsid w:val="00232615"/>
    <w:rsid w:val="00232707"/>
    <w:rsid w:val="00233187"/>
    <w:rsid w:val="002345D2"/>
    <w:rsid w:val="00234DB4"/>
    <w:rsid w:val="00234E0C"/>
    <w:rsid w:val="0023575F"/>
    <w:rsid w:val="002377A4"/>
    <w:rsid w:val="00240386"/>
    <w:rsid w:val="002416D3"/>
    <w:rsid w:val="002418D6"/>
    <w:rsid w:val="00242FB2"/>
    <w:rsid w:val="00243BA1"/>
    <w:rsid w:val="0024417B"/>
    <w:rsid w:val="002458A2"/>
    <w:rsid w:val="00246EFD"/>
    <w:rsid w:val="00247F46"/>
    <w:rsid w:val="00250273"/>
    <w:rsid w:val="002504DD"/>
    <w:rsid w:val="00251407"/>
    <w:rsid w:val="00251815"/>
    <w:rsid w:val="0025325A"/>
    <w:rsid w:val="002534AE"/>
    <w:rsid w:val="00253C51"/>
    <w:rsid w:val="00253FE5"/>
    <w:rsid w:val="0025507B"/>
    <w:rsid w:val="00255791"/>
    <w:rsid w:val="00255A4D"/>
    <w:rsid w:val="002571AA"/>
    <w:rsid w:val="002575FA"/>
    <w:rsid w:val="002576EF"/>
    <w:rsid w:val="00257A26"/>
    <w:rsid w:val="00261445"/>
    <w:rsid w:val="0026163F"/>
    <w:rsid w:val="0026183F"/>
    <w:rsid w:val="00261A10"/>
    <w:rsid w:val="002621F5"/>
    <w:rsid w:val="00262B30"/>
    <w:rsid w:val="00263D5D"/>
    <w:rsid w:val="00265737"/>
    <w:rsid w:val="002710A1"/>
    <w:rsid w:val="00271627"/>
    <w:rsid w:val="00271C96"/>
    <w:rsid w:val="0027325F"/>
    <w:rsid w:val="00273705"/>
    <w:rsid w:val="00274F48"/>
    <w:rsid w:val="00274F5E"/>
    <w:rsid w:val="0027594C"/>
    <w:rsid w:val="002764FB"/>
    <w:rsid w:val="00276964"/>
    <w:rsid w:val="00277205"/>
    <w:rsid w:val="00277702"/>
    <w:rsid w:val="00280802"/>
    <w:rsid w:val="00281507"/>
    <w:rsid w:val="00281B8C"/>
    <w:rsid w:val="00281D8F"/>
    <w:rsid w:val="00282534"/>
    <w:rsid w:val="002826CE"/>
    <w:rsid w:val="00282CBD"/>
    <w:rsid w:val="00285076"/>
    <w:rsid w:val="00285144"/>
    <w:rsid w:val="00286137"/>
    <w:rsid w:val="00290564"/>
    <w:rsid w:val="00290AED"/>
    <w:rsid w:val="002913EC"/>
    <w:rsid w:val="00293711"/>
    <w:rsid w:val="002950A8"/>
    <w:rsid w:val="00296230"/>
    <w:rsid w:val="002A1156"/>
    <w:rsid w:val="002A28A1"/>
    <w:rsid w:val="002A33A9"/>
    <w:rsid w:val="002A63D4"/>
    <w:rsid w:val="002A67D9"/>
    <w:rsid w:val="002A75E0"/>
    <w:rsid w:val="002B02F3"/>
    <w:rsid w:val="002B102B"/>
    <w:rsid w:val="002B1993"/>
    <w:rsid w:val="002B2339"/>
    <w:rsid w:val="002B40B0"/>
    <w:rsid w:val="002B4779"/>
    <w:rsid w:val="002B480C"/>
    <w:rsid w:val="002B6204"/>
    <w:rsid w:val="002B677C"/>
    <w:rsid w:val="002C0470"/>
    <w:rsid w:val="002C0743"/>
    <w:rsid w:val="002C0E79"/>
    <w:rsid w:val="002C0FC3"/>
    <w:rsid w:val="002C20C8"/>
    <w:rsid w:val="002C227E"/>
    <w:rsid w:val="002C240A"/>
    <w:rsid w:val="002C2E92"/>
    <w:rsid w:val="002C3D55"/>
    <w:rsid w:val="002C5CD3"/>
    <w:rsid w:val="002C648C"/>
    <w:rsid w:val="002C658C"/>
    <w:rsid w:val="002C6606"/>
    <w:rsid w:val="002C67A4"/>
    <w:rsid w:val="002C6943"/>
    <w:rsid w:val="002D275B"/>
    <w:rsid w:val="002D2DAF"/>
    <w:rsid w:val="002D3207"/>
    <w:rsid w:val="002D34B2"/>
    <w:rsid w:val="002D475D"/>
    <w:rsid w:val="002D6C63"/>
    <w:rsid w:val="002E0065"/>
    <w:rsid w:val="002E04D4"/>
    <w:rsid w:val="002E0CA0"/>
    <w:rsid w:val="002E14EB"/>
    <w:rsid w:val="002E2B14"/>
    <w:rsid w:val="002E43C4"/>
    <w:rsid w:val="002E4CF1"/>
    <w:rsid w:val="002E5915"/>
    <w:rsid w:val="002E6A89"/>
    <w:rsid w:val="002E75E4"/>
    <w:rsid w:val="002E7B4D"/>
    <w:rsid w:val="002F1ED8"/>
    <w:rsid w:val="002F3046"/>
    <w:rsid w:val="002F4A2F"/>
    <w:rsid w:val="002F58E8"/>
    <w:rsid w:val="002F634E"/>
    <w:rsid w:val="002F6D84"/>
    <w:rsid w:val="0030059E"/>
    <w:rsid w:val="00300913"/>
    <w:rsid w:val="003017A8"/>
    <w:rsid w:val="00302B70"/>
    <w:rsid w:val="003034AC"/>
    <w:rsid w:val="00303BC5"/>
    <w:rsid w:val="00303DA1"/>
    <w:rsid w:val="00304C4F"/>
    <w:rsid w:val="003052E9"/>
    <w:rsid w:val="00310582"/>
    <w:rsid w:val="00310733"/>
    <w:rsid w:val="003110D8"/>
    <w:rsid w:val="00311217"/>
    <w:rsid w:val="00311DDA"/>
    <w:rsid w:val="00312612"/>
    <w:rsid w:val="00312A29"/>
    <w:rsid w:val="00312DD7"/>
    <w:rsid w:val="003131E7"/>
    <w:rsid w:val="0031384B"/>
    <w:rsid w:val="00314B0A"/>
    <w:rsid w:val="003151D7"/>
    <w:rsid w:val="00315C48"/>
    <w:rsid w:val="00316FF8"/>
    <w:rsid w:val="0031733A"/>
    <w:rsid w:val="00317D5E"/>
    <w:rsid w:val="003202CA"/>
    <w:rsid w:val="0032177F"/>
    <w:rsid w:val="003218D2"/>
    <w:rsid w:val="00321B96"/>
    <w:rsid w:val="003221A2"/>
    <w:rsid w:val="003225EB"/>
    <w:rsid w:val="00323602"/>
    <w:rsid w:val="0032624B"/>
    <w:rsid w:val="00331286"/>
    <w:rsid w:val="00331FD8"/>
    <w:rsid w:val="00335458"/>
    <w:rsid w:val="003354CF"/>
    <w:rsid w:val="003359C5"/>
    <w:rsid w:val="00335C78"/>
    <w:rsid w:val="00335FB9"/>
    <w:rsid w:val="00336DE8"/>
    <w:rsid w:val="00337EBD"/>
    <w:rsid w:val="00340183"/>
    <w:rsid w:val="003405DB"/>
    <w:rsid w:val="00340751"/>
    <w:rsid w:val="00341529"/>
    <w:rsid w:val="003421B5"/>
    <w:rsid w:val="003427F0"/>
    <w:rsid w:val="00343615"/>
    <w:rsid w:val="00343B35"/>
    <w:rsid w:val="0034506B"/>
    <w:rsid w:val="00345402"/>
    <w:rsid w:val="00345610"/>
    <w:rsid w:val="00346C8A"/>
    <w:rsid w:val="00347295"/>
    <w:rsid w:val="00347B49"/>
    <w:rsid w:val="00347C4B"/>
    <w:rsid w:val="00350329"/>
    <w:rsid w:val="00351395"/>
    <w:rsid w:val="003532D6"/>
    <w:rsid w:val="003555CC"/>
    <w:rsid w:val="00355A51"/>
    <w:rsid w:val="00357973"/>
    <w:rsid w:val="00362E18"/>
    <w:rsid w:val="00362F3A"/>
    <w:rsid w:val="003668C6"/>
    <w:rsid w:val="0036709D"/>
    <w:rsid w:val="00367C23"/>
    <w:rsid w:val="0037283E"/>
    <w:rsid w:val="00373A74"/>
    <w:rsid w:val="00374570"/>
    <w:rsid w:val="0037575D"/>
    <w:rsid w:val="00380264"/>
    <w:rsid w:val="0038168C"/>
    <w:rsid w:val="003819E0"/>
    <w:rsid w:val="00382626"/>
    <w:rsid w:val="00382668"/>
    <w:rsid w:val="00382D45"/>
    <w:rsid w:val="00383517"/>
    <w:rsid w:val="0038456A"/>
    <w:rsid w:val="003848DC"/>
    <w:rsid w:val="00384D2A"/>
    <w:rsid w:val="00385141"/>
    <w:rsid w:val="00385830"/>
    <w:rsid w:val="00386C72"/>
    <w:rsid w:val="00387192"/>
    <w:rsid w:val="00387904"/>
    <w:rsid w:val="00387A69"/>
    <w:rsid w:val="00387CF1"/>
    <w:rsid w:val="0039165D"/>
    <w:rsid w:val="003922F0"/>
    <w:rsid w:val="003928E2"/>
    <w:rsid w:val="00393419"/>
    <w:rsid w:val="00393984"/>
    <w:rsid w:val="00394CCD"/>
    <w:rsid w:val="00396BAF"/>
    <w:rsid w:val="0039772D"/>
    <w:rsid w:val="003A1026"/>
    <w:rsid w:val="003A1252"/>
    <w:rsid w:val="003A2917"/>
    <w:rsid w:val="003A2F99"/>
    <w:rsid w:val="003A3EA8"/>
    <w:rsid w:val="003A4755"/>
    <w:rsid w:val="003A4B71"/>
    <w:rsid w:val="003A4F57"/>
    <w:rsid w:val="003A5D5B"/>
    <w:rsid w:val="003A6335"/>
    <w:rsid w:val="003A7A5B"/>
    <w:rsid w:val="003B05D5"/>
    <w:rsid w:val="003B1518"/>
    <w:rsid w:val="003B197A"/>
    <w:rsid w:val="003B55BD"/>
    <w:rsid w:val="003B701B"/>
    <w:rsid w:val="003C0EC1"/>
    <w:rsid w:val="003C2E79"/>
    <w:rsid w:val="003C3B2F"/>
    <w:rsid w:val="003C45F6"/>
    <w:rsid w:val="003C7126"/>
    <w:rsid w:val="003D1A9D"/>
    <w:rsid w:val="003D1FEA"/>
    <w:rsid w:val="003D2BA8"/>
    <w:rsid w:val="003D2C52"/>
    <w:rsid w:val="003D3049"/>
    <w:rsid w:val="003D3856"/>
    <w:rsid w:val="003D68FA"/>
    <w:rsid w:val="003D6C07"/>
    <w:rsid w:val="003D71D1"/>
    <w:rsid w:val="003D72C0"/>
    <w:rsid w:val="003E0372"/>
    <w:rsid w:val="003E23E6"/>
    <w:rsid w:val="003E2C91"/>
    <w:rsid w:val="003E30A7"/>
    <w:rsid w:val="003E3CAA"/>
    <w:rsid w:val="003E4BE6"/>
    <w:rsid w:val="003E5A52"/>
    <w:rsid w:val="003E5F77"/>
    <w:rsid w:val="003E6CEF"/>
    <w:rsid w:val="003E745E"/>
    <w:rsid w:val="003F0BE4"/>
    <w:rsid w:val="003F109F"/>
    <w:rsid w:val="003F1386"/>
    <w:rsid w:val="003F1CB0"/>
    <w:rsid w:val="003F2AEC"/>
    <w:rsid w:val="003F2DF5"/>
    <w:rsid w:val="003F383B"/>
    <w:rsid w:val="003F3D4C"/>
    <w:rsid w:val="003F4220"/>
    <w:rsid w:val="003F5A9A"/>
    <w:rsid w:val="003F6416"/>
    <w:rsid w:val="003F7D20"/>
    <w:rsid w:val="00400779"/>
    <w:rsid w:val="0040129B"/>
    <w:rsid w:val="00401FFA"/>
    <w:rsid w:val="004030B5"/>
    <w:rsid w:val="00403C20"/>
    <w:rsid w:val="00403C25"/>
    <w:rsid w:val="00403D5F"/>
    <w:rsid w:val="004045E0"/>
    <w:rsid w:val="004050AF"/>
    <w:rsid w:val="00407641"/>
    <w:rsid w:val="004078EC"/>
    <w:rsid w:val="00410D2D"/>
    <w:rsid w:val="00411903"/>
    <w:rsid w:val="00411E9C"/>
    <w:rsid w:val="00412CEA"/>
    <w:rsid w:val="004147A8"/>
    <w:rsid w:val="00416643"/>
    <w:rsid w:val="004166FE"/>
    <w:rsid w:val="00416723"/>
    <w:rsid w:val="00417291"/>
    <w:rsid w:val="0041754B"/>
    <w:rsid w:val="0042049F"/>
    <w:rsid w:val="00420EB3"/>
    <w:rsid w:val="00421CFC"/>
    <w:rsid w:val="00422029"/>
    <w:rsid w:val="0042251A"/>
    <w:rsid w:val="00422B2E"/>
    <w:rsid w:val="00423183"/>
    <w:rsid w:val="00423FDA"/>
    <w:rsid w:val="004257BA"/>
    <w:rsid w:val="004257E2"/>
    <w:rsid w:val="0042708E"/>
    <w:rsid w:val="00427300"/>
    <w:rsid w:val="004304B4"/>
    <w:rsid w:val="004323E1"/>
    <w:rsid w:val="0043264B"/>
    <w:rsid w:val="00432BF3"/>
    <w:rsid w:val="00432EA8"/>
    <w:rsid w:val="004338AB"/>
    <w:rsid w:val="00433A5A"/>
    <w:rsid w:val="00433AD6"/>
    <w:rsid w:val="00434549"/>
    <w:rsid w:val="00435513"/>
    <w:rsid w:val="0043596E"/>
    <w:rsid w:val="004372E5"/>
    <w:rsid w:val="004378B7"/>
    <w:rsid w:val="004405FB"/>
    <w:rsid w:val="0044104A"/>
    <w:rsid w:val="0044249E"/>
    <w:rsid w:val="00443235"/>
    <w:rsid w:val="004440E0"/>
    <w:rsid w:val="004441AF"/>
    <w:rsid w:val="00444307"/>
    <w:rsid w:val="004444EB"/>
    <w:rsid w:val="004458D7"/>
    <w:rsid w:val="004462F6"/>
    <w:rsid w:val="004466BF"/>
    <w:rsid w:val="004470D6"/>
    <w:rsid w:val="00447D04"/>
    <w:rsid w:val="00447F44"/>
    <w:rsid w:val="004500CA"/>
    <w:rsid w:val="004500D1"/>
    <w:rsid w:val="00450FC3"/>
    <w:rsid w:val="00452036"/>
    <w:rsid w:val="00452817"/>
    <w:rsid w:val="004536BA"/>
    <w:rsid w:val="00454ADB"/>
    <w:rsid w:val="00454DB1"/>
    <w:rsid w:val="004552B1"/>
    <w:rsid w:val="00455717"/>
    <w:rsid w:val="004569C1"/>
    <w:rsid w:val="00457074"/>
    <w:rsid w:val="00461D84"/>
    <w:rsid w:val="0046202A"/>
    <w:rsid w:val="00462B7A"/>
    <w:rsid w:val="00470040"/>
    <w:rsid w:val="004701D2"/>
    <w:rsid w:val="004701DE"/>
    <w:rsid w:val="00471180"/>
    <w:rsid w:val="004719C9"/>
    <w:rsid w:val="00472A9E"/>
    <w:rsid w:val="004750AF"/>
    <w:rsid w:val="004756C5"/>
    <w:rsid w:val="00475E2C"/>
    <w:rsid w:val="00476732"/>
    <w:rsid w:val="0048206A"/>
    <w:rsid w:val="00483065"/>
    <w:rsid w:val="00484107"/>
    <w:rsid w:val="0048420A"/>
    <w:rsid w:val="00484487"/>
    <w:rsid w:val="004844AE"/>
    <w:rsid w:val="00484CAA"/>
    <w:rsid w:val="00485B52"/>
    <w:rsid w:val="00485C48"/>
    <w:rsid w:val="00490295"/>
    <w:rsid w:val="0049056F"/>
    <w:rsid w:val="004916DA"/>
    <w:rsid w:val="0049188F"/>
    <w:rsid w:val="00491B30"/>
    <w:rsid w:val="0049243A"/>
    <w:rsid w:val="004940A0"/>
    <w:rsid w:val="00494409"/>
    <w:rsid w:val="004944D8"/>
    <w:rsid w:val="004948BF"/>
    <w:rsid w:val="00495172"/>
    <w:rsid w:val="00496131"/>
    <w:rsid w:val="00496503"/>
    <w:rsid w:val="0049738B"/>
    <w:rsid w:val="004A0245"/>
    <w:rsid w:val="004A0B7F"/>
    <w:rsid w:val="004A0EFD"/>
    <w:rsid w:val="004A1011"/>
    <w:rsid w:val="004A2C1B"/>
    <w:rsid w:val="004A3319"/>
    <w:rsid w:val="004A3922"/>
    <w:rsid w:val="004A3AD4"/>
    <w:rsid w:val="004A43AB"/>
    <w:rsid w:val="004A5549"/>
    <w:rsid w:val="004A5D4C"/>
    <w:rsid w:val="004A5F4E"/>
    <w:rsid w:val="004A5F51"/>
    <w:rsid w:val="004A615D"/>
    <w:rsid w:val="004A7A21"/>
    <w:rsid w:val="004B3308"/>
    <w:rsid w:val="004B3B8B"/>
    <w:rsid w:val="004B45F1"/>
    <w:rsid w:val="004B5566"/>
    <w:rsid w:val="004B70CB"/>
    <w:rsid w:val="004B7441"/>
    <w:rsid w:val="004B76AB"/>
    <w:rsid w:val="004C0CCE"/>
    <w:rsid w:val="004C0EB8"/>
    <w:rsid w:val="004C1674"/>
    <w:rsid w:val="004C19E5"/>
    <w:rsid w:val="004C1D66"/>
    <w:rsid w:val="004C1DCF"/>
    <w:rsid w:val="004C2B10"/>
    <w:rsid w:val="004C3618"/>
    <w:rsid w:val="004C459E"/>
    <w:rsid w:val="004C46F6"/>
    <w:rsid w:val="004C60AB"/>
    <w:rsid w:val="004C7B92"/>
    <w:rsid w:val="004C7E90"/>
    <w:rsid w:val="004D03D9"/>
    <w:rsid w:val="004D05C0"/>
    <w:rsid w:val="004D0825"/>
    <w:rsid w:val="004D1A6C"/>
    <w:rsid w:val="004D3414"/>
    <w:rsid w:val="004D486D"/>
    <w:rsid w:val="004D490C"/>
    <w:rsid w:val="004D54B8"/>
    <w:rsid w:val="004D5778"/>
    <w:rsid w:val="004D6747"/>
    <w:rsid w:val="004E065A"/>
    <w:rsid w:val="004E0724"/>
    <w:rsid w:val="004E22F0"/>
    <w:rsid w:val="004E24CE"/>
    <w:rsid w:val="004E2EFA"/>
    <w:rsid w:val="004E36FF"/>
    <w:rsid w:val="004E46D9"/>
    <w:rsid w:val="004E6413"/>
    <w:rsid w:val="004F0C4E"/>
    <w:rsid w:val="004F1E4C"/>
    <w:rsid w:val="004F2D82"/>
    <w:rsid w:val="004F3434"/>
    <w:rsid w:val="004F3F4F"/>
    <w:rsid w:val="004F3F60"/>
    <w:rsid w:val="004F4445"/>
    <w:rsid w:val="004F4634"/>
    <w:rsid w:val="004F475B"/>
    <w:rsid w:val="004F5D6A"/>
    <w:rsid w:val="004F5EEE"/>
    <w:rsid w:val="004F5F17"/>
    <w:rsid w:val="00501521"/>
    <w:rsid w:val="00502F23"/>
    <w:rsid w:val="0050389A"/>
    <w:rsid w:val="00503E04"/>
    <w:rsid w:val="00504095"/>
    <w:rsid w:val="00504AC7"/>
    <w:rsid w:val="00505F1C"/>
    <w:rsid w:val="00507012"/>
    <w:rsid w:val="00510541"/>
    <w:rsid w:val="00510860"/>
    <w:rsid w:val="00510869"/>
    <w:rsid w:val="00510AB1"/>
    <w:rsid w:val="005119C2"/>
    <w:rsid w:val="005122F4"/>
    <w:rsid w:val="00512329"/>
    <w:rsid w:val="00512C4A"/>
    <w:rsid w:val="00513393"/>
    <w:rsid w:val="00513E77"/>
    <w:rsid w:val="00514B46"/>
    <w:rsid w:val="00514DDB"/>
    <w:rsid w:val="00515202"/>
    <w:rsid w:val="00515299"/>
    <w:rsid w:val="00515E5D"/>
    <w:rsid w:val="00515F46"/>
    <w:rsid w:val="005163EF"/>
    <w:rsid w:val="005206CA"/>
    <w:rsid w:val="00520B3B"/>
    <w:rsid w:val="00522AE6"/>
    <w:rsid w:val="00522C0C"/>
    <w:rsid w:val="005240D7"/>
    <w:rsid w:val="00527B90"/>
    <w:rsid w:val="005301A4"/>
    <w:rsid w:val="00531376"/>
    <w:rsid w:val="00531D7F"/>
    <w:rsid w:val="005322FD"/>
    <w:rsid w:val="005325F0"/>
    <w:rsid w:val="00532709"/>
    <w:rsid w:val="00532FDF"/>
    <w:rsid w:val="00534261"/>
    <w:rsid w:val="005363E6"/>
    <w:rsid w:val="005370F0"/>
    <w:rsid w:val="00537E0E"/>
    <w:rsid w:val="00537F53"/>
    <w:rsid w:val="00543741"/>
    <w:rsid w:val="0054422A"/>
    <w:rsid w:val="00547D2C"/>
    <w:rsid w:val="00550679"/>
    <w:rsid w:val="0055184B"/>
    <w:rsid w:val="00551EE7"/>
    <w:rsid w:val="005523DD"/>
    <w:rsid w:val="00552578"/>
    <w:rsid w:val="005527FD"/>
    <w:rsid w:val="005530BA"/>
    <w:rsid w:val="00553670"/>
    <w:rsid w:val="00553770"/>
    <w:rsid w:val="00554D65"/>
    <w:rsid w:val="0055501A"/>
    <w:rsid w:val="00556AB4"/>
    <w:rsid w:val="00557717"/>
    <w:rsid w:val="00557ED4"/>
    <w:rsid w:val="00557F5C"/>
    <w:rsid w:val="00561516"/>
    <w:rsid w:val="00562CA9"/>
    <w:rsid w:val="00563933"/>
    <w:rsid w:val="005651A4"/>
    <w:rsid w:val="005658C8"/>
    <w:rsid w:val="00567066"/>
    <w:rsid w:val="00567506"/>
    <w:rsid w:val="0056771C"/>
    <w:rsid w:val="00567A1A"/>
    <w:rsid w:val="0057141B"/>
    <w:rsid w:val="00572035"/>
    <w:rsid w:val="00573D02"/>
    <w:rsid w:val="00574655"/>
    <w:rsid w:val="00574E3A"/>
    <w:rsid w:val="00575515"/>
    <w:rsid w:val="00575A97"/>
    <w:rsid w:val="00576E4E"/>
    <w:rsid w:val="00577B67"/>
    <w:rsid w:val="00577F5F"/>
    <w:rsid w:val="005803F3"/>
    <w:rsid w:val="00580440"/>
    <w:rsid w:val="00580AE4"/>
    <w:rsid w:val="00580B22"/>
    <w:rsid w:val="00580EE9"/>
    <w:rsid w:val="00581D1D"/>
    <w:rsid w:val="00582778"/>
    <w:rsid w:val="0058321B"/>
    <w:rsid w:val="00583A38"/>
    <w:rsid w:val="005840B6"/>
    <w:rsid w:val="0058443F"/>
    <w:rsid w:val="0058512E"/>
    <w:rsid w:val="0058659A"/>
    <w:rsid w:val="00590B8D"/>
    <w:rsid w:val="0059205B"/>
    <w:rsid w:val="005940F0"/>
    <w:rsid w:val="005948F0"/>
    <w:rsid w:val="00594E5E"/>
    <w:rsid w:val="0059546D"/>
    <w:rsid w:val="005957BA"/>
    <w:rsid w:val="00596C4D"/>
    <w:rsid w:val="005A0749"/>
    <w:rsid w:val="005A2E45"/>
    <w:rsid w:val="005A42CA"/>
    <w:rsid w:val="005A4928"/>
    <w:rsid w:val="005A4BF0"/>
    <w:rsid w:val="005A5A83"/>
    <w:rsid w:val="005A5D50"/>
    <w:rsid w:val="005A651F"/>
    <w:rsid w:val="005B0B18"/>
    <w:rsid w:val="005B0F10"/>
    <w:rsid w:val="005B214D"/>
    <w:rsid w:val="005B2DB1"/>
    <w:rsid w:val="005B2E4F"/>
    <w:rsid w:val="005B32CB"/>
    <w:rsid w:val="005B4500"/>
    <w:rsid w:val="005B5D2A"/>
    <w:rsid w:val="005C06E0"/>
    <w:rsid w:val="005C10A2"/>
    <w:rsid w:val="005C10C7"/>
    <w:rsid w:val="005C1221"/>
    <w:rsid w:val="005C1B9C"/>
    <w:rsid w:val="005C255A"/>
    <w:rsid w:val="005C2BCA"/>
    <w:rsid w:val="005C5FC5"/>
    <w:rsid w:val="005C6133"/>
    <w:rsid w:val="005C69C4"/>
    <w:rsid w:val="005D055A"/>
    <w:rsid w:val="005D08D3"/>
    <w:rsid w:val="005D1515"/>
    <w:rsid w:val="005D1997"/>
    <w:rsid w:val="005D2117"/>
    <w:rsid w:val="005D454A"/>
    <w:rsid w:val="005D46E4"/>
    <w:rsid w:val="005E06E4"/>
    <w:rsid w:val="005E0817"/>
    <w:rsid w:val="005E082A"/>
    <w:rsid w:val="005E0CE4"/>
    <w:rsid w:val="005E23A4"/>
    <w:rsid w:val="005E2B84"/>
    <w:rsid w:val="005E3ADC"/>
    <w:rsid w:val="005E4738"/>
    <w:rsid w:val="005E5D7F"/>
    <w:rsid w:val="005E5F4B"/>
    <w:rsid w:val="005E64AB"/>
    <w:rsid w:val="005E6B9F"/>
    <w:rsid w:val="005E745E"/>
    <w:rsid w:val="005F14FF"/>
    <w:rsid w:val="005F158A"/>
    <w:rsid w:val="005F1939"/>
    <w:rsid w:val="005F328A"/>
    <w:rsid w:val="005F32B6"/>
    <w:rsid w:val="005F3866"/>
    <w:rsid w:val="005F3AAA"/>
    <w:rsid w:val="005F5C43"/>
    <w:rsid w:val="005F5F62"/>
    <w:rsid w:val="005F6B0F"/>
    <w:rsid w:val="00600103"/>
    <w:rsid w:val="00601824"/>
    <w:rsid w:val="00602089"/>
    <w:rsid w:val="0060225E"/>
    <w:rsid w:val="0060299B"/>
    <w:rsid w:val="00602AD6"/>
    <w:rsid w:val="006038D5"/>
    <w:rsid w:val="00603D07"/>
    <w:rsid w:val="0060511D"/>
    <w:rsid w:val="006052EF"/>
    <w:rsid w:val="00607D0A"/>
    <w:rsid w:val="0061076A"/>
    <w:rsid w:val="0061208A"/>
    <w:rsid w:val="00612BD2"/>
    <w:rsid w:val="00614264"/>
    <w:rsid w:val="00614C2F"/>
    <w:rsid w:val="00615574"/>
    <w:rsid w:val="00615F28"/>
    <w:rsid w:val="006216DF"/>
    <w:rsid w:val="00621C1B"/>
    <w:rsid w:val="00621E42"/>
    <w:rsid w:val="00623FB0"/>
    <w:rsid w:val="0062419D"/>
    <w:rsid w:val="006242DB"/>
    <w:rsid w:val="0062450A"/>
    <w:rsid w:val="00624998"/>
    <w:rsid w:val="00624D0C"/>
    <w:rsid w:val="0062537C"/>
    <w:rsid w:val="00625441"/>
    <w:rsid w:val="00625B1A"/>
    <w:rsid w:val="00626163"/>
    <w:rsid w:val="0062636C"/>
    <w:rsid w:val="0062737B"/>
    <w:rsid w:val="0063097B"/>
    <w:rsid w:val="00630DBA"/>
    <w:rsid w:val="006315F6"/>
    <w:rsid w:val="00632CF6"/>
    <w:rsid w:val="00632D86"/>
    <w:rsid w:val="0063382E"/>
    <w:rsid w:val="006344C4"/>
    <w:rsid w:val="0063550C"/>
    <w:rsid w:val="00636767"/>
    <w:rsid w:val="00636B2A"/>
    <w:rsid w:val="0063729D"/>
    <w:rsid w:val="00637FDC"/>
    <w:rsid w:val="00640654"/>
    <w:rsid w:val="00640955"/>
    <w:rsid w:val="00640A41"/>
    <w:rsid w:val="00640F37"/>
    <w:rsid w:val="00642442"/>
    <w:rsid w:val="006428DA"/>
    <w:rsid w:val="00642C68"/>
    <w:rsid w:val="006430E3"/>
    <w:rsid w:val="00643464"/>
    <w:rsid w:val="00643550"/>
    <w:rsid w:val="0064358E"/>
    <w:rsid w:val="006455F5"/>
    <w:rsid w:val="006462CC"/>
    <w:rsid w:val="0064645B"/>
    <w:rsid w:val="00647662"/>
    <w:rsid w:val="00647747"/>
    <w:rsid w:val="00647D42"/>
    <w:rsid w:val="00650265"/>
    <w:rsid w:val="0065595F"/>
    <w:rsid w:val="0065644D"/>
    <w:rsid w:val="00660D33"/>
    <w:rsid w:val="00661FDB"/>
    <w:rsid w:val="00663781"/>
    <w:rsid w:val="006639D4"/>
    <w:rsid w:val="00664825"/>
    <w:rsid w:val="00664B50"/>
    <w:rsid w:val="00666755"/>
    <w:rsid w:val="00667C0C"/>
    <w:rsid w:val="006703B9"/>
    <w:rsid w:val="00672BC2"/>
    <w:rsid w:val="006733CB"/>
    <w:rsid w:val="00673920"/>
    <w:rsid w:val="006739F6"/>
    <w:rsid w:val="00673BA9"/>
    <w:rsid w:val="00673C15"/>
    <w:rsid w:val="0067410B"/>
    <w:rsid w:val="0067490B"/>
    <w:rsid w:val="00674A4F"/>
    <w:rsid w:val="0067544E"/>
    <w:rsid w:val="00675F06"/>
    <w:rsid w:val="00676995"/>
    <w:rsid w:val="00676F29"/>
    <w:rsid w:val="00680119"/>
    <w:rsid w:val="006811E1"/>
    <w:rsid w:val="00682F2F"/>
    <w:rsid w:val="00683A00"/>
    <w:rsid w:val="00683B38"/>
    <w:rsid w:val="00683FA2"/>
    <w:rsid w:val="00685370"/>
    <w:rsid w:val="00685BE6"/>
    <w:rsid w:val="006868A5"/>
    <w:rsid w:val="006869A1"/>
    <w:rsid w:val="00686CAB"/>
    <w:rsid w:val="00686DFF"/>
    <w:rsid w:val="00686F84"/>
    <w:rsid w:val="006874F3"/>
    <w:rsid w:val="00687E37"/>
    <w:rsid w:val="006914F5"/>
    <w:rsid w:val="0069157C"/>
    <w:rsid w:val="00691646"/>
    <w:rsid w:val="00691ECB"/>
    <w:rsid w:val="006921D7"/>
    <w:rsid w:val="00693103"/>
    <w:rsid w:val="00693A38"/>
    <w:rsid w:val="006948C3"/>
    <w:rsid w:val="00694B1D"/>
    <w:rsid w:val="006950C1"/>
    <w:rsid w:val="00695493"/>
    <w:rsid w:val="00695B19"/>
    <w:rsid w:val="00696DEF"/>
    <w:rsid w:val="006A12D4"/>
    <w:rsid w:val="006A148C"/>
    <w:rsid w:val="006A1D30"/>
    <w:rsid w:val="006A279B"/>
    <w:rsid w:val="006A3231"/>
    <w:rsid w:val="006A362A"/>
    <w:rsid w:val="006A414A"/>
    <w:rsid w:val="006A4688"/>
    <w:rsid w:val="006A4765"/>
    <w:rsid w:val="006A5354"/>
    <w:rsid w:val="006A5398"/>
    <w:rsid w:val="006A6CC5"/>
    <w:rsid w:val="006B03F9"/>
    <w:rsid w:val="006B0748"/>
    <w:rsid w:val="006B0BB5"/>
    <w:rsid w:val="006B2D7A"/>
    <w:rsid w:val="006B4538"/>
    <w:rsid w:val="006B45E9"/>
    <w:rsid w:val="006B4E62"/>
    <w:rsid w:val="006B56B3"/>
    <w:rsid w:val="006B6474"/>
    <w:rsid w:val="006B658A"/>
    <w:rsid w:val="006B7A5A"/>
    <w:rsid w:val="006B7F70"/>
    <w:rsid w:val="006C0217"/>
    <w:rsid w:val="006C2708"/>
    <w:rsid w:val="006C3275"/>
    <w:rsid w:val="006C32ED"/>
    <w:rsid w:val="006C3BB9"/>
    <w:rsid w:val="006C4240"/>
    <w:rsid w:val="006C427E"/>
    <w:rsid w:val="006C73FD"/>
    <w:rsid w:val="006C7D6A"/>
    <w:rsid w:val="006D09A2"/>
    <w:rsid w:val="006D2208"/>
    <w:rsid w:val="006D261B"/>
    <w:rsid w:val="006D27D1"/>
    <w:rsid w:val="006D39C4"/>
    <w:rsid w:val="006D46F2"/>
    <w:rsid w:val="006D4A7F"/>
    <w:rsid w:val="006D6A92"/>
    <w:rsid w:val="006D6BEE"/>
    <w:rsid w:val="006D7837"/>
    <w:rsid w:val="006D7CCA"/>
    <w:rsid w:val="006E0DC8"/>
    <w:rsid w:val="006E1043"/>
    <w:rsid w:val="006E19F7"/>
    <w:rsid w:val="006E21E6"/>
    <w:rsid w:val="006E258C"/>
    <w:rsid w:val="006E2B85"/>
    <w:rsid w:val="006E2F7C"/>
    <w:rsid w:val="006E308F"/>
    <w:rsid w:val="006E3D34"/>
    <w:rsid w:val="006E3F96"/>
    <w:rsid w:val="006E4C36"/>
    <w:rsid w:val="006E5BB9"/>
    <w:rsid w:val="006E7FA5"/>
    <w:rsid w:val="006F00C3"/>
    <w:rsid w:val="006F1764"/>
    <w:rsid w:val="006F1BE1"/>
    <w:rsid w:val="006F1E05"/>
    <w:rsid w:val="006F2959"/>
    <w:rsid w:val="006F2FFD"/>
    <w:rsid w:val="006F3A0B"/>
    <w:rsid w:val="006F3E6E"/>
    <w:rsid w:val="006F496F"/>
    <w:rsid w:val="006F49B0"/>
    <w:rsid w:val="006F57E2"/>
    <w:rsid w:val="006F6C73"/>
    <w:rsid w:val="006F743E"/>
    <w:rsid w:val="00700129"/>
    <w:rsid w:val="00702EA4"/>
    <w:rsid w:val="00703B3A"/>
    <w:rsid w:val="00705F2F"/>
    <w:rsid w:val="00706245"/>
    <w:rsid w:val="007065B2"/>
    <w:rsid w:val="0070695D"/>
    <w:rsid w:val="00706ACB"/>
    <w:rsid w:val="00710588"/>
    <w:rsid w:val="00711216"/>
    <w:rsid w:val="00711B45"/>
    <w:rsid w:val="007121CF"/>
    <w:rsid w:val="0071225A"/>
    <w:rsid w:val="00713C16"/>
    <w:rsid w:val="0071746F"/>
    <w:rsid w:val="00717889"/>
    <w:rsid w:val="007178F1"/>
    <w:rsid w:val="00717AA5"/>
    <w:rsid w:val="00717EEB"/>
    <w:rsid w:val="007213F7"/>
    <w:rsid w:val="00722BF6"/>
    <w:rsid w:val="00723D9B"/>
    <w:rsid w:val="007245F8"/>
    <w:rsid w:val="0072521E"/>
    <w:rsid w:val="00725EB0"/>
    <w:rsid w:val="007275EA"/>
    <w:rsid w:val="0073151E"/>
    <w:rsid w:val="00732176"/>
    <w:rsid w:val="00732CEB"/>
    <w:rsid w:val="00732DCF"/>
    <w:rsid w:val="00733727"/>
    <w:rsid w:val="00735AB2"/>
    <w:rsid w:val="00736187"/>
    <w:rsid w:val="00736382"/>
    <w:rsid w:val="00736878"/>
    <w:rsid w:val="00736997"/>
    <w:rsid w:val="00736B5D"/>
    <w:rsid w:val="00736E5D"/>
    <w:rsid w:val="00737EDC"/>
    <w:rsid w:val="00740197"/>
    <w:rsid w:val="00740BBA"/>
    <w:rsid w:val="007412E6"/>
    <w:rsid w:val="00741D53"/>
    <w:rsid w:val="00744649"/>
    <w:rsid w:val="007464C4"/>
    <w:rsid w:val="00747793"/>
    <w:rsid w:val="00751D66"/>
    <w:rsid w:val="00754228"/>
    <w:rsid w:val="00755777"/>
    <w:rsid w:val="0075586F"/>
    <w:rsid w:val="00755B1D"/>
    <w:rsid w:val="00757B05"/>
    <w:rsid w:val="007604F5"/>
    <w:rsid w:val="007614FE"/>
    <w:rsid w:val="00761AD3"/>
    <w:rsid w:val="007628B3"/>
    <w:rsid w:val="0076299A"/>
    <w:rsid w:val="00763ACF"/>
    <w:rsid w:val="00764332"/>
    <w:rsid w:val="00765908"/>
    <w:rsid w:val="00767043"/>
    <w:rsid w:val="0076767D"/>
    <w:rsid w:val="00770175"/>
    <w:rsid w:val="00770B20"/>
    <w:rsid w:val="00772519"/>
    <w:rsid w:val="00773286"/>
    <w:rsid w:val="00773A69"/>
    <w:rsid w:val="00773B8E"/>
    <w:rsid w:val="00774003"/>
    <w:rsid w:val="007742AF"/>
    <w:rsid w:val="00776CFC"/>
    <w:rsid w:val="00780E00"/>
    <w:rsid w:val="0078172D"/>
    <w:rsid w:val="00781AF3"/>
    <w:rsid w:val="00782E44"/>
    <w:rsid w:val="00784E9B"/>
    <w:rsid w:val="007874B9"/>
    <w:rsid w:val="007876C2"/>
    <w:rsid w:val="007905E4"/>
    <w:rsid w:val="007911CB"/>
    <w:rsid w:val="00791FBB"/>
    <w:rsid w:val="0079356A"/>
    <w:rsid w:val="00793927"/>
    <w:rsid w:val="00793F33"/>
    <w:rsid w:val="0079410D"/>
    <w:rsid w:val="0079568C"/>
    <w:rsid w:val="00795D2F"/>
    <w:rsid w:val="00795DA9"/>
    <w:rsid w:val="00796609"/>
    <w:rsid w:val="007A01F8"/>
    <w:rsid w:val="007A0E70"/>
    <w:rsid w:val="007A1E66"/>
    <w:rsid w:val="007A2551"/>
    <w:rsid w:val="007A29BF"/>
    <w:rsid w:val="007A3DDF"/>
    <w:rsid w:val="007A467D"/>
    <w:rsid w:val="007A4FA4"/>
    <w:rsid w:val="007A5419"/>
    <w:rsid w:val="007A6DDD"/>
    <w:rsid w:val="007A7724"/>
    <w:rsid w:val="007B09C6"/>
    <w:rsid w:val="007B1260"/>
    <w:rsid w:val="007B1668"/>
    <w:rsid w:val="007B1AD2"/>
    <w:rsid w:val="007B1BF5"/>
    <w:rsid w:val="007B1C44"/>
    <w:rsid w:val="007B20D3"/>
    <w:rsid w:val="007B2508"/>
    <w:rsid w:val="007B370C"/>
    <w:rsid w:val="007B3DE3"/>
    <w:rsid w:val="007B5071"/>
    <w:rsid w:val="007B5910"/>
    <w:rsid w:val="007B6524"/>
    <w:rsid w:val="007B7B77"/>
    <w:rsid w:val="007C12BF"/>
    <w:rsid w:val="007C31B2"/>
    <w:rsid w:val="007C454D"/>
    <w:rsid w:val="007C4E9D"/>
    <w:rsid w:val="007C5770"/>
    <w:rsid w:val="007C5F6F"/>
    <w:rsid w:val="007C61C6"/>
    <w:rsid w:val="007C6254"/>
    <w:rsid w:val="007C6DFB"/>
    <w:rsid w:val="007C71BF"/>
    <w:rsid w:val="007C7D8E"/>
    <w:rsid w:val="007D0A8B"/>
    <w:rsid w:val="007D2247"/>
    <w:rsid w:val="007D323D"/>
    <w:rsid w:val="007D32C6"/>
    <w:rsid w:val="007D3AFB"/>
    <w:rsid w:val="007D4FDF"/>
    <w:rsid w:val="007D5C2B"/>
    <w:rsid w:val="007D7951"/>
    <w:rsid w:val="007D7BC0"/>
    <w:rsid w:val="007D7F83"/>
    <w:rsid w:val="007E07A2"/>
    <w:rsid w:val="007E0F36"/>
    <w:rsid w:val="007E460B"/>
    <w:rsid w:val="007E6235"/>
    <w:rsid w:val="007E6934"/>
    <w:rsid w:val="007E712C"/>
    <w:rsid w:val="007E72CB"/>
    <w:rsid w:val="007E7ED1"/>
    <w:rsid w:val="007F12A3"/>
    <w:rsid w:val="007F24CF"/>
    <w:rsid w:val="007F261A"/>
    <w:rsid w:val="007F3A43"/>
    <w:rsid w:val="007F4E53"/>
    <w:rsid w:val="007F5979"/>
    <w:rsid w:val="007F740E"/>
    <w:rsid w:val="00800E5E"/>
    <w:rsid w:val="0080118E"/>
    <w:rsid w:val="00801FBB"/>
    <w:rsid w:val="008022F2"/>
    <w:rsid w:val="00803010"/>
    <w:rsid w:val="0080441E"/>
    <w:rsid w:val="00804B9E"/>
    <w:rsid w:val="00804C37"/>
    <w:rsid w:val="00804D5A"/>
    <w:rsid w:val="0080517F"/>
    <w:rsid w:val="00805F5E"/>
    <w:rsid w:val="00807369"/>
    <w:rsid w:val="0080737E"/>
    <w:rsid w:val="008073A0"/>
    <w:rsid w:val="008076E9"/>
    <w:rsid w:val="008076EA"/>
    <w:rsid w:val="00807E20"/>
    <w:rsid w:val="00807EBC"/>
    <w:rsid w:val="00810A07"/>
    <w:rsid w:val="00811142"/>
    <w:rsid w:val="0081145D"/>
    <w:rsid w:val="00813019"/>
    <w:rsid w:val="008137D3"/>
    <w:rsid w:val="00813CA6"/>
    <w:rsid w:val="00814546"/>
    <w:rsid w:val="0081596C"/>
    <w:rsid w:val="008164AE"/>
    <w:rsid w:val="00816E40"/>
    <w:rsid w:val="008202F2"/>
    <w:rsid w:val="0082236F"/>
    <w:rsid w:val="00822374"/>
    <w:rsid w:val="008228FD"/>
    <w:rsid w:val="008238E0"/>
    <w:rsid w:val="00823ADF"/>
    <w:rsid w:val="00823C1B"/>
    <w:rsid w:val="00823D9D"/>
    <w:rsid w:val="00823E5A"/>
    <w:rsid w:val="00826BAA"/>
    <w:rsid w:val="00826BB1"/>
    <w:rsid w:val="0082773D"/>
    <w:rsid w:val="00827ED7"/>
    <w:rsid w:val="0083062D"/>
    <w:rsid w:val="008310D3"/>
    <w:rsid w:val="008313C5"/>
    <w:rsid w:val="00831AAE"/>
    <w:rsid w:val="008326BC"/>
    <w:rsid w:val="00833CA3"/>
    <w:rsid w:val="008343FF"/>
    <w:rsid w:val="00834C8F"/>
    <w:rsid w:val="00834FA8"/>
    <w:rsid w:val="008351CC"/>
    <w:rsid w:val="008364F8"/>
    <w:rsid w:val="00840030"/>
    <w:rsid w:val="00840273"/>
    <w:rsid w:val="00840CDB"/>
    <w:rsid w:val="00840D84"/>
    <w:rsid w:val="00841411"/>
    <w:rsid w:val="00841CA6"/>
    <w:rsid w:val="00842585"/>
    <w:rsid w:val="00842947"/>
    <w:rsid w:val="00842B53"/>
    <w:rsid w:val="00842D10"/>
    <w:rsid w:val="0084314F"/>
    <w:rsid w:val="00843A15"/>
    <w:rsid w:val="0084434F"/>
    <w:rsid w:val="008453DF"/>
    <w:rsid w:val="008478E5"/>
    <w:rsid w:val="008505DF"/>
    <w:rsid w:val="00851CBC"/>
    <w:rsid w:val="00852472"/>
    <w:rsid w:val="008528B3"/>
    <w:rsid w:val="00853932"/>
    <w:rsid w:val="008546C9"/>
    <w:rsid w:val="0085585F"/>
    <w:rsid w:val="00856363"/>
    <w:rsid w:val="00856B20"/>
    <w:rsid w:val="00857229"/>
    <w:rsid w:val="008575F0"/>
    <w:rsid w:val="00857C22"/>
    <w:rsid w:val="00860511"/>
    <w:rsid w:val="00863442"/>
    <w:rsid w:val="00865BDB"/>
    <w:rsid w:val="00865C96"/>
    <w:rsid w:val="008673BB"/>
    <w:rsid w:val="00870CA2"/>
    <w:rsid w:val="008711F3"/>
    <w:rsid w:val="00872EAB"/>
    <w:rsid w:val="00873DE0"/>
    <w:rsid w:val="00874512"/>
    <w:rsid w:val="0087477B"/>
    <w:rsid w:val="00875D77"/>
    <w:rsid w:val="00876155"/>
    <w:rsid w:val="00877583"/>
    <w:rsid w:val="00877621"/>
    <w:rsid w:val="008805B2"/>
    <w:rsid w:val="00880915"/>
    <w:rsid w:val="008812CD"/>
    <w:rsid w:val="0088180E"/>
    <w:rsid w:val="00881FB6"/>
    <w:rsid w:val="00882883"/>
    <w:rsid w:val="00885FB1"/>
    <w:rsid w:val="00886B09"/>
    <w:rsid w:val="00886B58"/>
    <w:rsid w:val="00886ED6"/>
    <w:rsid w:val="00887E5C"/>
    <w:rsid w:val="00890DDD"/>
    <w:rsid w:val="00891694"/>
    <w:rsid w:val="00891967"/>
    <w:rsid w:val="00892628"/>
    <w:rsid w:val="00892D43"/>
    <w:rsid w:val="00893FF4"/>
    <w:rsid w:val="008941EC"/>
    <w:rsid w:val="008947F0"/>
    <w:rsid w:val="00894E6B"/>
    <w:rsid w:val="008954A1"/>
    <w:rsid w:val="008957B1"/>
    <w:rsid w:val="008957C5"/>
    <w:rsid w:val="008958C7"/>
    <w:rsid w:val="00896B56"/>
    <w:rsid w:val="008A02F7"/>
    <w:rsid w:val="008A0BAD"/>
    <w:rsid w:val="008A0EA6"/>
    <w:rsid w:val="008A0EEE"/>
    <w:rsid w:val="008A146A"/>
    <w:rsid w:val="008A17AC"/>
    <w:rsid w:val="008A17BE"/>
    <w:rsid w:val="008A2E1E"/>
    <w:rsid w:val="008A2F92"/>
    <w:rsid w:val="008A3916"/>
    <w:rsid w:val="008A455B"/>
    <w:rsid w:val="008A4564"/>
    <w:rsid w:val="008A4ECB"/>
    <w:rsid w:val="008A4FC7"/>
    <w:rsid w:val="008A52CE"/>
    <w:rsid w:val="008A5CA5"/>
    <w:rsid w:val="008A7A6B"/>
    <w:rsid w:val="008A7C1F"/>
    <w:rsid w:val="008B0208"/>
    <w:rsid w:val="008B0A58"/>
    <w:rsid w:val="008B1329"/>
    <w:rsid w:val="008B2675"/>
    <w:rsid w:val="008B3175"/>
    <w:rsid w:val="008B355F"/>
    <w:rsid w:val="008B3C9E"/>
    <w:rsid w:val="008B4DB3"/>
    <w:rsid w:val="008B54F6"/>
    <w:rsid w:val="008B55EB"/>
    <w:rsid w:val="008B5919"/>
    <w:rsid w:val="008B5E19"/>
    <w:rsid w:val="008B625E"/>
    <w:rsid w:val="008B635F"/>
    <w:rsid w:val="008B6830"/>
    <w:rsid w:val="008B6EED"/>
    <w:rsid w:val="008B7A9D"/>
    <w:rsid w:val="008B7CDD"/>
    <w:rsid w:val="008C0091"/>
    <w:rsid w:val="008C0E8A"/>
    <w:rsid w:val="008C2D06"/>
    <w:rsid w:val="008C5E56"/>
    <w:rsid w:val="008C6C6F"/>
    <w:rsid w:val="008C7188"/>
    <w:rsid w:val="008C7700"/>
    <w:rsid w:val="008D02EB"/>
    <w:rsid w:val="008D0844"/>
    <w:rsid w:val="008D1D27"/>
    <w:rsid w:val="008D3694"/>
    <w:rsid w:val="008D4E95"/>
    <w:rsid w:val="008D51F8"/>
    <w:rsid w:val="008D6312"/>
    <w:rsid w:val="008D6715"/>
    <w:rsid w:val="008D6C1C"/>
    <w:rsid w:val="008D7819"/>
    <w:rsid w:val="008E124A"/>
    <w:rsid w:val="008E27A7"/>
    <w:rsid w:val="008E4DDE"/>
    <w:rsid w:val="008E5323"/>
    <w:rsid w:val="008E56CA"/>
    <w:rsid w:val="008E5A89"/>
    <w:rsid w:val="008F2115"/>
    <w:rsid w:val="008F2AF7"/>
    <w:rsid w:val="008F2FBE"/>
    <w:rsid w:val="008F4562"/>
    <w:rsid w:val="008F5635"/>
    <w:rsid w:val="008F5690"/>
    <w:rsid w:val="008F5EE3"/>
    <w:rsid w:val="008F6EF7"/>
    <w:rsid w:val="009004DD"/>
    <w:rsid w:val="0090090A"/>
    <w:rsid w:val="009030B2"/>
    <w:rsid w:val="00903AC8"/>
    <w:rsid w:val="00903EDC"/>
    <w:rsid w:val="009040E5"/>
    <w:rsid w:val="009045F2"/>
    <w:rsid w:val="009046A2"/>
    <w:rsid w:val="009052E5"/>
    <w:rsid w:val="00907275"/>
    <w:rsid w:val="009106B4"/>
    <w:rsid w:val="0091089A"/>
    <w:rsid w:val="00911A1E"/>
    <w:rsid w:val="00913231"/>
    <w:rsid w:val="00913382"/>
    <w:rsid w:val="00914470"/>
    <w:rsid w:val="009151F7"/>
    <w:rsid w:val="009157F4"/>
    <w:rsid w:val="009172CE"/>
    <w:rsid w:val="00917A1E"/>
    <w:rsid w:val="00917BCE"/>
    <w:rsid w:val="00920926"/>
    <w:rsid w:val="00921854"/>
    <w:rsid w:val="00921A79"/>
    <w:rsid w:val="009227C8"/>
    <w:rsid w:val="00923A16"/>
    <w:rsid w:val="009248BC"/>
    <w:rsid w:val="009255D8"/>
    <w:rsid w:val="00925B91"/>
    <w:rsid w:val="009265DD"/>
    <w:rsid w:val="00926755"/>
    <w:rsid w:val="009277A8"/>
    <w:rsid w:val="00927C59"/>
    <w:rsid w:val="00931DA3"/>
    <w:rsid w:val="0093245C"/>
    <w:rsid w:val="00932523"/>
    <w:rsid w:val="0093314F"/>
    <w:rsid w:val="00933F1E"/>
    <w:rsid w:val="009341B1"/>
    <w:rsid w:val="009343A9"/>
    <w:rsid w:val="00934BD8"/>
    <w:rsid w:val="00935D4B"/>
    <w:rsid w:val="00936B3E"/>
    <w:rsid w:val="00936F4B"/>
    <w:rsid w:val="00940958"/>
    <w:rsid w:val="00940E6E"/>
    <w:rsid w:val="009427CA"/>
    <w:rsid w:val="00944275"/>
    <w:rsid w:val="00944983"/>
    <w:rsid w:val="0094567C"/>
    <w:rsid w:val="00945B34"/>
    <w:rsid w:val="00945F3A"/>
    <w:rsid w:val="00946801"/>
    <w:rsid w:val="00946961"/>
    <w:rsid w:val="00946E84"/>
    <w:rsid w:val="00947AFC"/>
    <w:rsid w:val="00947AFF"/>
    <w:rsid w:val="009501DE"/>
    <w:rsid w:val="00951175"/>
    <w:rsid w:val="0095196F"/>
    <w:rsid w:val="00951F23"/>
    <w:rsid w:val="00953DEA"/>
    <w:rsid w:val="00955715"/>
    <w:rsid w:val="00955FBD"/>
    <w:rsid w:val="009561F9"/>
    <w:rsid w:val="00956797"/>
    <w:rsid w:val="009569D2"/>
    <w:rsid w:val="00957128"/>
    <w:rsid w:val="0096128F"/>
    <w:rsid w:val="00961308"/>
    <w:rsid w:val="00961FF2"/>
    <w:rsid w:val="0096213F"/>
    <w:rsid w:val="009628AF"/>
    <w:rsid w:val="0096320E"/>
    <w:rsid w:val="009641C1"/>
    <w:rsid w:val="00964578"/>
    <w:rsid w:val="00964FC4"/>
    <w:rsid w:val="00965358"/>
    <w:rsid w:val="0096554E"/>
    <w:rsid w:val="00970FDB"/>
    <w:rsid w:val="00971944"/>
    <w:rsid w:val="00971ADF"/>
    <w:rsid w:val="00971C38"/>
    <w:rsid w:val="009729E0"/>
    <w:rsid w:val="00973106"/>
    <w:rsid w:val="0097332F"/>
    <w:rsid w:val="009734E2"/>
    <w:rsid w:val="00973ED2"/>
    <w:rsid w:val="00974009"/>
    <w:rsid w:val="00974178"/>
    <w:rsid w:val="009754AC"/>
    <w:rsid w:val="00976762"/>
    <w:rsid w:val="00982967"/>
    <w:rsid w:val="0098303C"/>
    <w:rsid w:val="00983CCC"/>
    <w:rsid w:val="0098455D"/>
    <w:rsid w:val="00984CFB"/>
    <w:rsid w:val="0098628A"/>
    <w:rsid w:val="00986EB4"/>
    <w:rsid w:val="00987316"/>
    <w:rsid w:val="00992B59"/>
    <w:rsid w:val="00993BA8"/>
    <w:rsid w:val="00993EB6"/>
    <w:rsid w:val="00994538"/>
    <w:rsid w:val="009957A0"/>
    <w:rsid w:val="009A05CA"/>
    <w:rsid w:val="009A0D82"/>
    <w:rsid w:val="009A0E12"/>
    <w:rsid w:val="009A174F"/>
    <w:rsid w:val="009A1EC1"/>
    <w:rsid w:val="009A1F9B"/>
    <w:rsid w:val="009A2055"/>
    <w:rsid w:val="009A274F"/>
    <w:rsid w:val="009A2BCF"/>
    <w:rsid w:val="009A2BD5"/>
    <w:rsid w:val="009A2F10"/>
    <w:rsid w:val="009A4560"/>
    <w:rsid w:val="009A5131"/>
    <w:rsid w:val="009A5229"/>
    <w:rsid w:val="009A64F4"/>
    <w:rsid w:val="009A7720"/>
    <w:rsid w:val="009B1FFB"/>
    <w:rsid w:val="009B3957"/>
    <w:rsid w:val="009B4843"/>
    <w:rsid w:val="009B5043"/>
    <w:rsid w:val="009B6825"/>
    <w:rsid w:val="009B6A16"/>
    <w:rsid w:val="009B757B"/>
    <w:rsid w:val="009B7657"/>
    <w:rsid w:val="009C000E"/>
    <w:rsid w:val="009C0EB3"/>
    <w:rsid w:val="009C0ECA"/>
    <w:rsid w:val="009C1043"/>
    <w:rsid w:val="009C1696"/>
    <w:rsid w:val="009C1B9C"/>
    <w:rsid w:val="009C1C47"/>
    <w:rsid w:val="009C2A3B"/>
    <w:rsid w:val="009C2B92"/>
    <w:rsid w:val="009C507E"/>
    <w:rsid w:val="009C5261"/>
    <w:rsid w:val="009C5736"/>
    <w:rsid w:val="009C5835"/>
    <w:rsid w:val="009C60E2"/>
    <w:rsid w:val="009C7332"/>
    <w:rsid w:val="009D0034"/>
    <w:rsid w:val="009D0D00"/>
    <w:rsid w:val="009D181F"/>
    <w:rsid w:val="009D2FDE"/>
    <w:rsid w:val="009D316A"/>
    <w:rsid w:val="009D4D4F"/>
    <w:rsid w:val="009D5021"/>
    <w:rsid w:val="009D716E"/>
    <w:rsid w:val="009E01DA"/>
    <w:rsid w:val="009E0A8B"/>
    <w:rsid w:val="009E1CBD"/>
    <w:rsid w:val="009E1DAA"/>
    <w:rsid w:val="009E1FE7"/>
    <w:rsid w:val="009E264F"/>
    <w:rsid w:val="009E2843"/>
    <w:rsid w:val="009E377D"/>
    <w:rsid w:val="009E3DB5"/>
    <w:rsid w:val="009E431F"/>
    <w:rsid w:val="009E6FA5"/>
    <w:rsid w:val="009E7D7B"/>
    <w:rsid w:val="009F0132"/>
    <w:rsid w:val="009F1170"/>
    <w:rsid w:val="009F2D0A"/>
    <w:rsid w:val="009F374C"/>
    <w:rsid w:val="009F382A"/>
    <w:rsid w:val="009F3C66"/>
    <w:rsid w:val="009F5735"/>
    <w:rsid w:val="009F6138"/>
    <w:rsid w:val="009F75D4"/>
    <w:rsid w:val="00A003E2"/>
    <w:rsid w:val="00A0288F"/>
    <w:rsid w:val="00A03457"/>
    <w:rsid w:val="00A03D8D"/>
    <w:rsid w:val="00A040AE"/>
    <w:rsid w:val="00A056CA"/>
    <w:rsid w:val="00A05C8F"/>
    <w:rsid w:val="00A06540"/>
    <w:rsid w:val="00A0698A"/>
    <w:rsid w:val="00A06AA2"/>
    <w:rsid w:val="00A1584C"/>
    <w:rsid w:val="00A15B9A"/>
    <w:rsid w:val="00A15C06"/>
    <w:rsid w:val="00A15FAE"/>
    <w:rsid w:val="00A16DB5"/>
    <w:rsid w:val="00A20BE8"/>
    <w:rsid w:val="00A21FF3"/>
    <w:rsid w:val="00A227FD"/>
    <w:rsid w:val="00A2329A"/>
    <w:rsid w:val="00A23939"/>
    <w:rsid w:val="00A23CA3"/>
    <w:rsid w:val="00A24B69"/>
    <w:rsid w:val="00A2574A"/>
    <w:rsid w:val="00A26009"/>
    <w:rsid w:val="00A27104"/>
    <w:rsid w:val="00A278A9"/>
    <w:rsid w:val="00A27994"/>
    <w:rsid w:val="00A27A5F"/>
    <w:rsid w:val="00A3018C"/>
    <w:rsid w:val="00A31F7F"/>
    <w:rsid w:val="00A335D3"/>
    <w:rsid w:val="00A342C1"/>
    <w:rsid w:val="00A34862"/>
    <w:rsid w:val="00A355B5"/>
    <w:rsid w:val="00A35907"/>
    <w:rsid w:val="00A36FD7"/>
    <w:rsid w:val="00A37043"/>
    <w:rsid w:val="00A37A62"/>
    <w:rsid w:val="00A37AC0"/>
    <w:rsid w:val="00A40772"/>
    <w:rsid w:val="00A4190C"/>
    <w:rsid w:val="00A41B1D"/>
    <w:rsid w:val="00A42A99"/>
    <w:rsid w:val="00A42DDC"/>
    <w:rsid w:val="00A43C80"/>
    <w:rsid w:val="00A4469A"/>
    <w:rsid w:val="00A44991"/>
    <w:rsid w:val="00A451F8"/>
    <w:rsid w:val="00A46F06"/>
    <w:rsid w:val="00A501B6"/>
    <w:rsid w:val="00A503E4"/>
    <w:rsid w:val="00A51418"/>
    <w:rsid w:val="00A53513"/>
    <w:rsid w:val="00A53C01"/>
    <w:rsid w:val="00A54E53"/>
    <w:rsid w:val="00A555FF"/>
    <w:rsid w:val="00A5638A"/>
    <w:rsid w:val="00A63032"/>
    <w:rsid w:val="00A6389C"/>
    <w:rsid w:val="00A63E78"/>
    <w:rsid w:val="00A65E74"/>
    <w:rsid w:val="00A66E85"/>
    <w:rsid w:val="00A6702D"/>
    <w:rsid w:val="00A67084"/>
    <w:rsid w:val="00A71059"/>
    <w:rsid w:val="00A72491"/>
    <w:rsid w:val="00A7385E"/>
    <w:rsid w:val="00A75A6A"/>
    <w:rsid w:val="00A75B69"/>
    <w:rsid w:val="00A76CCE"/>
    <w:rsid w:val="00A776E6"/>
    <w:rsid w:val="00A80A64"/>
    <w:rsid w:val="00A81A66"/>
    <w:rsid w:val="00A82E86"/>
    <w:rsid w:val="00A85789"/>
    <w:rsid w:val="00A902CF"/>
    <w:rsid w:val="00A90F90"/>
    <w:rsid w:val="00A911E2"/>
    <w:rsid w:val="00A92425"/>
    <w:rsid w:val="00A9264B"/>
    <w:rsid w:val="00A92FFB"/>
    <w:rsid w:val="00A94B1C"/>
    <w:rsid w:val="00A94E29"/>
    <w:rsid w:val="00A9531B"/>
    <w:rsid w:val="00A965D9"/>
    <w:rsid w:val="00AA15C9"/>
    <w:rsid w:val="00AA17A2"/>
    <w:rsid w:val="00AA2E78"/>
    <w:rsid w:val="00AA3209"/>
    <w:rsid w:val="00AA42DA"/>
    <w:rsid w:val="00AA4356"/>
    <w:rsid w:val="00AA4D36"/>
    <w:rsid w:val="00AA4E56"/>
    <w:rsid w:val="00AA528B"/>
    <w:rsid w:val="00AA65A6"/>
    <w:rsid w:val="00AA6836"/>
    <w:rsid w:val="00AA6969"/>
    <w:rsid w:val="00AA74B2"/>
    <w:rsid w:val="00AB0487"/>
    <w:rsid w:val="00AB126F"/>
    <w:rsid w:val="00AB2D3E"/>
    <w:rsid w:val="00AB2E46"/>
    <w:rsid w:val="00AB399A"/>
    <w:rsid w:val="00AB39EE"/>
    <w:rsid w:val="00AB49FD"/>
    <w:rsid w:val="00AB5350"/>
    <w:rsid w:val="00AB736D"/>
    <w:rsid w:val="00AC0743"/>
    <w:rsid w:val="00AC097B"/>
    <w:rsid w:val="00AC185F"/>
    <w:rsid w:val="00AC4366"/>
    <w:rsid w:val="00AC4E75"/>
    <w:rsid w:val="00AC501B"/>
    <w:rsid w:val="00AC54E5"/>
    <w:rsid w:val="00AC7E77"/>
    <w:rsid w:val="00AD025A"/>
    <w:rsid w:val="00AD0BF9"/>
    <w:rsid w:val="00AD0EB6"/>
    <w:rsid w:val="00AD2179"/>
    <w:rsid w:val="00AD27C7"/>
    <w:rsid w:val="00AD352A"/>
    <w:rsid w:val="00AD404F"/>
    <w:rsid w:val="00AE08BB"/>
    <w:rsid w:val="00AE0C1E"/>
    <w:rsid w:val="00AE36CB"/>
    <w:rsid w:val="00AE3757"/>
    <w:rsid w:val="00AE4665"/>
    <w:rsid w:val="00AE5019"/>
    <w:rsid w:val="00AE5E49"/>
    <w:rsid w:val="00AE5F7A"/>
    <w:rsid w:val="00AE6E35"/>
    <w:rsid w:val="00AE7F12"/>
    <w:rsid w:val="00AF04A0"/>
    <w:rsid w:val="00AF057D"/>
    <w:rsid w:val="00AF0638"/>
    <w:rsid w:val="00AF135B"/>
    <w:rsid w:val="00AF28D2"/>
    <w:rsid w:val="00AF4612"/>
    <w:rsid w:val="00AF46DF"/>
    <w:rsid w:val="00AF4AC0"/>
    <w:rsid w:val="00AF5477"/>
    <w:rsid w:val="00AF59BE"/>
    <w:rsid w:val="00AF5BBE"/>
    <w:rsid w:val="00AF6830"/>
    <w:rsid w:val="00AF7AF5"/>
    <w:rsid w:val="00AF7B16"/>
    <w:rsid w:val="00B00CDD"/>
    <w:rsid w:val="00B00DEF"/>
    <w:rsid w:val="00B00F0B"/>
    <w:rsid w:val="00B014CB"/>
    <w:rsid w:val="00B02316"/>
    <w:rsid w:val="00B04668"/>
    <w:rsid w:val="00B04FA3"/>
    <w:rsid w:val="00B05499"/>
    <w:rsid w:val="00B0745A"/>
    <w:rsid w:val="00B12A0D"/>
    <w:rsid w:val="00B1434F"/>
    <w:rsid w:val="00B153E3"/>
    <w:rsid w:val="00B1562F"/>
    <w:rsid w:val="00B163AA"/>
    <w:rsid w:val="00B1640F"/>
    <w:rsid w:val="00B164E7"/>
    <w:rsid w:val="00B16FF6"/>
    <w:rsid w:val="00B17047"/>
    <w:rsid w:val="00B17C4B"/>
    <w:rsid w:val="00B200C0"/>
    <w:rsid w:val="00B200C3"/>
    <w:rsid w:val="00B21D44"/>
    <w:rsid w:val="00B2202C"/>
    <w:rsid w:val="00B248C8"/>
    <w:rsid w:val="00B24DE2"/>
    <w:rsid w:val="00B25947"/>
    <w:rsid w:val="00B25A0B"/>
    <w:rsid w:val="00B25F7E"/>
    <w:rsid w:val="00B268D2"/>
    <w:rsid w:val="00B26B9C"/>
    <w:rsid w:val="00B27885"/>
    <w:rsid w:val="00B27E28"/>
    <w:rsid w:val="00B3174F"/>
    <w:rsid w:val="00B347B0"/>
    <w:rsid w:val="00B3519F"/>
    <w:rsid w:val="00B358C1"/>
    <w:rsid w:val="00B3669B"/>
    <w:rsid w:val="00B36C24"/>
    <w:rsid w:val="00B36DA7"/>
    <w:rsid w:val="00B36E26"/>
    <w:rsid w:val="00B372B7"/>
    <w:rsid w:val="00B378B0"/>
    <w:rsid w:val="00B37B58"/>
    <w:rsid w:val="00B40BD9"/>
    <w:rsid w:val="00B40C1E"/>
    <w:rsid w:val="00B4136D"/>
    <w:rsid w:val="00B41E97"/>
    <w:rsid w:val="00B42E97"/>
    <w:rsid w:val="00B43069"/>
    <w:rsid w:val="00B43EE3"/>
    <w:rsid w:val="00B45A70"/>
    <w:rsid w:val="00B46AE5"/>
    <w:rsid w:val="00B47F0B"/>
    <w:rsid w:val="00B50D04"/>
    <w:rsid w:val="00B51972"/>
    <w:rsid w:val="00B52265"/>
    <w:rsid w:val="00B52420"/>
    <w:rsid w:val="00B527C0"/>
    <w:rsid w:val="00B53F40"/>
    <w:rsid w:val="00B54366"/>
    <w:rsid w:val="00B54673"/>
    <w:rsid w:val="00B554F9"/>
    <w:rsid w:val="00B55A0C"/>
    <w:rsid w:val="00B55ACD"/>
    <w:rsid w:val="00B55E4B"/>
    <w:rsid w:val="00B61E88"/>
    <w:rsid w:val="00B631F5"/>
    <w:rsid w:val="00B6354D"/>
    <w:rsid w:val="00B64687"/>
    <w:rsid w:val="00B64958"/>
    <w:rsid w:val="00B64AF5"/>
    <w:rsid w:val="00B64DDF"/>
    <w:rsid w:val="00B65E8C"/>
    <w:rsid w:val="00B66EB5"/>
    <w:rsid w:val="00B67111"/>
    <w:rsid w:val="00B671AF"/>
    <w:rsid w:val="00B6726F"/>
    <w:rsid w:val="00B70276"/>
    <w:rsid w:val="00B71D10"/>
    <w:rsid w:val="00B73549"/>
    <w:rsid w:val="00B749F7"/>
    <w:rsid w:val="00B74B03"/>
    <w:rsid w:val="00B74F18"/>
    <w:rsid w:val="00B75FC6"/>
    <w:rsid w:val="00B76A08"/>
    <w:rsid w:val="00B76C97"/>
    <w:rsid w:val="00B773EE"/>
    <w:rsid w:val="00B775EF"/>
    <w:rsid w:val="00B81F86"/>
    <w:rsid w:val="00B83146"/>
    <w:rsid w:val="00B842B9"/>
    <w:rsid w:val="00B861EE"/>
    <w:rsid w:val="00B903B3"/>
    <w:rsid w:val="00B91C83"/>
    <w:rsid w:val="00B92F1E"/>
    <w:rsid w:val="00B93234"/>
    <w:rsid w:val="00B968E9"/>
    <w:rsid w:val="00B971B2"/>
    <w:rsid w:val="00B97FA9"/>
    <w:rsid w:val="00BA1882"/>
    <w:rsid w:val="00BA29B6"/>
    <w:rsid w:val="00BA403D"/>
    <w:rsid w:val="00BA40B0"/>
    <w:rsid w:val="00BA72DE"/>
    <w:rsid w:val="00BA7501"/>
    <w:rsid w:val="00BA776E"/>
    <w:rsid w:val="00BB02B8"/>
    <w:rsid w:val="00BB17B9"/>
    <w:rsid w:val="00BB2399"/>
    <w:rsid w:val="00BB3B0F"/>
    <w:rsid w:val="00BB44B0"/>
    <w:rsid w:val="00BB4EC1"/>
    <w:rsid w:val="00BB5167"/>
    <w:rsid w:val="00BB52D8"/>
    <w:rsid w:val="00BB5CC6"/>
    <w:rsid w:val="00BB6628"/>
    <w:rsid w:val="00BB7888"/>
    <w:rsid w:val="00BC2A19"/>
    <w:rsid w:val="00BC2C7A"/>
    <w:rsid w:val="00BC3BEF"/>
    <w:rsid w:val="00BC4682"/>
    <w:rsid w:val="00BC47A2"/>
    <w:rsid w:val="00BC4D5C"/>
    <w:rsid w:val="00BC5F30"/>
    <w:rsid w:val="00BC68BD"/>
    <w:rsid w:val="00BC776F"/>
    <w:rsid w:val="00BC79C6"/>
    <w:rsid w:val="00BD01C4"/>
    <w:rsid w:val="00BD0674"/>
    <w:rsid w:val="00BD080C"/>
    <w:rsid w:val="00BD0F53"/>
    <w:rsid w:val="00BD2D57"/>
    <w:rsid w:val="00BD3900"/>
    <w:rsid w:val="00BD3BE3"/>
    <w:rsid w:val="00BD411A"/>
    <w:rsid w:val="00BD4545"/>
    <w:rsid w:val="00BD4E9B"/>
    <w:rsid w:val="00BD5EF4"/>
    <w:rsid w:val="00BD7DAD"/>
    <w:rsid w:val="00BD7DF2"/>
    <w:rsid w:val="00BE0D0E"/>
    <w:rsid w:val="00BE0EC4"/>
    <w:rsid w:val="00BE1DB6"/>
    <w:rsid w:val="00BE23A1"/>
    <w:rsid w:val="00BE31C1"/>
    <w:rsid w:val="00BE365B"/>
    <w:rsid w:val="00BE4BD0"/>
    <w:rsid w:val="00BE504F"/>
    <w:rsid w:val="00BE5259"/>
    <w:rsid w:val="00BE584A"/>
    <w:rsid w:val="00BF1480"/>
    <w:rsid w:val="00BF34D6"/>
    <w:rsid w:val="00BF37E0"/>
    <w:rsid w:val="00BF60A3"/>
    <w:rsid w:val="00BF617C"/>
    <w:rsid w:val="00BF6A88"/>
    <w:rsid w:val="00BF6B86"/>
    <w:rsid w:val="00BF745F"/>
    <w:rsid w:val="00C01DEC"/>
    <w:rsid w:val="00C021B5"/>
    <w:rsid w:val="00C02D45"/>
    <w:rsid w:val="00C02D6D"/>
    <w:rsid w:val="00C0477B"/>
    <w:rsid w:val="00C053F9"/>
    <w:rsid w:val="00C06564"/>
    <w:rsid w:val="00C068A1"/>
    <w:rsid w:val="00C06906"/>
    <w:rsid w:val="00C07329"/>
    <w:rsid w:val="00C0784B"/>
    <w:rsid w:val="00C1016D"/>
    <w:rsid w:val="00C11456"/>
    <w:rsid w:val="00C13313"/>
    <w:rsid w:val="00C1386A"/>
    <w:rsid w:val="00C146CA"/>
    <w:rsid w:val="00C14B5D"/>
    <w:rsid w:val="00C17B6D"/>
    <w:rsid w:val="00C2041B"/>
    <w:rsid w:val="00C21710"/>
    <w:rsid w:val="00C2173F"/>
    <w:rsid w:val="00C21DDD"/>
    <w:rsid w:val="00C227C0"/>
    <w:rsid w:val="00C240CC"/>
    <w:rsid w:val="00C252B0"/>
    <w:rsid w:val="00C25E03"/>
    <w:rsid w:val="00C25EA9"/>
    <w:rsid w:val="00C26B95"/>
    <w:rsid w:val="00C27192"/>
    <w:rsid w:val="00C27559"/>
    <w:rsid w:val="00C278CF"/>
    <w:rsid w:val="00C27FE7"/>
    <w:rsid w:val="00C3003A"/>
    <w:rsid w:val="00C31292"/>
    <w:rsid w:val="00C323CC"/>
    <w:rsid w:val="00C331FE"/>
    <w:rsid w:val="00C339D1"/>
    <w:rsid w:val="00C34535"/>
    <w:rsid w:val="00C34D7D"/>
    <w:rsid w:val="00C34DFB"/>
    <w:rsid w:val="00C351B8"/>
    <w:rsid w:val="00C3562C"/>
    <w:rsid w:val="00C360DE"/>
    <w:rsid w:val="00C36516"/>
    <w:rsid w:val="00C3653D"/>
    <w:rsid w:val="00C365D3"/>
    <w:rsid w:val="00C402F4"/>
    <w:rsid w:val="00C40506"/>
    <w:rsid w:val="00C4091D"/>
    <w:rsid w:val="00C40F8C"/>
    <w:rsid w:val="00C414D6"/>
    <w:rsid w:val="00C419A0"/>
    <w:rsid w:val="00C41CEB"/>
    <w:rsid w:val="00C42472"/>
    <w:rsid w:val="00C434B7"/>
    <w:rsid w:val="00C43AEE"/>
    <w:rsid w:val="00C44136"/>
    <w:rsid w:val="00C44C3A"/>
    <w:rsid w:val="00C44EB8"/>
    <w:rsid w:val="00C45400"/>
    <w:rsid w:val="00C45945"/>
    <w:rsid w:val="00C4633F"/>
    <w:rsid w:val="00C476B7"/>
    <w:rsid w:val="00C52ADD"/>
    <w:rsid w:val="00C53060"/>
    <w:rsid w:val="00C54D1F"/>
    <w:rsid w:val="00C555A6"/>
    <w:rsid w:val="00C56642"/>
    <w:rsid w:val="00C57F94"/>
    <w:rsid w:val="00C60876"/>
    <w:rsid w:val="00C60C46"/>
    <w:rsid w:val="00C60DDA"/>
    <w:rsid w:val="00C60DF1"/>
    <w:rsid w:val="00C62338"/>
    <w:rsid w:val="00C62FE1"/>
    <w:rsid w:val="00C63003"/>
    <w:rsid w:val="00C63BE9"/>
    <w:rsid w:val="00C640A2"/>
    <w:rsid w:val="00C64243"/>
    <w:rsid w:val="00C64EC1"/>
    <w:rsid w:val="00C6770E"/>
    <w:rsid w:val="00C679B0"/>
    <w:rsid w:val="00C67DF6"/>
    <w:rsid w:val="00C708D9"/>
    <w:rsid w:val="00C7101E"/>
    <w:rsid w:val="00C71200"/>
    <w:rsid w:val="00C71FC3"/>
    <w:rsid w:val="00C7315B"/>
    <w:rsid w:val="00C74838"/>
    <w:rsid w:val="00C74E51"/>
    <w:rsid w:val="00C75936"/>
    <w:rsid w:val="00C770E6"/>
    <w:rsid w:val="00C807B4"/>
    <w:rsid w:val="00C81583"/>
    <w:rsid w:val="00C83099"/>
    <w:rsid w:val="00C833E1"/>
    <w:rsid w:val="00C83DB0"/>
    <w:rsid w:val="00C847F9"/>
    <w:rsid w:val="00C8550F"/>
    <w:rsid w:val="00C85786"/>
    <w:rsid w:val="00C86BDC"/>
    <w:rsid w:val="00C9003B"/>
    <w:rsid w:val="00C90355"/>
    <w:rsid w:val="00C917B8"/>
    <w:rsid w:val="00C92160"/>
    <w:rsid w:val="00C9386E"/>
    <w:rsid w:val="00C939D5"/>
    <w:rsid w:val="00C95071"/>
    <w:rsid w:val="00C95295"/>
    <w:rsid w:val="00C956C8"/>
    <w:rsid w:val="00C966D3"/>
    <w:rsid w:val="00C976C6"/>
    <w:rsid w:val="00CA0549"/>
    <w:rsid w:val="00CA19D9"/>
    <w:rsid w:val="00CA1B5F"/>
    <w:rsid w:val="00CA35CC"/>
    <w:rsid w:val="00CA3E95"/>
    <w:rsid w:val="00CA5461"/>
    <w:rsid w:val="00CA5C90"/>
    <w:rsid w:val="00CA5D0C"/>
    <w:rsid w:val="00CB07C0"/>
    <w:rsid w:val="00CB1EF8"/>
    <w:rsid w:val="00CB564F"/>
    <w:rsid w:val="00CB693D"/>
    <w:rsid w:val="00CC209B"/>
    <w:rsid w:val="00CC2C3C"/>
    <w:rsid w:val="00CC3209"/>
    <w:rsid w:val="00CC397E"/>
    <w:rsid w:val="00CC3A83"/>
    <w:rsid w:val="00CC63C3"/>
    <w:rsid w:val="00CC6CA3"/>
    <w:rsid w:val="00CC7094"/>
    <w:rsid w:val="00CC754B"/>
    <w:rsid w:val="00CC7D28"/>
    <w:rsid w:val="00CC7FCC"/>
    <w:rsid w:val="00CD1416"/>
    <w:rsid w:val="00CD1BE3"/>
    <w:rsid w:val="00CD2FD8"/>
    <w:rsid w:val="00CD3013"/>
    <w:rsid w:val="00CD3167"/>
    <w:rsid w:val="00CD6497"/>
    <w:rsid w:val="00CD6DC8"/>
    <w:rsid w:val="00CD6ED6"/>
    <w:rsid w:val="00CD70DC"/>
    <w:rsid w:val="00CD7DED"/>
    <w:rsid w:val="00CD7E64"/>
    <w:rsid w:val="00CE0748"/>
    <w:rsid w:val="00CE19F7"/>
    <w:rsid w:val="00CE2A99"/>
    <w:rsid w:val="00CE338C"/>
    <w:rsid w:val="00CE3CEF"/>
    <w:rsid w:val="00CE4BEE"/>
    <w:rsid w:val="00CE4CD7"/>
    <w:rsid w:val="00CE4FCE"/>
    <w:rsid w:val="00CE64F4"/>
    <w:rsid w:val="00CE68FF"/>
    <w:rsid w:val="00CE6A04"/>
    <w:rsid w:val="00CF01D4"/>
    <w:rsid w:val="00CF1A05"/>
    <w:rsid w:val="00CF2924"/>
    <w:rsid w:val="00CF3A1C"/>
    <w:rsid w:val="00CF5A89"/>
    <w:rsid w:val="00CF6E25"/>
    <w:rsid w:val="00CF6F7E"/>
    <w:rsid w:val="00CF6FC8"/>
    <w:rsid w:val="00CF7A50"/>
    <w:rsid w:val="00D00236"/>
    <w:rsid w:val="00D00E3F"/>
    <w:rsid w:val="00D0159A"/>
    <w:rsid w:val="00D01D5F"/>
    <w:rsid w:val="00D01F28"/>
    <w:rsid w:val="00D02111"/>
    <w:rsid w:val="00D02287"/>
    <w:rsid w:val="00D0288B"/>
    <w:rsid w:val="00D029D5"/>
    <w:rsid w:val="00D04301"/>
    <w:rsid w:val="00D05E8B"/>
    <w:rsid w:val="00D0669C"/>
    <w:rsid w:val="00D06EEF"/>
    <w:rsid w:val="00D07536"/>
    <w:rsid w:val="00D125BF"/>
    <w:rsid w:val="00D131D7"/>
    <w:rsid w:val="00D14008"/>
    <w:rsid w:val="00D14018"/>
    <w:rsid w:val="00D15047"/>
    <w:rsid w:val="00D15BE0"/>
    <w:rsid w:val="00D16368"/>
    <w:rsid w:val="00D167C9"/>
    <w:rsid w:val="00D1688C"/>
    <w:rsid w:val="00D16C85"/>
    <w:rsid w:val="00D16FA3"/>
    <w:rsid w:val="00D173A4"/>
    <w:rsid w:val="00D17930"/>
    <w:rsid w:val="00D20411"/>
    <w:rsid w:val="00D204E7"/>
    <w:rsid w:val="00D20A98"/>
    <w:rsid w:val="00D20B34"/>
    <w:rsid w:val="00D20C7D"/>
    <w:rsid w:val="00D21823"/>
    <w:rsid w:val="00D2212D"/>
    <w:rsid w:val="00D22C53"/>
    <w:rsid w:val="00D22FAA"/>
    <w:rsid w:val="00D231E6"/>
    <w:rsid w:val="00D25EF9"/>
    <w:rsid w:val="00D30260"/>
    <w:rsid w:val="00D302C3"/>
    <w:rsid w:val="00D30783"/>
    <w:rsid w:val="00D31B26"/>
    <w:rsid w:val="00D3205F"/>
    <w:rsid w:val="00D33133"/>
    <w:rsid w:val="00D3321C"/>
    <w:rsid w:val="00D338DC"/>
    <w:rsid w:val="00D34324"/>
    <w:rsid w:val="00D35C20"/>
    <w:rsid w:val="00D37BD9"/>
    <w:rsid w:val="00D37FDA"/>
    <w:rsid w:val="00D400DE"/>
    <w:rsid w:val="00D41BC7"/>
    <w:rsid w:val="00D4274B"/>
    <w:rsid w:val="00D427F6"/>
    <w:rsid w:val="00D43414"/>
    <w:rsid w:val="00D443D4"/>
    <w:rsid w:val="00D4502A"/>
    <w:rsid w:val="00D4651B"/>
    <w:rsid w:val="00D478B3"/>
    <w:rsid w:val="00D5029D"/>
    <w:rsid w:val="00D50FF0"/>
    <w:rsid w:val="00D51632"/>
    <w:rsid w:val="00D51D35"/>
    <w:rsid w:val="00D527D2"/>
    <w:rsid w:val="00D52A38"/>
    <w:rsid w:val="00D5342C"/>
    <w:rsid w:val="00D534EC"/>
    <w:rsid w:val="00D5581B"/>
    <w:rsid w:val="00D562E4"/>
    <w:rsid w:val="00D56A29"/>
    <w:rsid w:val="00D56E19"/>
    <w:rsid w:val="00D5706A"/>
    <w:rsid w:val="00D5732C"/>
    <w:rsid w:val="00D57A29"/>
    <w:rsid w:val="00D57E4A"/>
    <w:rsid w:val="00D57FD0"/>
    <w:rsid w:val="00D603AF"/>
    <w:rsid w:val="00D627AE"/>
    <w:rsid w:val="00D62CD2"/>
    <w:rsid w:val="00D6490F"/>
    <w:rsid w:val="00D6508E"/>
    <w:rsid w:val="00D65A69"/>
    <w:rsid w:val="00D66488"/>
    <w:rsid w:val="00D66BF6"/>
    <w:rsid w:val="00D67353"/>
    <w:rsid w:val="00D70DE6"/>
    <w:rsid w:val="00D71123"/>
    <w:rsid w:val="00D714EC"/>
    <w:rsid w:val="00D71533"/>
    <w:rsid w:val="00D722EA"/>
    <w:rsid w:val="00D7239D"/>
    <w:rsid w:val="00D72B27"/>
    <w:rsid w:val="00D734CB"/>
    <w:rsid w:val="00D73CDF"/>
    <w:rsid w:val="00D73E62"/>
    <w:rsid w:val="00D741D4"/>
    <w:rsid w:val="00D74ADD"/>
    <w:rsid w:val="00D750C9"/>
    <w:rsid w:val="00D802BF"/>
    <w:rsid w:val="00D804F3"/>
    <w:rsid w:val="00D81258"/>
    <w:rsid w:val="00D816B9"/>
    <w:rsid w:val="00D81B06"/>
    <w:rsid w:val="00D8304C"/>
    <w:rsid w:val="00D833A7"/>
    <w:rsid w:val="00D8405F"/>
    <w:rsid w:val="00D843E5"/>
    <w:rsid w:val="00D8490A"/>
    <w:rsid w:val="00D8492F"/>
    <w:rsid w:val="00D858A7"/>
    <w:rsid w:val="00D875E0"/>
    <w:rsid w:val="00D87DBE"/>
    <w:rsid w:val="00D900A7"/>
    <w:rsid w:val="00D903D0"/>
    <w:rsid w:val="00D911C6"/>
    <w:rsid w:val="00D9140D"/>
    <w:rsid w:val="00D91954"/>
    <w:rsid w:val="00D919A3"/>
    <w:rsid w:val="00D92A8D"/>
    <w:rsid w:val="00D94AE3"/>
    <w:rsid w:val="00D94FA9"/>
    <w:rsid w:val="00D961D1"/>
    <w:rsid w:val="00D9646E"/>
    <w:rsid w:val="00D97613"/>
    <w:rsid w:val="00D979F8"/>
    <w:rsid w:val="00DA010B"/>
    <w:rsid w:val="00DA023D"/>
    <w:rsid w:val="00DA0829"/>
    <w:rsid w:val="00DA14EA"/>
    <w:rsid w:val="00DA2070"/>
    <w:rsid w:val="00DA2809"/>
    <w:rsid w:val="00DA48FF"/>
    <w:rsid w:val="00DA611E"/>
    <w:rsid w:val="00DA7385"/>
    <w:rsid w:val="00DA74B0"/>
    <w:rsid w:val="00DB2324"/>
    <w:rsid w:val="00DB2817"/>
    <w:rsid w:val="00DB2BA7"/>
    <w:rsid w:val="00DB3257"/>
    <w:rsid w:val="00DB35E2"/>
    <w:rsid w:val="00DB41E7"/>
    <w:rsid w:val="00DB4372"/>
    <w:rsid w:val="00DB4C03"/>
    <w:rsid w:val="00DB584D"/>
    <w:rsid w:val="00DB5E0B"/>
    <w:rsid w:val="00DB5E5A"/>
    <w:rsid w:val="00DB733E"/>
    <w:rsid w:val="00DB7FAC"/>
    <w:rsid w:val="00DC04BD"/>
    <w:rsid w:val="00DC12C5"/>
    <w:rsid w:val="00DC14F3"/>
    <w:rsid w:val="00DC22C8"/>
    <w:rsid w:val="00DC22DD"/>
    <w:rsid w:val="00DC270D"/>
    <w:rsid w:val="00DC2EF6"/>
    <w:rsid w:val="00DC3E8B"/>
    <w:rsid w:val="00DC4579"/>
    <w:rsid w:val="00DC47F5"/>
    <w:rsid w:val="00DC6130"/>
    <w:rsid w:val="00DC6F3A"/>
    <w:rsid w:val="00DC7199"/>
    <w:rsid w:val="00DC7819"/>
    <w:rsid w:val="00DC7C6A"/>
    <w:rsid w:val="00DC7CD3"/>
    <w:rsid w:val="00DD034B"/>
    <w:rsid w:val="00DD0714"/>
    <w:rsid w:val="00DD109D"/>
    <w:rsid w:val="00DD2680"/>
    <w:rsid w:val="00DD3862"/>
    <w:rsid w:val="00DD3E0E"/>
    <w:rsid w:val="00DD4138"/>
    <w:rsid w:val="00DD5610"/>
    <w:rsid w:val="00DD5C30"/>
    <w:rsid w:val="00DD5CEB"/>
    <w:rsid w:val="00DD5D59"/>
    <w:rsid w:val="00DD645C"/>
    <w:rsid w:val="00DD7D8F"/>
    <w:rsid w:val="00DE17F3"/>
    <w:rsid w:val="00DE2ADF"/>
    <w:rsid w:val="00DE2B05"/>
    <w:rsid w:val="00DE3EED"/>
    <w:rsid w:val="00DE3F8E"/>
    <w:rsid w:val="00DE5050"/>
    <w:rsid w:val="00DE771E"/>
    <w:rsid w:val="00DF0880"/>
    <w:rsid w:val="00DF0E41"/>
    <w:rsid w:val="00DF1E3B"/>
    <w:rsid w:val="00DF2192"/>
    <w:rsid w:val="00DF3194"/>
    <w:rsid w:val="00DF3593"/>
    <w:rsid w:val="00DF3E2D"/>
    <w:rsid w:val="00DF4E63"/>
    <w:rsid w:val="00DF5550"/>
    <w:rsid w:val="00DF6697"/>
    <w:rsid w:val="00E00297"/>
    <w:rsid w:val="00E00BFD"/>
    <w:rsid w:val="00E011FC"/>
    <w:rsid w:val="00E01AA8"/>
    <w:rsid w:val="00E02412"/>
    <w:rsid w:val="00E0550B"/>
    <w:rsid w:val="00E056B8"/>
    <w:rsid w:val="00E06A48"/>
    <w:rsid w:val="00E06EA7"/>
    <w:rsid w:val="00E07D1F"/>
    <w:rsid w:val="00E07EC9"/>
    <w:rsid w:val="00E1115F"/>
    <w:rsid w:val="00E11495"/>
    <w:rsid w:val="00E11577"/>
    <w:rsid w:val="00E1246A"/>
    <w:rsid w:val="00E126C0"/>
    <w:rsid w:val="00E13014"/>
    <w:rsid w:val="00E142E2"/>
    <w:rsid w:val="00E144E0"/>
    <w:rsid w:val="00E147DA"/>
    <w:rsid w:val="00E14976"/>
    <w:rsid w:val="00E1670E"/>
    <w:rsid w:val="00E16A00"/>
    <w:rsid w:val="00E16B6E"/>
    <w:rsid w:val="00E1714F"/>
    <w:rsid w:val="00E1750E"/>
    <w:rsid w:val="00E20DB4"/>
    <w:rsid w:val="00E211D1"/>
    <w:rsid w:val="00E2162F"/>
    <w:rsid w:val="00E21E76"/>
    <w:rsid w:val="00E21F9C"/>
    <w:rsid w:val="00E227CA"/>
    <w:rsid w:val="00E22987"/>
    <w:rsid w:val="00E22C40"/>
    <w:rsid w:val="00E23020"/>
    <w:rsid w:val="00E231A3"/>
    <w:rsid w:val="00E243AD"/>
    <w:rsid w:val="00E24CD8"/>
    <w:rsid w:val="00E26AC5"/>
    <w:rsid w:val="00E26B36"/>
    <w:rsid w:val="00E27561"/>
    <w:rsid w:val="00E31015"/>
    <w:rsid w:val="00E31A81"/>
    <w:rsid w:val="00E3239C"/>
    <w:rsid w:val="00E326B9"/>
    <w:rsid w:val="00E32CAD"/>
    <w:rsid w:val="00E32CF1"/>
    <w:rsid w:val="00E339EF"/>
    <w:rsid w:val="00E37D2C"/>
    <w:rsid w:val="00E4045B"/>
    <w:rsid w:val="00E4069B"/>
    <w:rsid w:val="00E4313F"/>
    <w:rsid w:val="00E43DF2"/>
    <w:rsid w:val="00E43F9E"/>
    <w:rsid w:val="00E4461E"/>
    <w:rsid w:val="00E44A52"/>
    <w:rsid w:val="00E44C7D"/>
    <w:rsid w:val="00E46B52"/>
    <w:rsid w:val="00E50157"/>
    <w:rsid w:val="00E50642"/>
    <w:rsid w:val="00E50701"/>
    <w:rsid w:val="00E51447"/>
    <w:rsid w:val="00E51AE1"/>
    <w:rsid w:val="00E527EA"/>
    <w:rsid w:val="00E536AE"/>
    <w:rsid w:val="00E5386D"/>
    <w:rsid w:val="00E550F3"/>
    <w:rsid w:val="00E55699"/>
    <w:rsid w:val="00E557E8"/>
    <w:rsid w:val="00E5644D"/>
    <w:rsid w:val="00E56BC4"/>
    <w:rsid w:val="00E57344"/>
    <w:rsid w:val="00E5786E"/>
    <w:rsid w:val="00E57DE4"/>
    <w:rsid w:val="00E60535"/>
    <w:rsid w:val="00E61839"/>
    <w:rsid w:val="00E62FB0"/>
    <w:rsid w:val="00E6311E"/>
    <w:rsid w:val="00E633AE"/>
    <w:rsid w:val="00E63DB1"/>
    <w:rsid w:val="00E64C14"/>
    <w:rsid w:val="00E6686E"/>
    <w:rsid w:val="00E67AFF"/>
    <w:rsid w:val="00E67FC6"/>
    <w:rsid w:val="00E7017E"/>
    <w:rsid w:val="00E70B2C"/>
    <w:rsid w:val="00E70F04"/>
    <w:rsid w:val="00E71161"/>
    <w:rsid w:val="00E73656"/>
    <w:rsid w:val="00E744EE"/>
    <w:rsid w:val="00E7617C"/>
    <w:rsid w:val="00E76C27"/>
    <w:rsid w:val="00E81063"/>
    <w:rsid w:val="00E81C3E"/>
    <w:rsid w:val="00E822E1"/>
    <w:rsid w:val="00E83386"/>
    <w:rsid w:val="00E83933"/>
    <w:rsid w:val="00E846D9"/>
    <w:rsid w:val="00E8586E"/>
    <w:rsid w:val="00E85D04"/>
    <w:rsid w:val="00E86338"/>
    <w:rsid w:val="00E87602"/>
    <w:rsid w:val="00E87C78"/>
    <w:rsid w:val="00E90164"/>
    <w:rsid w:val="00E91367"/>
    <w:rsid w:val="00E920F2"/>
    <w:rsid w:val="00E9266B"/>
    <w:rsid w:val="00E95625"/>
    <w:rsid w:val="00E95A3C"/>
    <w:rsid w:val="00E97965"/>
    <w:rsid w:val="00EA0371"/>
    <w:rsid w:val="00EA0717"/>
    <w:rsid w:val="00EA0A05"/>
    <w:rsid w:val="00EA2DAC"/>
    <w:rsid w:val="00EA3919"/>
    <w:rsid w:val="00EA39A7"/>
    <w:rsid w:val="00EA4758"/>
    <w:rsid w:val="00EA6FD4"/>
    <w:rsid w:val="00EA7767"/>
    <w:rsid w:val="00EA7DF7"/>
    <w:rsid w:val="00EB0C37"/>
    <w:rsid w:val="00EB0D10"/>
    <w:rsid w:val="00EB1328"/>
    <w:rsid w:val="00EB13FF"/>
    <w:rsid w:val="00EB38F3"/>
    <w:rsid w:val="00EB3F6E"/>
    <w:rsid w:val="00EB473F"/>
    <w:rsid w:val="00EB4EDE"/>
    <w:rsid w:val="00EB69E9"/>
    <w:rsid w:val="00EB6B52"/>
    <w:rsid w:val="00EB6C78"/>
    <w:rsid w:val="00EB748B"/>
    <w:rsid w:val="00EC0160"/>
    <w:rsid w:val="00EC0A3C"/>
    <w:rsid w:val="00EC0FB2"/>
    <w:rsid w:val="00EC128D"/>
    <w:rsid w:val="00EC1C18"/>
    <w:rsid w:val="00EC2286"/>
    <w:rsid w:val="00EC25D5"/>
    <w:rsid w:val="00EC31E9"/>
    <w:rsid w:val="00EC7642"/>
    <w:rsid w:val="00EC7CB7"/>
    <w:rsid w:val="00ED0BE0"/>
    <w:rsid w:val="00ED0D75"/>
    <w:rsid w:val="00ED2394"/>
    <w:rsid w:val="00ED37D1"/>
    <w:rsid w:val="00ED3ABD"/>
    <w:rsid w:val="00ED3B68"/>
    <w:rsid w:val="00ED3B69"/>
    <w:rsid w:val="00ED3EF1"/>
    <w:rsid w:val="00ED45E1"/>
    <w:rsid w:val="00ED4619"/>
    <w:rsid w:val="00ED6168"/>
    <w:rsid w:val="00ED7ACD"/>
    <w:rsid w:val="00ED7F4A"/>
    <w:rsid w:val="00EE1909"/>
    <w:rsid w:val="00EE3532"/>
    <w:rsid w:val="00EE3BC8"/>
    <w:rsid w:val="00EE5CD0"/>
    <w:rsid w:val="00EE5F0C"/>
    <w:rsid w:val="00EE6396"/>
    <w:rsid w:val="00EE696C"/>
    <w:rsid w:val="00EE7523"/>
    <w:rsid w:val="00EE7C69"/>
    <w:rsid w:val="00EF150A"/>
    <w:rsid w:val="00EF1D57"/>
    <w:rsid w:val="00EF2D70"/>
    <w:rsid w:val="00EF476F"/>
    <w:rsid w:val="00EF738D"/>
    <w:rsid w:val="00F006F6"/>
    <w:rsid w:val="00F017AE"/>
    <w:rsid w:val="00F01BC8"/>
    <w:rsid w:val="00F01CDB"/>
    <w:rsid w:val="00F01D2E"/>
    <w:rsid w:val="00F05089"/>
    <w:rsid w:val="00F05E51"/>
    <w:rsid w:val="00F05F3D"/>
    <w:rsid w:val="00F06760"/>
    <w:rsid w:val="00F0740D"/>
    <w:rsid w:val="00F07CB5"/>
    <w:rsid w:val="00F1152A"/>
    <w:rsid w:val="00F12B29"/>
    <w:rsid w:val="00F13255"/>
    <w:rsid w:val="00F134F2"/>
    <w:rsid w:val="00F140A4"/>
    <w:rsid w:val="00F1501A"/>
    <w:rsid w:val="00F159A0"/>
    <w:rsid w:val="00F16C37"/>
    <w:rsid w:val="00F17283"/>
    <w:rsid w:val="00F176E7"/>
    <w:rsid w:val="00F17C75"/>
    <w:rsid w:val="00F20501"/>
    <w:rsid w:val="00F20822"/>
    <w:rsid w:val="00F22032"/>
    <w:rsid w:val="00F2297F"/>
    <w:rsid w:val="00F22EA7"/>
    <w:rsid w:val="00F22EFB"/>
    <w:rsid w:val="00F233C6"/>
    <w:rsid w:val="00F24661"/>
    <w:rsid w:val="00F26F0A"/>
    <w:rsid w:val="00F2738C"/>
    <w:rsid w:val="00F3031F"/>
    <w:rsid w:val="00F32035"/>
    <w:rsid w:val="00F32D6E"/>
    <w:rsid w:val="00F33130"/>
    <w:rsid w:val="00F347FB"/>
    <w:rsid w:val="00F35A91"/>
    <w:rsid w:val="00F36D92"/>
    <w:rsid w:val="00F3732F"/>
    <w:rsid w:val="00F4030E"/>
    <w:rsid w:val="00F41EF0"/>
    <w:rsid w:val="00F42449"/>
    <w:rsid w:val="00F44BE3"/>
    <w:rsid w:val="00F45BF4"/>
    <w:rsid w:val="00F468DE"/>
    <w:rsid w:val="00F46BEB"/>
    <w:rsid w:val="00F47F20"/>
    <w:rsid w:val="00F50BA8"/>
    <w:rsid w:val="00F51333"/>
    <w:rsid w:val="00F51656"/>
    <w:rsid w:val="00F52293"/>
    <w:rsid w:val="00F52508"/>
    <w:rsid w:val="00F52831"/>
    <w:rsid w:val="00F52F9B"/>
    <w:rsid w:val="00F533FF"/>
    <w:rsid w:val="00F539B7"/>
    <w:rsid w:val="00F53D10"/>
    <w:rsid w:val="00F54B25"/>
    <w:rsid w:val="00F54D13"/>
    <w:rsid w:val="00F5575F"/>
    <w:rsid w:val="00F57DA4"/>
    <w:rsid w:val="00F57DF7"/>
    <w:rsid w:val="00F606D7"/>
    <w:rsid w:val="00F607CA"/>
    <w:rsid w:val="00F62F52"/>
    <w:rsid w:val="00F63949"/>
    <w:rsid w:val="00F63DF5"/>
    <w:rsid w:val="00F64F9F"/>
    <w:rsid w:val="00F64FAA"/>
    <w:rsid w:val="00F65278"/>
    <w:rsid w:val="00F652BE"/>
    <w:rsid w:val="00F6736F"/>
    <w:rsid w:val="00F6738C"/>
    <w:rsid w:val="00F675D6"/>
    <w:rsid w:val="00F67BAF"/>
    <w:rsid w:val="00F70206"/>
    <w:rsid w:val="00F70D4B"/>
    <w:rsid w:val="00F71C62"/>
    <w:rsid w:val="00F71C9F"/>
    <w:rsid w:val="00F7308E"/>
    <w:rsid w:val="00F73146"/>
    <w:rsid w:val="00F750FB"/>
    <w:rsid w:val="00F75760"/>
    <w:rsid w:val="00F75D49"/>
    <w:rsid w:val="00F7704D"/>
    <w:rsid w:val="00F773B2"/>
    <w:rsid w:val="00F77A0F"/>
    <w:rsid w:val="00F77CBC"/>
    <w:rsid w:val="00F801F2"/>
    <w:rsid w:val="00F80BC2"/>
    <w:rsid w:val="00F81FB3"/>
    <w:rsid w:val="00F81FE4"/>
    <w:rsid w:val="00F826EE"/>
    <w:rsid w:val="00F82C6B"/>
    <w:rsid w:val="00F832BC"/>
    <w:rsid w:val="00F83C19"/>
    <w:rsid w:val="00F84115"/>
    <w:rsid w:val="00F85081"/>
    <w:rsid w:val="00F91639"/>
    <w:rsid w:val="00F925B1"/>
    <w:rsid w:val="00F92879"/>
    <w:rsid w:val="00F92B1D"/>
    <w:rsid w:val="00F9359A"/>
    <w:rsid w:val="00F938BC"/>
    <w:rsid w:val="00F93AB3"/>
    <w:rsid w:val="00F94184"/>
    <w:rsid w:val="00F94818"/>
    <w:rsid w:val="00F95443"/>
    <w:rsid w:val="00F95BF7"/>
    <w:rsid w:val="00F96480"/>
    <w:rsid w:val="00FA2929"/>
    <w:rsid w:val="00FA3A70"/>
    <w:rsid w:val="00FA5190"/>
    <w:rsid w:val="00FA521E"/>
    <w:rsid w:val="00FA53BF"/>
    <w:rsid w:val="00FA6E0D"/>
    <w:rsid w:val="00FA6ED5"/>
    <w:rsid w:val="00FB0A53"/>
    <w:rsid w:val="00FB0B17"/>
    <w:rsid w:val="00FB142C"/>
    <w:rsid w:val="00FB164F"/>
    <w:rsid w:val="00FB21C5"/>
    <w:rsid w:val="00FB32DA"/>
    <w:rsid w:val="00FB378D"/>
    <w:rsid w:val="00FB4009"/>
    <w:rsid w:val="00FB4F29"/>
    <w:rsid w:val="00FB63BE"/>
    <w:rsid w:val="00FB77F0"/>
    <w:rsid w:val="00FB7EF5"/>
    <w:rsid w:val="00FC1294"/>
    <w:rsid w:val="00FC2CDA"/>
    <w:rsid w:val="00FC494B"/>
    <w:rsid w:val="00FC610D"/>
    <w:rsid w:val="00FC697D"/>
    <w:rsid w:val="00FC7463"/>
    <w:rsid w:val="00FD0B05"/>
    <w:rsid w:val="00FD0DB2"/>
    <w:rsid w:val="00FD103B"/>
    <w:rsid w:val="00FD1EBE"/>
    <w:rsid w:val="00FD2C54"/>
    <w:rsid w:val="00FD4727"/>
    <w:rsid w:val="00FD5365"/>
    <w:rsid w:val="00FD56E1"/>
    <w:rsid w:val="00FD65EB"/>
    <w:rsid w:val="00FE01F2"/>
    <w:rsid w:val="00FE045E"/>
    <w:rsid w:val="00FE0E23"/>
    <w:rsid w:val="00FE0FD0"/>
    <w:rsid w:val="00FE2211"/>
    <w:rsid w:val="00FE27CE"/>
    <w:rsid w:val="00FE2A2D"/>
    <w:rsid w:val="00FE2E3F"/>
    <w:rsid w:val="00FE464E"/>
    <w:rsid w:val="00FE4789"/>
    <w:rsid w:val="00FE4820"/>
    <w:rsid w:val="00FE567A"/>
    <w:rsid w:val="00FE6BCA"/>
    <w:rsid w:val="00FE6FE3"/>
    <w:rsid w:val="00FE74C4"/>
    <w:rsid w:val="00FE7952"/>
    <w:rsid w:val="00FE7C23"/>
    <w:rsid w:val="00FF03B9"/>
    <w:rsid w:val="00FF222E"/>
    <w:rsid w:val="00FF28AA"/>
    <w:rsid w:val="00FF2B88"/>
    <w:rsid w:val="00FF2DE7"/>
    <w:rsid w:val="00FF3230"/>
    <w:rsid w:val="00FF442E"/>
    <w:rsid w:val="00FF4A46"/>
    <w:rsid w:val="00FF5378"/>
    <w:rsid w:val="00FF5446"/>
    <w:rsid w:val="00FF6114"/>
    <w:rsid w:val="00FF6DC1"/>
    <w:rsid w:val="00FF72A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4A0C1"/>
  <w15:docId w15:val="{DE9921A0-7023-4F77-B79F-B37477618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nivers for BP Light" w:eastAsia="Times New Roman" w:hAnsi="Univers for BP Light"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4"/>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CBD"/>
    <w:rPr>
      <w:lang w:val="fr-FR"/>
    </w:rPr>
  </w:style>
  <w:style w:type="paragraph" w:styleId="Titre1">
    <w:name w:val="heading 1"/>
    <w:aliases w:val="Title 1,Number 1,.,TITLE 1,Titre modif,Modulo,Part,§1.,X.,headmain,Heading 1 D Basis,HEADING 1"/>
    <w:next w:val="TextSection"/>
    <w:qFormat/>
    <w:rsid w:val="006F1BE1"/>
    <w:pPr>
      <w:keepNext/>
      <w:keepLines/>
      <w:numPr>
        <w:numId w:val="1"/>
      </w:numPr>
      <w:suppressAutoHyphens/>
      <w:spacing w:before="360" w:after="240"/>
      <w:outlineLvl w:val="0"/>
    </w:pPr>
    <w:rPr>
      <w:rFonts w:ascii="Univers for BP" w:hAnsi="Univers for BP" w:cs="Arial"/>
      <w:b/>
      <w:bCs/>
      <w:sz w:val="24"/>
      <w:szCs w:val="32"/>
      <w:lang w:val="en-GB"/>
    </w:rPr>
  </w:style>
  <w:style w:type="paragraph" w:styleId="Titre2">
    <w:name w:val="heading 2"/>
    <w:aliases w:val="Title 2,Number 2,.1,TITLE 2,Sub-heading,Titolo 2 Carattere Carattere Carattere Carattere,.1 Carattere Carattere Carattere Carattere,§1.1.,X.X,Heading1,Heading2DBM,Heading2DBM1,§1.1,Reset numbering,h2,2,Heading 2subnumbered,2 headline,21,A.B.C."/>
    <w:basedOn w:val="Titre1"/>
    <w:next w:val="TextBody"/>
    <w:link w:val="Titre2Car"/>
    <w:qFormat/>
    <w:rsid w:val="00A1584C"/>
    <w:pPr>
      <w:numPr>
        <w:ilvl w:val="1"/>
      </w:numPr>
      <w:spacing w:before="240" w:after="120"/>
      <w:outlineLvl w:val="1"/>
    </w:pPr>
    <w:rPr>
      <w:iCs/>
      <w:sz w:val="22"/>
      <w:szCs w:val="28"/>
    </w:rPr>
  </w:style>
  <w:style w:type="paragraph" w:styleId="Titre3">
    <w:name w:val="heading 3"/>
    <w:basedOn w:val="Titre2"/>
    <w:next w:val="TextBody"/>
    <w:qFormat/>
    <w:rsid w:val="00A1584C"/>
    <w:pPr>
      <w:numPr>
        <w:ilvl w:val="2"/>
      </w:numPr>
      <w:outlineLvl w:val="2"/>
    </w:pPr>
    <w:rPr>
      <w:bCs w:val="0"/>
      <w:iCs w:val="0"/>
      <w:szCs w:val="26"/>
    </w:rPr>
  </w:style>
  <w:style w:type="paragraph" w:styleId="Titre4">
    <w:name w:val="heading 4"/>
    <w:aliases w:val="Title 4,Number 4,§1.1.1.1,§1.1.1.1.,.1.1.1,Heading 4DBM,Titolo 4 via"/>
    <w:basedOn w:val="Titre3"/>
    <w:next w:val="TextBody"/>
    <w:qFormat/>
    <w:rsid w:val="00A1584C"/>
    <w:pPr>
      <w:numPr>
        <w:ilvl w:val="3"/>
      </w:numPr>
      <w:outlineLvl w:val="3"/>
    </w:pPr>
    <w:rPr>
      <w:iCs/>
      <w:szCs w:val="28"/>
    </w:rPr>
  </w:style>
  <w:style w:type="paragraph" w:styleId="Titre5">
    <w:name w:val="heading 5"/>
    <w:aliases w:val="Title 5,Block Label,.4.3.2.1"/>
    <w:qFormat/>
    <w:rsid w:val="005E4738"/>
    <w:pPr>
      <w:numPr>
        <w:ilvl w:val="4"/>
        <w:numId w:val="1"/>
      </w:numPr>
      <w:spacing w:before="120" w:after="120"/>
      <w:outlineLvl w:val="4"/>
    </w:pPr>
    <w:rPr>
      <w:lang w:val="en-GB"/>
    </w:rPr>
  </w:style>
  <w:style w:type="paragraph" w:styleId="Titre6">
    <w:name w:val="heading 6"/>
    <w:basedOn w:val="Titre5"/>
    <w:qFormat/>
    <w:rsid w:val="004B7441"/>
    <w:pPr>
      <w:numPr>
        <w:ilvl w:val="5"/>
      </w:numPr>
      <w:ind w:left="2042" w:hanging="454"/>
      <w:outlineLvl w:val="5"/>
    </w:pPr>
  </w:style>
  <w:style w:type="paragraph" w:styleId="Titre7">
    <w:name w:val="heading 7"/>
    <w:basedOn w:val="Titre6"/>
    <w:link w:val="Titre7Car"/>
    <w:qFormat/>
    <w:rsid w:val="004B7441"/>
    <w:pPr>
      <w:numPr>
        <w:ilvl w:val="6"/>
      </w:numPr>
      <w:outlineLvl w:val="6"/>
    </w:pPr>
  </w:style>
  <w:style w:type="paragraph" w:styleId="Titre8">
    <w:name w:val="heading 8"/>
    <w:basedOn w:val="Titre7"/>
    <w:qFormat/>
    <w:rsid w:val="008D02EB"/>
    <w:pPr>
      <w:numPr>
        <w:ilvl w:val="7"/>
      </w:numPr>
      <w:tabs>
        <w:tab w:val="clear" w:pos="453"/>
      </w:tabs>
      <w:ind w:left="2949" w:hanging="454"/>
      <w:outlineLvl w:val="7"/>
    </w:pPr>
    <w:rPr>
      <w:iCs/>
    </w:rPr>
  </w:style>
  <w:style w:type="paragraph" w:styleId="Titre9">
    <w:name w:val="heading 9"/>
    <w:basedOn w:val="Titre8"/>
    <w:qFormat/>
    <w:rsid w:val="009F3C66"/>
    <w:pPr>
      <w:numPr>
        <w:ilvl w:val="0"/>
        <w:numId w:val="2"/>
      </w:numPr>
      <w:tabs>
        <w:tab w:val="clear" w:pos="2495"/>
        <w:tab w:val="left" w:pos="3402"/>
      </w:tabs>
      <w:spacing w:before="6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Section">
    <w:name w:val="Text Section"/>
    <w:basedOn w:val="Normal"/>
    <w:link w:val="TextSectionCharChar"/>
    <w:qFormat/>
    <w:rsid w:val="00860511"/>
    <w:pPr>
      <w:spacing w:before="60" w:after="240"/>
      <w:ind w:left="567"/>
    </w:pPr>
  </w:style>
  <w:style w:type="paragraph" w:styleId="Sous-titre">
    <w:name w:val="Subtitle"/>
    <w:basedOn w:val="Normal"/>
    <w:next w:val="Normal"/>
    <w:link w:val="Sous-titreCar"/>
    <w:rsid w:val="00CC6CA3"/>
    <w:pPr>
      <w:spacing w:before="240" w:after="120"/>
      <w:jc w:val="center"/>
    </w:pPr>
    <w:rPr>
      <w:b/>
      <w:bCs/>
      <w:noProof/>
      <w:kern w:val="28"/>
      <w:sz w:val="28"/>
      <w:szCs w:val="24"/>
      <w:lang w:val="en-GB" w:eastAsia="en-GB"/>
    </w:rPr>
  </w:style>
  <w:style w:type="character" w:customStyle="1" w:styleId="TextSectionCharChar">
    <w:name w:val="Text Section Char Char"/>
    <w:link w:val="TextSection"/>
    <w:rsid w:val="00860511"/>
    <w:rPr>
      <w:lang w:val="fr-FR"/>
    </w:rPr>
  </w:style>
  <w:style w:type="paragraph" w:customStyle="1" w:styleId="TextBody">
    <w:name w:val="Text Body"/>
    <w:basedOn w:val="Normal"/>
    <w:qFormat/>
    <w:rsid w:val="00B3174F"/>
    <w:pPr>
      <w:spacing w:before="60" w:after="120"/>
      <w:ind w:left="1134"/>
    </w:pPr>
    <w:rPr>
      <w:lang w:val="en-GB"/>
    </w:rPr>
  </w:style>
  <w:style w:type="paragraph" w:customStyle="1" w:styleId="RefDoc">
    <w:name w:val="RefDoc"/>
    <w:basedOn w:val="Normal"/>
    <w:rsid w:val="00290AED"/>
    <w:pPr>
      <w:tabs>
        <w:tab w:val="left" w:pos="3119"/>
      </w:tabs>
      <w:spacing w:before="60" w:after="60"/>
    </w:pPr>
    <w:rPr>
      <w:bCs/>
      <w:lang w:val="en-GB"/>
    </w:rPr>
  </w:style>
  <w:style w:type="paragraph" w:customStyle="1" w:styleId="Textcomment">
    <w:name w:val="Text comment"/>
    <w:qFormat/>
    <w:rsid w:val="001461A8"/>
    <w:pPr>
      <w:spacing w:before="60" w:after="120"/>
      <w:ind w:left="1588"/>
    </w:pPr>
    <w:rPr>
      <w:i/>
      <w:color w:val="0000FF"/>
      <w:lang w:val="en-GB"/>
    </w:rPr>
  </w:style>
  <w:style w:type="paragraph" w:styleId="TM1">
    <w:name w:val="toc 1"/>
    <w:basedOn w:val="Normal"/>
    <w:next w:val="Sous-titre"/>
    <w:autoRedefine/>
    <w:uiPriority w:val="39"/>
    <w:unhideWhenUsed/>
    <w:rsid w:val="002C0FC3"/>
    <w:pPr>
      <w:tabs>
        <w:tab w:val="right" w:leader="dot" w:pos="9639"/>
      </w:tabs>
      <w:spacing w:before="120" w:after="60"/>
      <w:ind w:left="567" w:hanging="567"/>
    </w:pPr>
    <w:rPr>
      <w:noProof/>
      <w:szCs w:val="28"/>
      <w:lang w:val="en-GB"/>
    </w:rPr>
  </w:style>
  <w:style w:type="paragraph" w:customStyle="1" w:styleId="Textcommenttable">
    <w:name w:val="Text comment table"/>
    <w:basedOn w:val="Tabletext"/>
    <w:qFormat/>
    <w:rsid w:val="00C966D3"/>
    <w:rPr>
      <w:rFonts w:cs="Arial"/>
      <w:i/>
      <w:color w:val="0000FF"/>
      <w:szCs w:val="18"/>
    </w:rPr>
  </w:style>
  <w:style w:type="paragraph" w:styleId="TM3">
    <w:name w:val="toc 3"/>
    <w:basedOn w:val="TM2"/>
    <w:next w:val="Normal"/>
    <w:autoRedefine/>
    <w:uiPriority w:val="39"/>
    <w:unhideWhenUsed/>
    <w:rsid w:val="006B7F70"/>
    <w:pPr>
      <w:tabs>
        <w:tab w:val="left" w:pos="1702"/>
      </w:tabs>
      <w:ind w:left="1702" w:hanging="851"/>
    </w:pPr>
  </w:style>
  <w:style w:type="paragraph" w:styleId="TM2">
    <w:name w:val="toc 2"/>
    <w:basedOn w:val="TM1"/>
    <w:next w:val="Normal"/>
    <w:autoRedefine/>
    <w:uiPriority w:val="39"/>
    <w:unhideWhenUsed/>
    <w:rsid w:val="002C0FC3"/>
    <w:pPr>
      <w:spacing w:before="60"/>
      <w:ind w:left="1247" w:hanging="680"/>
    </w:pPr>
    <w:rPr>
      <w:szCs w:val="22"/>
    </w:rPr>
  </w:style>
  <w:style w:type="paragraph" w:styleId="TM4">
    <w:name w:val="toc 4"/>
    <w:basedOn w:val="Normal"/>
    <w:next w:val="Normal"/>
    <w:autoRedefine/>
    <w:semiHidden/>
    <w:rsid w:val="00801FBB"/>
    <w:pPr>
      <w:ind w:left="660"/>
    </w:pPr>
  </w:style>
  <w:style w:type="paragraph" w:styleId="TM5">
    <w:name w:val="toc 5"/>
    <w:basedOn w:val="Normal"/>
    <w:next w:val="Normal"/>
    <w:autoRedefine/>
    <w:semiHidden/>
    <w:rsid w:val="00801FBB"/>
    <w:pPr>
      <w:ind w:left="880"/>
    </w:pPr>
  </w:style>
  <w:style w:type="paragraph" w:styleId="TM6">
    <w:name w:val="toc 6"/>
    <w:basedOn w:val="Normal"/>
    <w:next w:val="Normal"/>
    <w:autoRedefine/>
    <w:semiHidden/>
    <w:rsid w:val="00801FBB"/>
    <w:pPr>
      <w:ind w:left="1100"/>
    </w:pPr>
  </w:style>
  <w:style w:type="paragraph" w:styleId="TM7">
    <w:name w:val="toc 7"/>
    <w:basedOn w:val="Normal"/>
    <w:next w:val="Normal"/>
    <w:autoRedefine/>
    <w:semiHidden/>
    <w:rsid w:val="00801FBB"/>
    <w:pPr>
      <w:ind w:left="1320"/>
    </w:pPr>
  </w:style>
  <w:style w:type="paragraph" w:styleId="TM8">
    <w:name w:val="toc 8"/>
    <w:basedOn w:val="Normal"/>
    <w:next w:val="RefDoc"/>
    <w:autoRedefine/>
    <w:semiHidden/>
    <w:rsid w:val="0098455D"/>
    <w:pPr>
      <w:ind w:left="1540"/>
    </w:pPr>
  </w:style>
  <w:style w:type="paragraph" w:styleId="TM9">
    <w:name w:val="toc 9"/>
    <w:basedOn w:val="Normal"/>
    <w:next w:val="RefDoc"/>
    <w:autoRedefine/>
    <w:semiHidden/>
    <w:rsid w:val="0098455D"/>
    <w:pPr>
      <w:ind w:left="1760"/>
    </w:pPr>
  </w:style>
  <w:style w:type="character" w:styleId="Lienhypertexte">
    <w:name w:val="Hyperlink"/>
    <w:uiPriority w:val="99"/>
    <w:rsid w:val="003D71D1"/>
    <w:rPr>
      <w:rFonts w:ascii="Univers for BP Light" w:hAnsi="Univers for BP Light"/>
      <w:color w:val="0000FF"/>
      <w:sz w:val="22"/>
      <w:u w:val="single"/>
    </w:rPr>
  </w:style>
  <w:style w:type="paragraph" w:customStyle="1" w:styleId="TOCTitle">
    <w:name w:val="TOC Title"/>
    <w:basedOn w:val="Contents"/>
    <w:rsid w:val="008228FD"/>
    <w:pPr>
      <w:pageBreakBefore w:val="0"/>
      <w:suppressAutoHyphens/>
      <w:spacing w:before="360"/>
    </w:pPr>
    <w:rPr>
      <w:sz w:val="24"/>
    </w:rPr>
  </w:style>
  <w:style w:type="paragraph" w:customStyle="1" w:styleId="Contents">
    <w:name w:val="Contents"/>
    <w:next w:val="TextBody"/>
    <w:rsid w:val="00EB4EDE"/>
    <w:pPr>
      <w:keepNext/>
      <w:keepLines/>
      <w:pageBreakBefore/>
      <w:spacing w:before="840" w:after="240"/>
    </w:pPr>
    <w:rPr>
      <w:rFonts w:ascii="Univers for BP" w:hAnsi="Univers for BP"/>
      <w:b/>
      <w:sz w:val="28"/>
      <w:lang w:val="en-GB"/>
    </w:rPr>
  </w:style>
  <w:style w:type="paragraph" w:customStyle="1" w:styleId="Tabletextlast">
    <w:name w:val="Table text last"/>
    <w:basedOn w:val="Tabletext"/>
    <w:rsid w:val="007C6254"/>
    <w:pPr>
      <w:keepNext w:val="0"/>
    </w:pPr>
  </w:style>
  <w:style w:type="paragraph" w:customStyle="1" w:styleId="Tabletext">
    <w:name w:val="Table text"/>
    <w:qFormat/>
    <w:rsid w:val="00BB3B0F"/>
    <w:pPr>
      <w:keepNext/>
      <w:keepLines/>
      <w:spacing w:before="60"/>
    </w:pPr>
    <w:rPr>
      <w:sz w:val="18"/>
      <w:lang w:val="en-GB"/>
    </w:rPr>
  </w:style>
  <w:style w:type="paragraph" w:customStyle="1" w:styleId="Tabletextlastcentre">
    <w:name w:val="Table text last centre"/>
    <w:basedOn w:val="Tabletextlast"/>
    <w:rsid w:val="00443235"/>
    <w:pPr>
      <w:jc w:val="center"/>
    </w:pPr>
  </w:style>
  <w:style w:type="paragraph" w:customStyle="1" w:styleId="Tabletitle">
    <w:name w:val="Table title"/>
    <w:next w:val="TextBody"/>
    <w:qFormat/>
    <w:rsid w:val="00EB4EDE"/>
    <w:pPr>
      <w:keepNext/>
      <w:keepLines/>
      <w:suppressAutoHyphens/>
      <w:spacing w:before="240" w:after="240"/>
      <w:jc w:val="center"/>
    </w:pPr>
    <w:rPr>
      <w:rFonts w:ascii="Univers for BP" w:hAnsi="Univers for BP"/>
      <w:b/>
      <w:lang w:val="en-GB"/>
    </w:rPr>
  </w:style>
  <w:style w:type="paragraph" w:customStyle="1" w:styleId="Tabletextcentre">
    <w:name w:val="Table text centre"/>
    <w:basedOn w:val="Tabletext"/>
    <w:qFormat/>
    <w:rsid w:val="00443235"/>
    <w:pPr>
      <w:jc w:val="center"/>
    </w:pPr>
  </w:style>
  <w:style w:type="paragraph" w:customStyle="1" w:styleId="Figuretitle">
    <w:name w:val="Figure title"/>
    <w:next w:val="TextBody"/>
    <w:qFormat/>
    <w:rsid w:val="008228FD"/>
    <w:pPr>
      <w:suppressAutoHyphens/>
      <w:spacing w:before="240" w:after="240"/>
      <w:jc w:val="center"/>
    </w:pPr>
    <w:rPr>
      <w:rFonts w:ascii="Univers for BP" w:hAnsi="Univers for BP"/>
      <w:b/>
      <w:lang w:val="en-GB"/>
    </w:rPr>
  </w:style>
  <w:style w:type="paragraph" w:customStyle="1" w:styleId="Section">
    <w:name w:val="Section"/>
    <w:next w:val="TextSection"/>
    <w:qFormat/>
    <w:rsid w:val="00673BA9"/>
    <w:pPr>
      <w:keepNext/>
      <w:keepLines/>
      <w:suppressAutoHyphens/>
      <w:spacing w:before="840" w:after="480"/>
      <w:outlineLvl w:val="0"/>
    </w:pPr>
    <w:rPr>
      <w:rFonts w:ascii="Univers for BP" w:hAnsi="Univers for BP"/>
      <w:b/>
      <w:sz w:val="28"/>
      <w:lang w:val="en-GB"/>
    </w:rPr>
  </w:style>
  <w:style w:type="character" w:customStyle="1" w:styleId="Sous-titreCar">
    <w:name w:val="Sous-titre Car"/>
    <w:link w:val="Sous-titre"/>
    <w:rsid w:val="00CC6CA3"/>
    <w:rPr>
      <w:b/>
      <w:bCs/>
      <w:noProof/>
      <w:kern w:val="28"/>
      <w:sz w:val="28"/>
      <w:szCs w:val="24"/>
      <w:lang w:val="en-GB" w:eastAsia="en-GB"/>
    </w:rPr>
  </w:style>
  <w:style w:type="paragraph" w:customStyle="1" w:styleId="AnnexHeading2">
    <w:name w:val="Annex Heading 2"/>
    <w:basedOn w:val="Titre2"/>
    <w:next w:val="TextBody"/>
    <w:qFormat/>
    <w:rsid w:val="00177AF0"/>
    <w:pPr>
      <w:numPr>
        <w:numId w:val="9"/>
      </w:numPr>
    </w:pPr>
    <w:rPr>
      <w:sz w:val="24"/>
    </w:rPr>
  </w:style>
  <w:style w:type="paragraph" w:customStyle="1" w:styleId="AnnexHeading3">
    <w:name w:val="Annex Heading 3"/>
    <w:basedOn w:val="Titre3"/>
    <w:next w:val="TextBody"/>
    <w:qFormat/>
    <w:rsid w:val="00177AF0"/>
    <w:pPr>
      <w:numPr>
        <w:numId w:val="9"/>
      </w:numPr>
    </w:pPr>
    <w:rPr>
      <w:bCs/>
      <w:iCs/>
      <w:szCs w:val="28"/>
    </w:rPr>
  </w:style>
  <w:style w:type="paragraph" w:customStyle="1" w:styleId="AnnexHeading4">
    <w:name w:val="Annex Heading 4"/>
    <w:basedOn w:val="AnnexHeading3"/>
    <w:next w:val="TextBody"/>
    <w:link w:val="AnnexHeading4Char"/>
    <w:qFormat/>
    <w:rsid w:val="00177AF0"/>
    <w:pPr>
      <w:numPr>
        <w:ilvl w:val="3"/>
      </w:numPr>
      <w:outlineLvl w:val="3"/>
    </w:pPr>
  </w:style>
  <w:style w:type="character" w:customStyle="1" w:styleId="AnnexHeading4Char">
    <w:name w:val="Annex Heading 4 Char"/>
    <w:basedOn w:val="Policepardfaut"/>
    <w:link w:val="AnnexHeading4"/>
    <w:rsid w:val="00177AF0"/>
    <w:rPr>
      <w:rFonts w:ascii="Univers for BP" w:hAnsi="Univers for BP" w:cs="Arial"/>
      <w:b/>
      <w:bCs/>
      <w:iCs/>
      <w:szCs w:val="28"/>
      <w:lang w:val="en-GB"/>
    </w:rPr>
  </w:style>
  <w:style w:type="paragraph" w:customStyle="1" w:styleId="AnnexTitleHeading1">
    <w:name w:val="Annex Title Heading 1"/>
    <w:basedOn w:val="Titre1"/>
    <w:next w:val="TextBody"/>
    <w:qFormat/>
    <w:rsid w:val="00177AF0"/>
    <w:pPr>
      <w:numPr>
        <w:numId w:val="9"/>
      </w:numPr>
    </w:pPr>
    <w:rPr>
      <w:sz w:val="28"/>
    </w:rPr>
  </w:style>
  <w:style w:type="paragraph" w:customStyle="1" w:styleId="Formula">
    <w:name w:val="Formula"/>
    <w:semiHidden/>
    <w:rsid w:val="00921854"/>
    <w:pPr>
      <w:spacing w:before="360" w:after="120"/>
      <w:ind w:left="1134"/>
    </w:pPr>
    <w:rPr>
      <w:lang w:val="en-GB"/>
    </w:rPr>
  </w:style>
  <w:style w:type="paragraph" w:customStyle="1" w:styleId="DefTerms">
    <w:name w:val="DefTerms"/>
    <w:basedOn w:val="Normal"/>
    <w:next w:val="TextSection"/>
    <w:rsid w:val="00B3174F"/>
    <w:pPr>
      <w:keepNext/>
      <w:keepLines/>
      <w:spacing w:before="240" w:after="60"/>
      <w:ind w:left="567"/>
    </w:pPr>
    <w:rPr>
      <w:b/>
      <w:lang w:val="en-GB"/>
    </w:rPr>
  </w:style>
  <w:style w:type="character" w:styleId="Marquedecommentaire">
    <w:name w:val="annotation reference"/>
    <w:semiHidden/>
    <w:rsid w:val="00552578"/>
    <w:rPr>
      <w:sz w:val="16"/>
      <w:szCs w:val="16"/>
    </w:rPr>
  </w:style>
  <w:style w:type="paragraph" w:customStyle="1" w:styleId="DocumentRefText">
    <w:name w:val="Document Ref Text"/>
    <w:link w:val="DocumentRefTextChar"/>
    <w:rsid w:val="00CC63C3"/>
    <w:pPr>
      <w:spacing w:before="60" w:after="120"/>
    </w:pPr>
    <w:rPr>
      <w:iCs/>
      <w:sz w:val="18"/>
      <w:lang w:val="en-GB"/>
    </w:rPr>
  </w:style>
  <w:style w:type="character" w:customStyle="1" w:styleId="DocumentRefTextChar">
    <w:name w:val="Document Ref Text Char"/>
    <w:link w:val="DocumentRefText"/>
    <w:rsid w:val="00CC63C3"/>
    <w:rPr>
      <w:iCs/>
      <w:sz w:val="18"/>
      <w:lang w:val="en-GB"/>
    </w:rPr>
  </w:style>
  <w:style w:type="paragraph" w:customStyle="1" w:styleId="TOCPage">
    <w:name w:val="TOC Page"/>
    <w:basedOn w:val="TM1"/>
    <w:next w:val="TM1"/>
    <w:rsid w:val="00131BCE"/>
    <w:pPr>
      <w:tabs>
        <w:tab w:val="right" w:pos="9639"/>
      </w:tabs>
      <w:ind w:left="0" w:firstLine="0"/>
    </w:pPr>
  </w:style>
  <w:style w:type="paragraph" w:customStyle="1" w:styleId="Tableheadercentre">
    <w:name w:val="Table header centre"/>
    <w:basedOn w:val="Tableheader"/>
    <w:rsid w:val="00801FBB"/>
    <w:pPr>
      <w:jc w:val="center"/>
    </w:pPr>
  </w:style>
  <w:style w:type="paragraph" w:customStyle="1" w:styleId="Tableheader">
    <w:name w:val="Table header"/>
    <w:qFormat/>
    <w:rsid w:val="00673BA9"/>
    <w:pPr>
      <w:keepNext/>
      <w:keepLines/>
      <w:spacing w:before="60"/>
    </w:pPr>
    <w:rPr>
      <w:rFonts w:ascii="Univers for BP" w:hAnsi="Univers for BP"/>
      <w:b/>
      <w:sz w:val="18"/>
      <w:lang w:val="en-GB"/>
    </w:rPr>
  </w:style>
  <w:style w:type="paragraph" w:customStyle="1" w:styleId="TableNotelast">
    <w:name w:val="Table Note last"/>
    <w:basedOn w:val="TableNote"/>
    <w:next w:val="TextBody"/>
    <w:rsid w:val="007C6254"/>
    <w:pPr>
      <w:keepNext w:val="0"/>
    </w:pPr>
  </w:style>
  <w:style w:type="paragraph" w:customStyle="1" w:styleId="TableNote">
    <w:name w:val="Table Note"/>
    <w:qFormat/>
    <w:rsid w:val="00BB3B0F"/>
    <w:pPr>
      <w:keepNext/>
      <w:keepLines/>
      <w:spacing w:before="60" w:after="60"/>
      <w:ind w:left="284" w:hanging="284"/>
    </w:pPr>
    <w:rPr>
      <w:sz w:val="18"/>
      <w:lang w:val="en-GB"/>
    </w:rPr>
  </w:style>
  <w:style w:type="paragraph" w:styleId="Commentaire">
    <w:name w:val="annotation text"/>
    <w:basedOn w:val="Normal"/>
    <w:link w:val="CommentaireCar"/>
    <w:semiHidden/>
    <w:rsid w:val="00552578"/>
  </w:style>
  <w:style w:type="paragraph" w:styleId="Bibliographie">
    <w:name w:val="Bibliography"/>
    <w:basedOn w:val="Normal"/>
    <w:qFormat/>
    <w:rsid w:val="00B3174F"/>
    <w:pPr>
      <w:numPr>
        <w:numId w:val="3"/>
      </w:numPr>
      <w:tabs>
        <w:tab w:val="clear" w:pos="720"/>
        <w:tab w:val="left" w:pos="680"/>
      </w:tabs>
      <w:spacing w:before="60" w:after="240"/>
      <w:ind w:left="680" w:hanging="680"/>
    </w:pPr>
    <w:rPr>
      <w:rFonts w:cs="Arial"/>
      <w:lang w:val="en-GB"/>
    </w:rPr>
  </w:style>
  <w:style w:type="paragraph" w:customStyle="1" w:styleId="X-Hdng-Nmbrd-Text">
    <w:name w:val="X-Hdng-Nmbrd-Text"/>
    <w:semiHidden/>
    <w:rsid w:val="00BB3B0F"/>
    <w:pPr>
      <w:tabs>
        <w:tab w:val="left" w:pos="1134"/>
      </w:tabs>
      <w:spacing w:before="120" w:after="120"/>
      <w:ind w:left="1134" w:hanging="1134"/>
    </w:pPr>
    <w:rPr>
      <w:lang w:val="en-GB"/>
    </w:rPr>
  </w:style>
  <w:style w:type="paragraph" w:styleId="Textedebulles">
    <w:name w:val="Balloon Text"/>
    <w:basedOn w:val="Normal"/>
    <w:semiHidden/>
    <w:rsid w:val="00316FF8"/>
    <w:rPr>
      <w:rFonts w:ascii="Tahoma" w:hAnsi="Tahoma" w:cs="Tahoma"/>
      <w:sz w:val="16"/>
      <w:szCs w:val="16"/>
    </w:rPr>
  </w:style>
  <w:style w:type="paragraph" w:customStyle="1" w:styleId="X-AddNew">
    <w:name w:val="X-Add New"/>
    <w:semiHidden/>
    <w:rsid w:val="00BB3B0F"/>
    <w:pPr>
      <w:keepNext/>
      <w:tabs>
        <w:tab w:val="left" w:pos="1134"/>
      </w:tabs>
      <w:spacing w:before="240"/>
    </w:pPr>
    <w:rPr>
      <w:iCs/>
      <w:u w:val="single"/>
      <w:lang w:val="en-GB"/>
    </w:rPr>
  </w:style>
  <w:style w:type="paragraph" w:styleId="Objetducommentaire">
    <w:name w:val="annotation subject"/>
    <w:basedOn w:val="Commentaire"/>
    <w:next w:val="Commentaire"/>
    <w:semiHidden/>
    <w:rsid w:val="00552578"/>
    <w:rPr>
      <w:b/>
      <w:bCs/>
    </w:rPr>
  </w:style>
  <w:style w:type="character" w:customStyle="1" w:styleId="Titre7Car">
    <w:name w:val="Titre 7 Car"/>
    <w:basedOn w:val="Policepardfaut"/>
    <w:link w:val="Titre7"/>
    <w:rsid w:val="00C44C3A"/>
    <w:rPr>
      <w:lang w:val="en-GB"/>
    </w:rPr>
  </w:style>
  <w:style w:type="character" w:styleId="Lienhypertextesuivivisit">
    <w:name w:val="FollowedHyperlink"/>
    <w:rsid w:val="003D71D1"/>
    <w:rPr>
      <w:rFonts w:ascii="Univers for BP Light" w:hAnsi="Univers for BP Light"/>
      <w:color w:val="800080"/>
      <w:sz w:val="22"/>
      <w:u w:val="single"/>
    </w:rPr>
  </w:style>
  <w:style w:type="table" w:styleId="Grilledutableau">
    <w:name w:val="Table Grid"/>
    <w:basedOn w:val="TableauNormal"/>
    <w:rsid w:val="006D3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commentbullet1">
    <w:name w:val="Text comment bullet 1"/>
    <w:qFormat/>
    <w:rsid w:val="001461A8"/>
    <w:pPr>
      <w:numPr>
        <w:numId w:val="6"/>
      </w:numPr>
      <w:spacing w:after="120"/>
    </w:pPr>
    <w:rPr>
      <w:i/>
      <w:color w:val="0000FF"/>
      <w:lang w:val="en-GB"/>
    </w:rPr>
  </w:style>
  <w:style w:type="table" w:customStyle="1" w:styleId="Tableborderless">
    <w:name w:val="Table borderless"/>
    <w:basedOn w:val="TableauNormal"/>
    <w:rsid w:val="000D4032"/>
    <w:rPr>
      <w:sz w:val="24"/>
      <w:szCs w:val="24"/>
      <w:lang w:val="en-GB" w:eastAsia="en-GB"/>
    </w:rPr>
    <w:tblPr/>
  </w:style>
  <w:style w:type="paragraph" w:styleId="En-tte">
    <w:name w:val="header"/>
    <w:basedOn w:val="Normal"/>
    <w:link w:val="En-tteCar"/>
    <w:rsid w:val="00F94818"/>
    <w:pPr>
      <w:tabs>
        <w:tab w:val="center" w:pos="4680"/>
        <w:tab w:val="right" w:pos="9360"/>
      </w:tabs>
    </w:pPr>
    <w:rPr>
      <w:sz w:val="18"/>
    </w:rPr>
  </w:style>
  <w:style w:type="character" w:customStyle="1" w:styleId="En-tteCar">
    <w:name w:val="En-tête Car"/>
    <w:basedOn w:val="Policepardfaut"/>
    <w:link w:val="En-tte"/>
    <w:rsid w:val="00F94818"/>
    <w:rPr>
      <w:rFonts w:ascii="Univers 45 Light" w:hAnsi="Univers 45 Light"/>
      <w:sz w:val="18"/>
    </w:rPr>
  </w:style>
  <w:style w:type="paragraph" w:styleId="Pieddepage">
    <w:name w:val="footer"/>
    <w:basedOn w:val="Normal"/>
    <w:link w:val="PieddepageCar"/>
    <w:rsid w:val="00F94818"/>
    <w:pPr>
      <w:tabs>
        <w:tab w:val="center" w:pos="4680"/>
        <w:tab w:val="right" w:pos="9360"/>
      </w:tabs>
    </w:pPr>
    <w:rPr>
      <w:sz w:val="18"/>
    </w:rPr>
  </w:style>
  <w:style w:type="character" w:customStyle="1" w:styleId="PieddepageCar">
    <w:name w:val="Pied de page Car"/>
    <w:basedOn w:val="Policepardfaut"/>
    <w:link w:val="Pieddepage"/>
    <w:rsid w:val="00F94818"/>
    <w:rPr>
      <w:rFonts w:ascii="Univers 45 Light" w:hAnsi="Univers 45 Light"/>
      <w:sz w:val="18"/>
    </w:rPr>
  </w:style>
  <w:style w:type="paragraph" w:styleId="Rvision">
    <w:name w:val="Revision"/>
    <w:hidden/>
    <w:uiPriority w:val="99"/>
    <w:semiHidden/>
    <w:rsid w:val="00D302C3"/>
  </w:style>
  <w:style w:type="paragraph" w:customStyle="1" w:styleId="DocumentReferences">
    <w:name w:val="Document References"/>
    <w:basedOn w:val="Contents"/>
    <w:next w:val="Normal"/>
    <w:qFormat/>
    <w:rsid w:val="00F57DA4"/>
    <w:pPr>
      <w:keepLines w:val="0"/>
      <w:pageBreakBefore w:val="0"/>
      <w:suppressAutoHyphens/>
      <w:spacing w:before="360"/>
    </w:pPr>
    <w:rPr>
      <w:rFonts w:cs="Arial"/>
      <w:bCs/>
      <w:kern w:val="28"/>
      <w:sz w:val="24"/>
      <w:szCs w:val="27"/>
      <w:lang w:eastAsia="en-GB"/>
    </w:rPr>
  </w:style>
  <w:style w:type="paragraph" w:customStyle="1" w:styleId="ListBullet1">
    <w:name w:val="List Bullet 1"/>
    <w:basedOn w:val="Normal"/>
    <w:link w:val="ListBullet1Char"/>
    <w:qFormat/>
    <w:rsid w:val="000A7347"/>
    <w:pPr>
      <w:numPr>
        <w:numId w:val="4"/>
      </w:numPr>
      <w:spacing w:after="120"/>
    </w:pPr>
    <w:rPr>
      <w:lang w:val="en-GB" w:eastAsia="en-GB"/>
    </w:rPr>
  </w:style>
  <w:style w:type="paragraph" w:customStyle="1" w:styleId="LegalDisclaimer">
    <w:name w:val="Legal Disclaimer"/>
    <w:basedOn w:val="Normal"/>
    <w:next w:val="Normal"/>
    <w:rsid w:val="00296230"/>
    <w:pPr>
      <w:spacing w:after="60"/>
      <w:ind w:left="567" w:right="567"/>
      <w:jc w:val="both"/>
    </w:pPr>
    <w:rPr>
      <w:iCs/>
      <w:sz w:val="16"/>
      <w:szCs w:val="16"/>
      <w:lang w:val="en-GB"/>
    </w:rPr>
  </w:style>
  <w:style w:type="paragraph" w:customStyle="1" w:styleId="RDCoverInfo">
    <w:name w:val="RD Cover Info"/>
    <w:basedOn w:val="Normal"/>
    <w:semiHidden/>
    <w:qFormat/>
    <w:rsid w:val="00EF476F"/>
    <w:rPr>
      <w:sz w:val="24"/>
      <w:lang w:val="en-GB" w:eastAsia="en-GB"/>
    </w:rPr>
  </w:style>
  <w:style w:type="paragraph" w:customStyle="1" w:styleId="RDCoverDocType">
    <w:name w:val="RD Cover Doc Type"/>
    <w:basedOn w:val="Normal"/>
    <w:semiHidden/>
    <w:qFormat/>
    <w:rsid w:val="000E65E3"/>
    <w:pPr>
      <w:spacing w:before="60" w:after="60"/>
    </w:pPr>
    <w:rPr>
      <w:rFonts w:ascii="Univers 55" w:hAnsi="Univers 55"/>
      <w:color w:val="009900"/>
      <w:sz w:val="40"/>
      <w:lang w:val="en-GB" w:eastAsia="en-GB"/>
    </w:rPr>
  </w:style>
  <w:style w:type="paragraph" w:customStyle="1" w:styleId="RDCoverTitle">
    <w:name w:val="RD Cover Title"/>
    <w:basedOn w:val="Normal"/>
    <w:semiHidden/>
    <w:qFormat/>
    <w:rsid w:val="000E65E3"/>
    <w:pPr>
      <w:spacing w:before="60" w:after="60"/>
    </w:pPr>
    <w:rPr>
      <w:rFonts w:ascii="Univers 55" w:hAnsi="Univers 55"/>
      <w:color w:val="009900"/>
      <w:sz w:val="40"/>
      <w:lang w:val="en-GB" w:eastAsia="en-GB"/>
    </w:rPr>
  </w:style>
  <w:style w:type="paragraph" w:styleId="Titre">
    <w:name w:val="Title"/>
    <w:basedOn w:val="Normal"/>
    <w:link w:val="TitreCar"/>
    <w:autoRedefine/>
    <w:rsid w:val="00470040"/>
    <w:pPr>
      <w:spacing w:before="100" w:beforeAutospacing="1" w:after="100" w:afterAutospacing="1"/>
      <w:jc w:val="center"/>
    </w:pPr>
    <w:rPr>
      <w:rFonts w:cs="Arial"/>
      <w:b/>
      <w:bCs/>
      <w:noProof/>
      <w:kern w:val="28"/>
      <w:lang w:val="en-GB" w:eastAsia="fr-FR"/>
    </w:rPr>
  </w:style>
  <w:style w:type="character" w:customStyle="1" w:styleId="TitreCar">
    <w:name w:val="Titre Car"/>
    <w:basedOn w:val="Policepardfaut"/>
    <w:link w:val="Titre"/>
    <w:rsid w:val="00470040"/>
    <w:rPr>
      <w:rFonts w:cs="Arial"/>
      <w:b/>
      <w:bCs/>
      <w:noProof/>
      <w:kern w:val="28"/>
      <w:lang w:val="en-GB" w:eastAsia="fr-FR"/>
    </w:rPr>
  </w:style>
  <w:style w:type="character" w:customStyle="1" w:styleId="ListBullet1Char">
    <w:name w:val="List Bullet 1 Char"/>
    <w:link w:val="ListBullet1"/>
    <w:rsid w:val="000A7347"/>
    <w:rPr>
      <w:lang w:val="en-GB" w:eastAsia="en-GB"/>
    </w:rPr>
  </w:style>
  <w:style w:type="paragraph" w:styleId="Listepuces2">
    <w:name w:val="List Bullet 2"/>
    <w:basedOn w:val="Normal"/>
    <w:qFormat/>
    <w:rsid w:val="000A7347"/>
    <w:pPr>
      <w:numPr>
        <w:ilvl w:val="1"/>
        <w:numId w:val="4"/>
      </w:numPr>
      <w:spacing w:after="60"/>
    </w:pPr>
    <w:rPr>
      <w:lang w:val="en-GB" w:eastAsia="en-GB"/>
    </w:rPr>
  </w:style>
  <w:style w:type="paragraph" w:styleId="Listepuces3">
    <w:name w:val="List Bullet 3"/>
    <w:basedOn w:val="Normal"/>
    <w:qFormat/>
    <w:rsid w:val="000A7347"/>
    <w:pPr>
      <w:numPr>
        <w:ilvl w:val="2"/>
        <w:numId w:val="4"/>
      </w:numPr>
      <w:spacing w:after="60"/>
      <w:contextualSpacing/>
    </w:pPr>
    <w:rPr>
      <w:lang w:val="en-GB" w:eastAsia="en-GB"/>
    </w:rPr>
  </w:style>
  <w:style w:type="paragraph" w:customStyle="1" w:styleId="GPOCoverPageNormal">
    <w:name w:val="GPO Cover Page Normal"/>
    <w:basedOn w:val="Normal"/>
    <w:semiHidden/>
    <w:rsid w:val="000663B8"/>
    <w:pPr>
      <w:spacing w:after="120"/>
    </w:pPr>
  </w:style>
  <w:style w:type="paragraph" w:styleId="Lgende">
    <w:name w:val="caption"/>
    <w:basedOn w:val="Normal"/>
    <w:next w:val="Normal"/>
    <w:semiHidden/>
    <w:qFormat/>
    <w:rsid w:val="001601E3"/>
    <w:pPr>
      <w:keepNext/>
      <w:keepLines/>
      <w:suppressAutoHyphens/>
      <w:spacing w:before="240" w:after="240" w:line="360" w:lineRule="auto"/>
    </w:pPr>
    <w:rPr>
      <w:rFonts w:ascii="Univers 55" w:hAnsi="Univers 55"/>
      <w:b/>
      <w:bCs/>
      <w:szCs w:val="18"/>
    </w:rPr>
  </w:style>
  <w:style w:type="paragraph" w:customStyle="1" w:styleId="ListBulletTextBody1">
    <w:name w:val="List Bullet Text Body 1"/>
    <w:basedOn w:val="ListBullet1"/>
    <w:qFormat/>
    <w:rsid w:val="00BF6A88"/>
    <w:pPr>
      <w:tabs>
        <w:tab w:val="clear" w:pos="924"/>
        <w:tab w:val="left" w:pos="1491"/>
      </w:tabs>
      <w:ind w:left="1491"/>
    </w:pPr>
  </w:style>
  <w:style w:type="paragraph" w:customStyle="1" w:styleId="ListBulletTextBody2">
    <w:name w:val="List Bullet Text Body 2"/>
    <w:basedOn w:val="Listepuces2"/>
    <w:qFormat/>
    <w:rsid w:val="007B5071"/>
    <w:pPr>
      <w:tabs>
        <w:tab w:val="clear" w:pos="1281"/>
        <w:tab w:val="left" w:pos="1848"/>
      </w:tabs>
      <w:ind w:left="1848"/>
    </w:pPr>
  </w:style>
  <w:style w:type="paragraph" w:customStyle="1" w:styleId="ListBulletTextBody3">
    <w:name w:val="List Bullet Text Body 3"/>
    <w:basedOn w:val="Listepuces3"/>
    <w:qFormat/>
    <w:rsid w:val="00357973"/>
    <w:pPr>
      <w:tabs>
        <w:tab w:val="clear" w:pos="1605"/>
        <w:tab w:val="left" w:pos="2172"/>
      </w:tabs>
      <w:ind w:left="2171" w:hanging="323"/>
    </w:pPr>
  </w:style>
  <w:style w:type="paragraph" w:customStyle="1" w:styleId="ListBulletHead6Indent">
    <w:name w:val="List Bullet Head 6 Indent"/>
    <w:basedOn w:val="Normal"/>
    <w:qFormat/>
    <w:rsid w:val="00C976C6"/>
    <w:pPr>
      <w:numPr>
        <w:numId w:val="5"/>
      </w:numPr>
      <w:tabs>
        <w:tab w:val="left" w:pos="2041"/>
      </w:tabs>
      <w:spacing w:before="120" w:after="120"/>
      <w:ind w:left="2042" w:hanging="454"/>
    </w:pPr>
  </w:style>
  <w:style w:type="paragraph" w:customStyle="1" w:styleId="ListBulletHead7Indent">
    <w:name w:val="List Bullet Head 7 Indent"/>
    <w:basedOn w:val="Normal"/>
    <w:qFormat/>
    <w:rsid w:val="00C976C6"/>
    <w:pPr>
      <w:tabs>
        <w:tab w:val="left" w:pos="2495"/>
      </w:tabs>
      <w:spacing w:before="120" w:after="120"/>
    </w:pPr>
  </w:style>
  <w:style w:type="paragraph" w:customStyle="1" w:styleId="Textcommentbullet2">
    <w:name w:val="Text comment bullet 2"/>
    <w:basedOn w:val="Textcomment"/>
    <w:qFormat/>
    <w:rsid w:val="001461A8"/>
    <w:pPr>
      <w:numPr>
        <w:ilvl w:val="1"/>
        <w:numId w:val="7"/>
      </w:numPr>
      <w:spacing w:before="0" w:after="60"/>
    </w:pPr>
    <w:rPr>
      <w:iCs/>
    </w:rPr>
  </w:style>
  <w:style w:type="paragraph" w:customStyle="1" w:styleId="Textcommentbullet3">
    <w:name w:val="Text comment bullet 3"/>
    <w:basedOn w:val="Textcommentbullet2"/>
    <w:qFormat/>
    <w:rsid w:val="00E57DE4"/>
    <w:pPr>
      <w:numPr>
        <w:ilvl w:val="0"/>
        <w:numId w:val="8"/>
      </w:numPr>
      <w:tabs>
        <w:tab w:val="left" w:pos="2608"/>
      </w:tabs>
      <w:ind w:left="2608" w:hanging="340"/>
    </w:pPr>
  </w:style>
  <w:style w:type="paragraph" w:customStyle="1" w:styleId="Textcomment-SectionText">
    <w:name w:val="Text comment - Section Text"/>
    <w:basedOn w:val="Textcomment"/>
    <w:rsid w:val="00A20BE8"/>
    <w:pPr>
      <w:ind w:left="567"/>
    </w:pPr>
    <w:rPr>
      <w:iCs/>
      <w:szCs w:val="20"/>
    </w:rPr>
  </w:style>
  <w:style w:type="paragraph" w:customStyle="1" w:styleId="Textcomment-BodyText">
    <w:name w:val="Text comment - Body Text"/>
    <w:basedOn w:val="Textcomment"/>
    <w:rsid w:val="00A20BE8"/>
    <w:pPr>
      <w:ind w:left="1134"/>
    </w:pPr>
    <w:rPr>
      <w:iCs/>
      <w:szCs w:val="20"/>
    </w:rPr>
  </w:style>
  <w:style w:type="character" w:customStyle="1" w:styleId="Placeholder">
    <w:name w:val="Placeholder"/>
    <w:uiPriority w:val="1"/>
    <w:qFormat/>
    <w:rsid w:val="00DC2EF6"/>
    <w:rPr>
      <w:rFonts w:ascii="Univers for BP Light" w:hAnsi="Univers for BP Light"/>
      <w:i/>
      <w:color w:val="0000FF"/>
    </w:rPr>
  </w:style>
  <w:style w:type="paragraph" w:customStyle="1" w:styleId="ExampleTextPlacholder">
    <w:name w:val="Example Text Placholder"/>
    <w:basedOn w:val="Normal"/>
    <w:rsid w:val="00472A9E"/>
    <w:pPr>
      <w:spacing w:before="60" w:after="180"/>
      <w:ind w:left="567"/>
    </w:pPr>
    <w:rPr>
      <w:i/>
      <w:iCs/>
      <w:color w:val="0000FF"/>
      <w:szCs w:val="20"/>
    </w:rPr>
  </w:style>
  <w:style w:type="character" w:customStyle="1" w:styleId="CommentaireCar">
    <w:name w:val="Commentaire Car"/>
    <w:basedOn w:val="Policepardfaut"/>
    <w:link w:val="Commentaire"/>
    <w:semiHidden/>
    <w:rsid w:val="006739F6"/>
  </w:style>
  <w:style w:type="paragraph" w:customStyle="1" w:styleId="TableTextLeft9pt">
    <w:name w:val="Table Text Left 9 pt"/>
    <w:basedOn w:val="Normal"/>
    <w:qFormat/>
    <w:rsid w:val="0004672A"/>
    <w:pPr>
      <w:spacing w:before="60" w:after="60"/>
    </w:pPr>
    <w:rPr>
      <w:snapToGrid w:val="0"/>
      <w:color w:val="000000"/>
      <w:sz w:val="18"/>
      <w:szCs w:val="18"/>
      <w:lang w:eastAsia="en-GB"/>
    </w:rPr>
  </w:style>
  <w:style w:type="paragraph" w:customStyle="1" w:styleId="SectionSubHeading">
    <w:name w:val="Section Sub Heading"/>
    <w:basedOn w:val="Normal"/>
    <w:next w:val="TextSection"/>
    <w:qFormat/>
    <w:rsid w:val="00857C22"/>
    <w:pPr>
      <w:keepNext/>
      <w:keepLines/>
      <w:suppressAutoHyphens/>
      <w:spacing w:before="240" w:after="120"/>
      <w:ind w:left="567"/>
      <w:outlineLvl w:val="0"/>
    </w:pPr>
    <w:rPr>
      <w:b/>
      <w:bCs/>
      <w:szCs w:val="20"/>
      <w:lang w:val="en-GB"/>
    </w:rPr>
  </w:style>
  <w:style w:type="paragraph" w:customStyle="1" w:styleId="TextSectionBoldBefore12ptAfter6pt">
    <w:name w:val="Text Section + Bold Before:  12 pt After:  6 pt"/>
    <w:basedOn w:val="TextSection"/>
    <w:next w:val="TextSection"/>
    <w:rsid w:val="00A27994"/>
    <w:pPr>
      <w:keepNext/>
      <w:spacing w:before="240" w:after="120"/>
    </w:pPr>
    <w:rPr>
      <w:b/>
      <w:bCs/>
      <w:szCs w:val="20"/>
    </w:rPr>
  </w:style>
  <w:style w:type="paragraph" w:customStyle="1" w:styleId="StyleSectionBefore12ptAfter12pt">
    <w:name w:val="Style Section + Before:  12 pt After:  12 pt"/>
    <w:basedOn w:val="Section"/>
    <w:rsid w:val="00FB378D"/>
    <w:pPr>
      <w:spacing w:before="240" w:after="240"/>
    </w:pPr>
    <w:rPr>
      <w:bCs/>
      <w:szCs w:val="20"/>
    </w:rPr>
  </w:style>
  <w:style w:type="paragraph" w:styleId="Paragraphedeliste">
    <w:name w:val="List Paragraph"/>
    <w:basedOn w:val="Normal"/>
    <w:qFormat/>
    <w:rsid w:val="004A1011"/>
    <w:pPr>
      <w:ind w:left="720"/>
      <w:contextualSpacing/>
    </w:pPr>
  </w:style>
  <w:style w:type="character" w:styleId="Textedelespacerserv">
    <w:name w:val="Placeholder Text"/>
    <w:basedOn w:val="Policepardfaut"/>
    <w:uiPriority w:val="99"/>
    <w:semiHidden/>
    <w:rsid w:val="00246EFD"/>
    <w:rPr>
      <w:color w:val="808080"/>
    </w:rPr>
  </w:style>
  <w:style w:type="paragraph" w:styleId="Tabledesillustrations">
    <w:name w:val="table of figures"/>
    <w:basedOn w:val="Normal"/>
    <w:next w:val="Normal"/>
    <w:uiPriority w:val="99"/>
    <w:unhideWhenUsed/>
    <w:rsid w:val="001566E0"/>
  </w:style>
  <w:style w:type="paragraph" w:styleId="Corpsdetexte">
    <w:name w:val="Body Text"/>
    <w:basedOn w:val="Normal"/>
    <w:link w:val="CorpsdetexteCar"/>
    <w:uiPriority w:val="1"/>
    <w:qFormat/>
    <w:rsid w:val="00C42472"/>
    <w:pPr>
      <w:widowControl w:val="0"/>
      <w:spacing w:before="175"/>
      <w:ind w:left="1160"/>
    </w:pPr>
    <w:rPr>
      <w:rFonts w:ascii="Arial" w:eastAsia="Arial" w:hAnsi="Arial" w:cstheme="minorBidi"/>
      <w:sz w:val="20"/>
      <w:szCs w:val="20"/>
    </w:rPr>
  </w:style>
  <w:style w:type="character" w:customStyle="1" w:styleId="CorpsdetexteCar">
    <w:name w:val="Corps de texte Car"/>
    <w:basedOn w:val="Policepardfaut"/>
    <w:link w:val="Corpsdetexte"/>
    <w:uiPriority w:val="1"/>
    <w:rsid w:val="00C42472"/>
    <w:rPr>
      <w:rFonts w:ascii="Arial" w:eastAsia="Arial" w:hAnsi="Arial" w:cstheme="minorBidi"/>
      <w:sz w:val="20"/>
      <w:szCs w:val="20"/>
    </w:rPr>
  </w:style>
  <w:style w:type="paragraph" w:customStyle="1" w:styleId="Indent1">
    <w:name w:val="Indent1"/>
    <w:basedOn w:val="Normal"/>
    <w:link w:val="Indent1Char"/>
    <w:rsid w:val="0076299A"/>
    <w:pPr>
      <w:spacing w:before="120"/>
      <w:ind w:left="1134" w:right="284"/>
      <w:jc w:val="both"/>
    </w:pPr>
    <w:rPr>
      <w:rFonts w:ascii="Times New Roman" w:hAnsi="Times New Roman"/>
      <w:color w:val="000000"/>
      <w:szCs w:val="20"/>
      <w:lang w:val="en-GB"/>
    </w:rPr>
  </w:style>
  <w:style w:type="character" w:customStyle="1" w:styleId="Indent1Char">
    <w:name w:val="Indent1 Char"/>
    <w:basedOn w:val="Policepardfaut"/>
    <w:link w:val="Indent1"/>
    <w:rsid w:val="0076299A"/>
    <w:rPr>
      <w:rFonts w:ascii="Times New Roman" w:hAnsi="Times New Roman"/>
      <w:color w:val="000000"/>
      <w:szCs w:val="20"/>
      <w:lang w:val="en-GB"/>
    </w:rPr>
  </w:style>
  <w:style w:type="paragraph" w:customStyle="1" w:styleId="Titolo3-">
    <w:name w:val="Titolo 3-"/>
    <w:basedOn w:val="Titre3"/>
    <w:next w:val="Titre4"/>
    <w:rsid w:val="00D1688C"/>
    <w:pPr>
      <w:keepLines w:val="0"/>
      <w:numPr>
        <w:ilvl w:val="0"/>
        <w:numId w:val="0"/>
      </w:numPr>
      <w:tabs>
        <w:tab w:val="num" w:pos="1448"/>
      </w:tabs>
      <w:suppressAutoHyphens w:val="0"/>
      <w:spacing w:before="300" w:after="200"/>
      <w:ind w:left="1448" w:right="170" w:hanging="720"/>
      <w:jc w:val="both"/>
    </w:pPr>
    <w:rPr>
      <w:rFonts w:ascii="Verdana" w:hAnsi="Verdana"/>
      <w:b w:val="0"/>
      <w:sz w:val="20"/>
      <w:u w:val="single"/>
      <w:lang w:val="en-US"/>
    </w:rPr>
  </w:style>
  <w:style w:type="character" w:customStyle="1" w:styleId="Titre2Car">
    <w:name w:val="Titre 2 Car"/>
    <w:aliases w:val="Title 2 Car,Number 2 Car,.1 Car,TITLE 2 Car,Sub-heading Car,Titolo 2 Carattere Carattere Carattere Carattere Car,.1 Carattere Carattere Carattere Carattere Car,§1.1. Car,X.X Car,Heading1 Car,Heading2DBM Car,Heading2DBM1 Car,§1.1 Car,h2 Car"/>
    <w:basedOn w:val="Policepardfaut"/>
    <w:link w:val="Titre2"/>
    <w:rsid w:val="00557717"/>
    <w:rPr>
      <w:rFonts w:ascii="Univers for BP" w:hAnsi="Univers for BP" w:cs="Arial"/>
      <w:b/>
      <w:bCs/>
      <w:iCs/>
      <w:szCs w:val="28"/>
      <w:lang w:val="en-GB"/>
    </w:rPr>
  </w:style>
  <w:style w:type="paragraph" w:customStyle="1" w:styleId="Paragraphedeliste1">
    <w:name w:val="Paragraphe de liste1"/>
    <w:basedOn w:val="Normal"/>
    <w:link w:val="Paragraphedeliste1Car"/>
    <w:qFormat/>
    <w:rsid w:val="00462B7A"/>
    <w:pPr>
      <w:suppressAutoHyphens/>
      <w:spacing w:after="200" w:line="360" w:lineRule="auto"/>
      <w:ind w:firstLine="357"/>
      <w:jc w:val="both"/>
    </w:pPr>
    <w:rPr>
      <w:rFonts w:ascii="Calibri" w:hAnsi="Calibri"/>
      <w:sz w:val="24"/>
      <w:szCs w:val="24"/>
    </w:rPr>
  </w:style>
  <w:style w:type="paragraph" w:customStyle="1" w:styleId="Style2">
    <w:name w:val="Style2"/>
    <w:basedOn w:val="Titre"/>
    <w:qFormat/>
    <w:rsid w:val="00462B7A"/>
    <w:pPr>
      <w:spacing w:before="240" w:beforeAutospacing="0" w:after="60" w:afterAutospacing="0" w:line="360" w:lineRule="auto"/>
      <w:ind w:left="709"/>
      <w:outlineLvl w:val="0"/>
    </w:pPr>
    <w:rPr>
      <w:rFonts w:ascii="Calibri" w:hAnsi="Calibri" w:cs="Times New Roman"/>
      <w:noProof w:val="0"/>
      <w:color w:val="2E74B5"/>
      <w:kern w:val="0"/>
      <w:sz w:val="44"/>
      <w:szCs w:val="44"/>
      <w:lang w:val="fr-FR" w:eastAsia="en-US"/>
    </w:rPr>
  </w:style>
  <w:style w:type="character" w:customStyle="1" w:styleId="Paragraphedeliste1Car">
    <w:name w:val="Paragraphe de liste1 Car"/>
    <w:link w:val="Paragraphedeliste1"/>
    <w:rsid w:val="00462B7A"/>
    <w:rPr>
      <w:rFonts w:ascii="Calibri" w:hAnsi="Calibri"/>
      <w:sz w:val="24"/>
      <w:szCs w:val="24"/>
      <w:lang w:val="fr-FR"/>
    </w:rPr>
  </w:style>
  <w:style w:type="character" w:customStyle="1" w:styleId="grkhzd">
    <w:name w:val="grkhzd"/>
    <w:basedOn w:val="Policepardfaut"/>
    <w:rsid w:val="00E126C0"/>
  </w:style>
  <w:style w:type="character" w:customStyle="1" w:styleId="lrzxr">
    <w:name w:val="lrzxr"/>
    <w:basedOn w:val="Policepardfaut"/>
    <w:rsid w:val="00E126C0"/>
  </w:style>
  <w:style w:type="character" w:customStyle="1" w:styleId="hpaddresssubtitlejs-hpaddresssubtitlejqtooltip">
    <w:name w:val="hp_address_subtitle&#10;js-hp_address_subtitle&#10;jq_tooltip"/>
    <w:basedOn w:val="Policepardfaut"/>
    <w:rsid w:val="00886ED6"/>
  </w:style>
  <w:style w:type="paragraph" w:customStyle="1" w:styleId="1-2-3">
    <w:name w:val="§1-2-3"/>
    <w:basedOn w:val="Normal"/>
    <w:rsid w:val="00DD5D59"/>
    <w:pPr>
      <w:numPr>
        <w:numId w:val="12"/>
      </w:numPr>
      <w:spacing w:before="60"/>
      <w:ind w:left="1702" w:right="284" w:hanging="284"/>
      <w:jc w:val="both"/>
    </w:pPr>
    <w:rPr>
      <w:rFonts w:ascii="Times New Roman" w:hAnsi="Times New Roman"/>
      <w:color w:val="000000"/>
      <w:szCs w:val="20"/>
      <w:lang w:val="en-GB"/>
    </w:rPr>
  </w:style>
  <w:style w:type="paragraph" w:styleId="PrformatHTML">
    <w:name w:val="HTML Preformatted"/>
    <w:basedOn w:val="Normal"/>
    <w:link w:val="PrformatHTMLCar"/>
    <w:uiPriority w:val="99"/>
    <w:semiHidden/>
    <w:unhideWhenUsed/>
    <w:rsid w:val="0093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932523"/>
    <w:rPr>
      <w:rFonts w:ascii="Courier New" w:hAnsi="Courier New" w:cs="Courier New"/>
      <w:sz w:val="20"/>
      <w:szCs w:val="20"/>
      <w:lang w:val="fr-FR" w:eastAsia="fr-FR"/>
    </w:rPr>
  </w:style>
  <w:style w:type="character" w:customStyle="1" w:styleId="y2iqfc">
    <w:name w:val="y2iqfc"/>
    <w:basedOn w:val="Policepardfaut"/>
    <w:rsid w:val="00932523"/>
  </w:style>
  <w:style w:type="paragraph" w:styleId="NormalWeb">
    <w:name w:val="Normal (Web)"/>
    <w:basedOn w:val="Normal"/>
    <w:uiPriority w:val="99"/>
    <w:unhideWhenUsed/>
    <w:rsid w:val="003A4B71"/>
    <w:pPr>
      <w:spacing w:before="100" w:beforeAutospacing="1" w:after="100" w:afterAutospacing="1"/>
    </w:pPr>
    <w:rPr>
      <w:rFonts w:ascii="Times New Roman" w:hAnsi="Times New Roman"/>
      <w:sz w:val="24"/>
      <w:szCs w:val="24"/>
      <w:lang w:eastAsia="fr-FR"/>
    </w:rPr>
  </w:style>
  <w:style w:type="character" w:styleId="lev">
    <w:name w:val="Strong"/>
    <w:basedOn w:val="Policepardfaut"/>
    <w:uiPriority w:val="22"/>
    <w:qFormat/>
    <w:rsid w:val="003A4B71"/>
    <w:rPr>
      <w:b/>
      <w:bCs/>
    </w:rPr>
  </w:style>
  <w:style w:type="paragraph" w:customStyle="1" w:styleId="Titre11">
    <w:name w:val="Titre 11"/>
    <w:qFormat/>
    <w:rsid w:val="00DD645C"/>
    <w:pPr>
      <w:spacing w:before="400" w:after="200"/>
      <w:outlineLvl w:val="0"/>
    </w:pPr>
    <w:rPr>
      <w:rFonts w:ascii="Arial" w:eastAsia="Arial" w:hAnsi="Arial" w:cs="Arial"/>
      <w:b/>
      <w:bCs/>
      <w:color w:val="1E40AF"/>
      <w:sz w:val="32"/>
      <w:szCs w:val="32"/>
      <w:lang w:val="fr-FR" w:eastAsia="fr-FR"/>
    </w:rPr>
  </w:style>
  <w:style w:type="paragraph" w:customStyle="1" w:styleId="Titre21">
    <w:name w:val="Titre 21"/>
    <w:qFormat/>
    <w:rsid w:val="00DD645C"/>
    <w:pPr>
      <w:spacing w:before="300" w:after="150"/>
      <w:outlineLvl w:val="1"/>
    </w:pPr>
    <w:rPr>
      <w:rFonts w:ascii="Arial" w:eastAsia="Arial" w:hAnsi="Arial" w:cs="Arial"/>
      <w:b/>
      <w:bCs/>
      <w:color w:val="374151"/>
      <w:sz w:val="26"/>
      <w:szCs w:val="2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964">
      <w:bodyDiv w:val="1"/>
      <w:marLeft w:val="0"/>
      <w:marRight w:val="0"/>
      <w:marTop w:val="0"/>
      <w:marBottom w:val="0"/>
      <w:divBdr>
        <w:top w:val="none" w:sz="0" w:space="0" w:color="auto"/>
        <w:left w:val="none" w:sz="0" w:space="0" w:color="auto"/>
        <w:bottom w:val="none" w:sz="0" w:space="0" w:color="auto"/>
        <w:right w:val="none" w:sz="0" w:space="0" w:color="auto"/>
      </w:divBdr>
      <w:divsChild>
        <w:div w:id="2142114013">
          <w:marLeft w:val="0"/>
          <w:marRight w:val="0"/>
          <w:marTop w:val="0"/>
          <w:marBottom w:val="0"/>
          <w:divBdr>
            <w:top w:val="none" w:sz="0" w:space="0" w:color="auto"/>
            <w:left w:val="none" w:sz="0" w:space="0" w:color="auto"/>
            <w:bottom w:val="none" w:sz="0" w:space="0" w:color="auto"/>
            <w:right w:val="none" w:sz="0" w:space="0" w:color="auto"/>
          </w:divBdr>
        </w:div>
        <w:div w:id="2058385360">
          <w:marLeft w:val="0"/>
          <w:marRight w:val="0"/>
          <w:marTop w:val="0"/>
          <w:marBottom w:val="0"/>
          <w:divBdr>
            <w:top w:val="none" w:sz="0" w:space="0" w:color="auto"/>
            <w:left w:val="none" w:sz="0" w:space="0" w:color="auto"/>
            <w:bottom w:val="none" w:sz="0" w:space="0" w:color="auto"/>
            <w:right w:val="none" w:sz="0" w:space="0" w:color="auto"/>
          </w:divBdr>
        </w:div>
        <w:div w:id="1558249488">
          <w:marLeft w:val="0"/>
          <w:marRight w:val="0"/>
          <w:marTop w:val="0"/>
          <w:marBottom w:val="0"/>
          <w:divBdr>
            <w:top w:val="none" w:sz="0" w:space="0" w:color="auto"/>
            <w:left w:val="none" w:sz="0" w:space="0" w:color="auto"/>
            <w:bottom w:val="none" w:sz="0" w:space="0" w:color="auto"/>
            <w:right w:val="none" w:sz="0" w:space="0" w:color="auto"/>
          </w:divBdr>
        </w:div>
        <w:div w:id="1912301512">
          <w:marLeft w:val="0"/>
          <w:marRight w:val="0"/>
          <w:marTop w:val="0"/>
          <w:marBottom w:val="0"/>
          <w:divBdr>
            <w:top w:val="none" w:sz="0" w:space="0" w:color="auto"/>
            <w:left w:val="none" w:sz="0" w:space="0" w:color="auto"/>
            <w:bottom w:val="none" w:sz="0" w:space="0" w:color="auto"/>
            <w:right w:val="none" w:sz="0" w:space="0" w:color="auto"/>
          </w:divBdr>
        </w:div>
        <w:div w:id="445346623">
          <w:marLeft w:val="0"/>
          <w:marRight w:val="0"/>
          <w:marTop w:val="0"/>
          <w:marBottom w:val="0"/>
          <w:divBdr>
            <w:top w:val="none" w:sz="0" w:space="0" w:color="auto"/>
            <w:left w:val="none" w:sz="0" w:space="0" w:color="auto"/>
            <w:bottom w:val="none" w:sz="0" w:space="0" w:color="auto"/>
            <w:right w:val="none" w:sz="0" w:space="0" w:color="auto"/>
          </w:divBdr>
        </w:div>
        <w:div w:id="1953784866">
          <w:marLeft w:val="0"/>
          <w:marRight w:val="0"/>
          <w:marTop w:val="0"/>
          <w:marBottom w:val="0"/>
          <w:divBdr>
            <w:top w:val="none" w:sz="0" w:space="0" w:color="auto"/>
            <w:left w:val="none" w:sz="0" w:space="0" w:color="auto"/>
            <w:bottom w:val="none" w:sz="0" w:space="0" w:color="auto"/>
            <w:right w:val="none" w:sz="0" w:space="0" w:color="auto"/>
          </w:divBdr>
        </w:div>
        <w:div w:id="1942371399">
          <w:marLeft w:val="0"/>
          <w:marRight w:val="0"/>
          <w:marTop w:val="0"/>
          <w:marBottom w:val="0"/>
          <w:divBdr>
            <w:top w:val="none" w:sz="0" w:space="0" w:color="auto"/>
            <w:left w:val="none" w:sz="0" w:space="0" w:color="auto"/>
            <w:bottom w:val="none" w:sz="0" w:space="0" w:color="auto"/>
            <w:right w:val="none" w:sz="0" w:space="0" w:color="auto"/>
          </w:divBdr>
        </w:div>
        <w:div w:id="685249031">
          <w:marLeft w:val="0"/>
          <w:marRight w:val="0"/>
          <w:marTop w:val="0"/>
          <w:marBottom w:val="0"/>
          <w:divBdr>
            <w:top w:val="none" w:sz="0" w:space="0" w:color="auto"/>
            <w:left w:val="none" w:sz="0" w:space="0" w:color="auto"/>
            <w:bottom w:val="none" w:sz="0" w:space="0" w:color="auto"/>
            <w:right w:val="none" w:sz="0" w:space="0" w:color="auto"/>
          </w:divBdr>
        </w:div>
        <w:div w:id="409423502">
          <w:marLeft w:val="0"/>
          <w:marRight w:val="0"/>
          <w:marTop w:val="0"/>
          <w:marBottom w:val="0"/>
          <w:divBdr>
            <w:top w:val="none" w:sz="0" w:space="0" w:color="auto"/>
            <w:left w:val="none" w:sz="0" w:space="0" w:color="auto"/>
            <w:bottom w:val="none" w:sz="0" w:space="0" w:color="auto"/>
            <w:right w:val="none" w:sz="0" w:space="0" w:color="auto"/>
          </w:divBdr>
        </w:div>
        <w:div w:id="797575417">
          <w:marLeft w:val="0"/>
          <w:marRight w:val="0"/>
          <w:marTop w:val="0"/>
          <w:marBottom w:val="0"/>
          <w:divBdr>
            <w:top w:val="none" w:sz="0" w:space="0" w:color="auto"/>
            <w:left w:val="none" w:sz="0" w:space="0" w:color="auto"/>
            <w:bottom w:val="none" w:sz="0" w:space="0" w:color="auto"/>
            <w:right w:val="none" w:sz="0" w:space="0" w:color="auto"/>
          </w:divBdr>
        </w:div>
        <w:div w:id="1362903647">
          <w:marLeft w:val="0"/>
          <w:marRight w:val="0"/>
          <w:marTop w:val="0"/>
          <w:marBottom w:val="0"/>
          <w:divBdr>
            <w:top w:val="none" w:sz="0" w:space="0" w:color="auto"/>
            <w:left w:val="none" w:sz="0" w:space="0" w:color="auto"/>
            <w:bottom w:val="none" w:sz="0" w:space="0" w:color="auto"/>
            <w:right w:val="none" w:sz="0" w:space="0" w:color="auto"/>
          </w:divBdr>
        </w:div>
        <w:div w:id="1155419330">
          <w:marLeft w:val="0"/>
          <w:marRight w:val="0"/>
          <w:marTop w:val="0"/>
          <w:marBottom w:val="0"/>
          <w:divBdr>
            <w:top w:val="none" w:sz="0" w:space="0" w:color="auto"/>
            <w:left w:val="none" w:sz="0" w:space="0" w:color="auto"/>
            <w:bottom w:val="none" w:sz="0" w:space="0" w:color="auto"/>
            <w:right w:val="none" w:sz="0" w:space="0" w:color="auto"/>
          </w:divBdr>
        </w:div>
        <w:div w:id="1574899870">
          <w:marLeft w:val="0"/>
          <w:marRight w:val="0"/>
          <w:marTop w:val="0"/>
          <w:marBottom w:val="0"/>
          <w:divBdr>
            <w:top w:val="none" w:sz="0" w:space="0" w:color="auto"/>
            <w:left w:val="none" w:sz="0" w:space="0" w:color="auto"/>
            <w:bottom w:val="none" w:sz="0" w:space="0" w:color="auto"/>
            <w:right w:val="none" w:sz="0" w:space="0" w:color="auto"/>
          </w:divBdr>
        </w:div>
      </w:divsChild>
    </w:div>
    <w:div w:id="84112760">
      <w:bodyDiv w:val="1"/>
      <w:marLeft w:val="0"/>
      <w:marRight w:val="0"/>
      <w:marTop w:val="0"/>
      <w:marBottom w:val="0"/>
      <w:divBdr>
        <w:top w:val="none" w:sz="0" w:space="0" w:color="auto"/>
        <w:left w:val="none" w:sz="0" w:space="0" w:color="auto"/>
        <w:bottom w:val="none" w:sz="0" w:space="0" w:color="auto"/>
        <w:right w:val="none" w:sz="0" w:space="0" w:color="auto"/>
      </w:divBdr>
    </w:div>
    <w:div w:id="242181526">
      <w:bodyDiv w:val="1"/>
      <w:marLeft w:val="0"/>
      <w:marRight w:val="0"/>
      <w:marTop w:val="0"/>
      <w:marBottom w:val="0"/>
      <w:divBdr>
        <w:top w:val="none" w:sz="0" w:space="0" w:color="auto"/>
        <w:left w:val="none" w:sz="0" w:space="0" w:color="auto"/>
        <w:bottom w:val="none" w:sz="0" w:space="0" w:color="auto"/>
        <w:right w:val="none" w:sz="0" w:space="0" w:color="auto"/>
      </w:divBdr>
    </w:div>
    <w:div w:id="317810312">
      <w:bodyDiv w:val="1"/>
      <w:marLeft w:val="0"/>
      <w:marRight w:val="0"/>
      <w:marTop w:val="0"/>
      <w:marBottom w:val="0"/>
      <w:divBdr>
        <w:top w:val="none" w:sz="0" w:space="0" w:color="auto"/>
        <w:left w:val="none" w:sz="0" w:space="0" w:color="auto"/>
        <w:bottom w:val="none" w:sz="0" w:space="0" w:color="auto"/>
        <w:right w:val="none" w:sz="0" w:space="0" w:color="auto"/>
      </w:divBdr>
    </w:div>
    <w:div w:id="362441186">
      <w:bodyDiv w:val="1"/>
      <w:marLeft w:val="0"/>
      <w:marRight w:val="0"/>
      <w:marTop w:val="0"/>
      <w:marBottom w:val="0"/>
      <w:divBdr>
        <w:top w:val="none" w:sz="0" w:space="0" w:color="auto"/>
        <w:left w:val="none" w:sz="0" w:space="0" w:color="auto"/>
        <w:bottom w:val="none" w:sz="0" w:space="0" w:color="auto"/>
        <w:right w:val="none" w:sz="0" w:space="0" w:color="auto"/>
      </w:divBdr>
    </w:div>
    <w:div w:id="389349694">
      <w:bodyDiv w:val="1"/>
      <w:marLeft w:val="0"/>
      <w:marRight w:val="0"/>
      <w:marTop w:val="0"/>
      <w:marBottom w:val="0"/>
      <w:divBdr>
        <w:top w:val="none" w:sz="0" w:space="0" w:color="auto"/>
        <w:left w:val="none" w:sz="0" w:space="0" w:color="auto"/>
        <w:bottom w:val="none" w:sz="0" w:space="0" w:color="auto"/>
        <w:right w:val="none" w:sz="0" w:space="0" w:color="auto"/>
      </w:divBdr>
    </w:div>
    <w:div w:id="405566589">
      <w:bodyDiv w:val="1"/>
      <w:marLeft w:val="0"/>
      <w:marRight w:val="0"/>
      <w:marTop w:val="0"/>
      <w:marBottom w:val="0"/>
      <w:divBdr>
        <w:top w:val="none" w:sz="0" w:space="0" w:color="auto"/>
        <w:left w:val="none" w:sz="0" w:space="0" w:color="auto"/>
        <w:bottom w:val="none" w:sz="0" w:space="0" w:color="auto"/>
        <w:right w:val="none" w:sz="0" w:space="0" w:color="auto"/>
      </w:divBdr>
    </w:div>
    <w:div w:id="407507463">
      <w:bodyDiv w:val="1"/>
      <w:marLeft w:val="0"/>
      <w:marRight w:val="0"/>
      <w:marTop w:val="0"/>
      <w:marBottom w:val="0"/>
      <w:divBdr>
        <w:top w:val="none" w:sz="0" w:space="0" w:color="auto"/>
        <w:left w:val="none" w:sz="0" w:space="0" w:color="auto"/>
        <w:bottom w:val="none" w:sz="0" w:space="0" w:color="auto"/>
        <w:right w:val="none" w:sz="0" w:space="0" w:color="auto"/>
      </w:divBdr>
    </w:div>
    <w:div w:id="419522138">
      <w:bodyDiv w:val="1"/>
      <w:marLeft w:val="0"/>
      <w:marRight w:val="0"/>
      <w:marTop w:val="0"/>
      <w:marBottom w:val="0"/>
      <w:divBdr>
        <w:top w:val="none" w:sz="0" w:space="0" w:color="auto"/>
        <w:left w:val="none" w:sz="0" w:space="0" w:color="auto"/>
        <w:bottom w:val="none" w:sz="0" w:space="0" w:color="auto"/>
        <w:right w:val="none" w:sz="0" w:space="0" w:color="auto"/>
      </w:divBdr>
    </w:div>
    <w:div w:id="503205976">
      <w:bodyDiv w:val="1"/>
      <w:marLeft w:val="0"/>
      <w:marRight w:val="0"/>
      <w:marTop w:val="0"/>
      <w:marBottom w:val="0"/>
      <w:divBdr>
        <w:top w:val="none" w:sz="0" w:space="0" w:color="auto"/>
        <w:left w:val="none" w:sz="0" w:space="0" w:color="auto"/>
        <w:bottom w:val="none" w:sz="0" w:space="0" w:color="auto"/>
        <w:right w:val="none" w:sz="0" w:space="0" w:color="auto"/>
      </w:divBdr>
    </w:div>
    <w:div w:id="524949528">
      <w:bodyDiv w:val="1"/>
      <w:marLeft w:val="0"/>
      <w:marRight w:val="0"/>
      <w:marTop w:val="0"/>
      <w:marBottom w:val="0"/>
      <w:divBdr>
        <w:top w:val="none" w:sz="0" w:space="0" w:color="auto"/>
        <w:left w:val="none" w:sz="0" w:space="0" w:color="auto"/>
        <w:bottom w:val="none" w:sz="0" w:space="0" w:color="auto"/>
        <w:right w:val="none" w:sz="0" w:space="0" w:color="auto"/>
      </w:divBdr>
    </w:div>
    <w:div w:id="710110768">
      <w:bodyDiv w:val="1"/>
      <w:marLeft w:val="92"/>
      <w:marRight w:val="92"/>
      <w:marTop w:val="13"/>
      <w:marBottom w:val="13"/>
      <w:divBdr>
        <w:top w:val="none" w:sz="0" w:space="0" w:color="auto"/>
        <w:left w:val="none" w:sz="0" w:space="0" w:color="auto"/>
        <w:bottom w:val="none" w:sz="0" w:space="0" w:color="auto"/>
        <w:right w:val="none" w:sz="0" w:space="0" w:color="auto"/>
      </w:divBdr>
      <w:divsChild>
        <w:div w:id="316148524">
          <w:marLeft w:val="0"/>
          <w:marRight w:val="0"/>
          <w:marTop w:val="120"/>
          <w:marBottom w:val="0"/>
          <w:divBdr>
            <w:top w:val="none" w:sz="0" w:space="0" w:color="auto"/>
            <w:left w:val="none" w:sz="0" w:space="0" w:color="auto"/>
            <w:bottom w:val="none" w:sz="0" w:space="0" w:color="auto"/>
            <w:right w:val="none" w:sz="0" w:space="0" w:color="auto"/>
          </w:divBdr>
          <w:divsChild>
            <w:div w:id="801925768">
              <w:marLeft w:val="0"/>
              <w:marRight w:val="0"/>
              <w:marTop w:val="0"/>
              <w:marBottom w:val="0"/>
              <w:divBdr>
                <w:top w:val="none" w:sz="0" w:space="0" w:color="auto"/>
                <w:left w:val="none" w:sz="0" w:space="0" w:color="auto"/>
                <w:bottom w:val="none" w:sz="0" w:space="0" w:color="auto"/>
                <w:right w:val="none" w:sz="0" w:space="0" w:color="auto"/>
              </w:divBdr>
              <w:divsChild>
                <w:div w:id="1911688881">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8770">
      <w:bodyDiv w:val="1"/>
      <w:marLeft w:val="0"/>
      <w:marRight w:val="0"/>
      <w:marTop w:val="0"/>
      <w:marBottom w:val="0"/>
      <w:divBdr>
        <w:top w:val="none" w:sz="0" w:space="0" w:color="auto"/>
        <w:left w:val="none" w:sz="0" w:space="0" w:color="auto"/>
        <w:bottom w:val="none" w:sz="0" w:space="0" w:color="auto"/>
        <w:right w:val="none" w:sz="0" w:space="0" w:color="auto"/>
      </w:divBdr>
    </w:div>
    <w:div w:id="793713822">
      <w:bodyDiv w:val="1"/>
      <w:marLeft w:val="0"/>
      <w:marRight w:val="0"/>
      <w:marTop w:val="0"/>
      <w:marBottom w:val="0"/>
      <w:divBdr>
        <w:top w:val="none" w:sz="0" w:space="0" w:color="auto"/>
        <w:left w:val="none" w:sz="0" w:space="0" w:color="auto"/>
        <w:bottom w:val="none" w:sz="0" w:space="0" w:color="auto"/>
        <w:right w:val="none" w:sz="0" w:space="0" w:color="auto"/>
      </w:divBdr>
    </w:div>
    <w:div w:id="871844510">
      <w:bodyDiv w:val="1"/>
      <w:marLeft w:val="0"/>
      <w:marRight w:val="0"/>
      <w:marTop w:val="0"/>
      <w:marBottom w:val="0"/>
      <w:divBdr>
        <w:top w:val="none" w:sz="0" w:space="0" w:color="auto"/>
        <w:left w:val="none" w:sz="0" w:space="0" w:color="auto"/>
        <w:bottom w:val="none" w:sz="0" w:space="0" w:color="auto"/>
        <w:right w:val="none" w:sz="0" w:space="0" w:color="auto"/>
      </w:divBdr>
    </w:div>
    <w:div w:id="974213338">
      <w:bodyDiv w:val="1"/>
      <w:marLeft w:val="0"/>
      <w:marRight w:val="0"/>
      <w:marTop w:val="0"/>
      <w:marBottom w:val="0"/>
      <w:divBdr>
        <w:top w:val="none" w:sz="0" w:space="0" w:color="auto"/>
        <w:left w:val="none" w:sz="0" w:space="0" w:color="auto"/>
        <w:bottom w:val="none" w:sz="0" w:space="0" w:color="auto"/>
        <w:right w:val="none" w:sz="0" w:space="0" w:color="auto"/>
      </w:divBdr>
    </w:div>
    <w:div w:id="1039821854">
      <w:bodyDiv w:val="1"/>
      <w:marLeft w:val="0"/>
      <w:marRight w:val="0"/>
      <w:marTop w:val="0"/>
      <w:marBottom w:val="0"/>
      <w:divBdr>
        <w:top w:val="none" w:sz="0" w:space="0" w:color="auto"/>
        <w:left w:val="none" w:sz="0" w:space="0" w:color="auto"/>
        <w:bottom w:val="none" w:sz="0" w:space="0" w:color="auto"/>
        <w:right w:val="none" w:sz="0" w:space="0" w:color="auto"/>
      </w:divBdr>
    </w:div>
    <w:div w:id="1043477697">
      <w:bodyDiv w:val="1"/>
      <w:marLeft w:val="0"/>
      <w:marRight w:val="0"/>
      <w:marTop w:val="0"/>
      <w:marBottom w:val="0"/>
      <w:divBdr>
        <w:top w:val="none" w:sz="0" w:space="0" w:color="auto"/>
        <w:left w:val="none" w:sz="0" w:space="0" w:color="auto"/>
        <w:bottom w:val="none" w:sz="0" w:space="0" w:color="auto"/>
        <w:right w:val="none" w:sz="0" w:space="0" w:color="auto"/>
      </w:divBdr>
    </w:div>
    <w:div w:id="1186749484">
      <w:bodyDiv w:val="1"/>
      <w:marLeft w:val="0"/>
      <w:marRight w:val="0"/>
      <w:marTop w:val="0"/>
      <w:marBottom w:val="0"/>
      <w:divBdr>
        <w:top w:val="none" w:sz="0" w:space="0" w:color="auto"/>
        <w:left w:val="none" w:sz="0" w:space="0" w:color="auto"/>
        <w:bottom w:val="none" w:sz="0" w:space="0" w:color="auto"/>
        <w:right w:val="none" w:sz="0" w:space="0" w:color="auto"/>
      </w:divBdr>
    </w:div>
    <w:div w:id="1213225089">
      <w:bodyDiv w:val="1"/>
      <w:marLeft w:val="0"/>
      <w:marRight w:val="0"/>
      <w:marTop w:val="0"/>
      <w:marBottom w:val="0"/>
      <w:divBdr>
        <w:top w:val="none" w:sz="0" w:space="0" w:color="auto"/>
        <w:left w:val="none" w:sz="0" w:space="0" w:color="auto"/>
        <w:bottom w:val="none" w:sz="0" w:space="0" w:color="auto"/>
        <w:right w:val="none" w:sz="0" w:space="0" w:color="auto"/>
      </w:divBdr>
      <w:divsChild>
        <w:div w:id="1469274566">
          <w:marLeft w:val="0"/>
          <w:marRight w:val="0"/>
          <w:marTop w:val="0"/>
          <w:marBottom w:val="0"/>
          <w:divBdr>
            <w:top w:val="none" w:sz="0" w:space="0" w:color="auto"/>
            <w:left w:val="none" w:sz="0" w:space="0" w:color="auto"/>
            <w:bottom w:val="none" w:sz="0" w:space="0" w:color="auto"/>
            <w:right w:val="none" w:sz="0" w:space="0" w:color="auto"/>
          </w:divBdr>
        </w:div>
        <w:div w:id="941759907">
          <w:marLeft w:val="0"/>
          <w:marRight w:val="0"/>
          <w:marTop w:val="0"/>
          <w:marBottom w:val="0"/>
          <w:divBdr>
            <w:top w:val="none" w:sz="0" w:space="0" w:color="auto"/>
            <w:left w:val="none" w:sz="0" w:space="0" w:color="auto"/>
            <w:bottom w:val="none" w:sz="0" w:space="0" w:color="auto"/>
            <w:right w:val="none" w:sz="0" w:space="0" w:color="auto"/>
          </w:divBdr>
        </w:div>
        <w:div w:id="1541673001">
          <w:marLeft w:val="0"/>
          <w:marRight w:val="0"/>
          <w:marTop w:val="0"/>
          <w:marBottom w:val="0"/>
          <w:divBdr>
            <w:top w:val="none" w:sz="0" w:space="0" w:color="auto"/>
            <w:left w:val="none" w:sz="0" w:space="0" w:color="auto"/>
            <w:bottom w:val="none" w:sz="0" w:space="0" w:color="auto"/>
            <w:right w:val="none" w:sz="0" w:space="0" w:color="auto"/>
          </w:divBdr>
        </w:div>
        <w:div w:id="598762146">
          <w:marLeft w:val="0"/>
          <w:marRight w:val="0"/>
          <w:marTop w:val="0"/>
          <w:marBottom w:val="0"/>
          <w:divBdr>
            <w:top w:val="none" w:sz="0" w:space="0" w:color="auto"/>
            <w:left w:val="none" w:sz="0" w:space="0" w:color="auto"/>
            <w:bottom w:val="none" w:sz="0" w:space="0" w:color="auto"/>
            <w:right w:val="none" w:sz="0" w:space="0" w:color="auto"/>
          </w:divBdr>
        </w:div>
        <w:div w:id="1947493747">
          <w:marLeft w:val="0"/>
          <w:marRight w:val="0"/>
          <w:marTop w:val="0"/>
          <w:marBottom w:val="0"/>
          <w:divBdr>
            <w:top w:val="none" w:sz="0" w:space="0" w:color="auto"/>
            <w:left w:val="none" w:sz="0" w:space="0" w:color="auto"/>
            <w:bottom w:val="none" w:sz="0" w:space="0" w:color="auto"/>
            <w:right w:val="none" w:sz="0" w:space="0" w:color="auto"/>
          </w:divBdr>
        </w:div>
        <w:div w:id="144779903">
          <w:marLeft w:val="0"/>
          <w:marRight w:val="0"/>
          <w:marTop w:val="0"/>
          <w:marBottom w:val="0"/>
          <w:divBdr>
            <w:top w:val="none" w:sz="0" w:space="0" w:color="auto"/>
            <w:left w:val="none" w:sz="0" w:space="0" w:color="auto"/>
            <w:bottom w:val="none" w:sz="0" w:space="0" w:color="auto"/>
            <w:right w:val="none" w:sz="0" w:space="0" w:color="auto"/>
          </w:divBdr>
        </w:div>
        <w:div w:id="1678842254">
          <w:marLeft w:val="0"/>
          <w:marRight w:val="0"/>
          <w:marTop w:val="0"/>
          <w:marBottom w:val="0"/>
          <w:divBdr>
            <w:top w:val="none" w:sz="0" w:space="0" w:color="auto"/>
            <w:left w:val="none" w:sz="0" w:space="0" w:color="auto"/>
            <w:bottom w:val="none" w:sz="0" w:space="0" w:color="auto"/>
            <w:right w:val="none" w:sz="0" w:space="0" w:color="auto"/>
          </w:divBdr>
        </w:div>
        <w:div w:id="1916428404">
          <w:marLeft w:val="0"/>
          <w:marRight w:val="0"/>
          <w:marTop w:val="0"/>
          <w:marBottom w:val="0"/>
          <w:divBdr>
            <w:top w:val="none" w:sz="0" w:space="0" w:color="auto"/>
            <w:left w:val="none" w:sz="0" w:space="0" w:color="auto"/>
            <w:bottom w:val="none" w:sz="0" w:space="0" w:color="auto"/>
            <w:right w:val="none" w:sz="0" w:space="0" w:color="auto"/>
          </w:divBdr>
        </w:div>
        <w:div w:id="1699772803">
          <w:marLeft w:val="0"/>
          <w:marRight w:val="0"/>
          <w:marTop w:val="0"/>
          <w:marBottom w:val="0"/>
          <w:divBdr>
            <w:top w:val="none" w:sz="0" w:space="0" w:color="auto"/>
            <w:left w:val="none" w:sz="0" w:space="0" w:color="auto"/>
            <w:bottom w:val="none" w:sz="0" w:space="0" w:color="auto"/>
            <w:right w:val="none" w:sz="0" w:space="0" w:color="auto"/>
          </w:divBdr>
        </w:div>
      </w:divsChild>
    </w:div>
    <w:div w:id="1273784551">
      <w:bodyDiv w:val="1"/>
      <w:marLeft w:val="0"/>
      <w:marRight w:val="0"/>
      <w:marTop w:val="0"/>
      <w:marBottom w:val="0"/>
      <w:divBdr>
        <w:top w:val="none" w:sz="0" w:space="0" w:color="auto"/>
        <w:left w:val="none" w:sz="0" w:space="0" w:color="auto"/>
        <w:bottom w:val="none" w:sz="0" w:space="0" w:color="auto"/>
        <w:right w:val="none" w:sz="0" w:space="0" w:color="auto"/>
      </w:divBdr>
    </w:div>
    <w:div w:id="1368219689">
      <w:bodyDiv w:val="1"/>
      <w:marLeft w:val="0"/>
      <w:marRight w:val="0"/>
      <w:marTop w:val="0"/>
      <w:marBottom w:val="0"/>
      <w:divBdr>
        <w:top w:val="none" w:sz="0" w:space="0" w:color="auto"/>
        <w:left w:val="none" w:sz="0" w:space="0" w:color="auto"/>
        <w:bottom w:val="none" w:sz="0" w:space="0" w:color="auto"/>
        <w:right w:val="none" w:sz="0" w:space="0" w:color="auto"/>
      </w:divBdr>
    </w:div>
    <w:div w:id="1411004872">
      <w:bodyDiv w:val="1"/>
      <w:marLeft w:val="0"/>
      <w:marRight w:val="0"/>
      <w:marTop w:val="0"/>
      <w:marBottom w:val="0"/>
      <w:divBdr>
        <w:top w:val="none" w:sz="0" w:space="0" w:color="auto"/>
        <w:left w:val="none" w:sz="0" w:space="0" w:color="auto"/>
        <w:bottom w:val="none" w:sz="0" w:space="0" w:color="auto"/>
        <w:right w:val="none" w:sz="0" w:space="0" w:color="auto"/>
      </w:divBdr>
    </w:div>
    <w:div w:id="1420445869">
      <w:bodyDiv w:val="1"/>
      <w:marLeft w:val="0"/>
      <w:marRight w:val="0"/>
      <w:marTop w:val="0"/>
      <w:marBottom w:val="0"/>
      <w:divBdr>
        <w:top w:val="none" w:sz="0" w:space="0" w:color="auto"/>
        <w:left w:val="none" w:sz="0" w:space="0" w:color="auto"/>
        <w:bottom w:val="none" w:sz="0" w:space="0" w:color="auto"/>
        <w:right w:val="none" w:sz="0" w:space="0" w:color="auto"/>
      </w:divBdr>
    </w:div>
    <w:div w:id="1578637012">
      <w:bodyDiv w:val="1"/>
      <w:marLeft w:val="0"/>
      <w:marRight w:val="0"/>
      <w:marTop w:val="0"/>
      <w:marBottom w:val="0"/>
      <w:divBdr>
        <w:top w:val="none" w:sz="0" w:space="0" w:color="auto"/>
        <w:left w:val="none" w:sz="0" w:space="0" w:color="auto"/>
        <w:bottom w:val="none" w:sz="0" w:space="0" w:color="auto"/>
        <w:right w:val="none" w:sz="0" w:space="0" w:color="auto"/>
      </w:divBdr>
    </w:div>
    <w:div w:id="1587886994">
      <w:bodyDiv w:val="1"/>
      <w:marLeft w:val="0"/>
      <w:marRight w:val="0"/>
      <w:marTop w:val="0"/>
      <w:marBottom w:val="0"/>
      <w:divBdr>
        <w:top w:val="none" w:sz="0" w:space="0" w:color="auto"/>
        <w:left w:val="none" w:sz="0" w:space="0" w:color="auto"/>
        <w:bottom w:val="none" w:sz="0" w:space="0" w:color="auto"/>
        <w:right w:val="none" w:sz="0" w:space="0" w:color="auto"/>
      </w:divBdr>
    </w:div>
    <w:div w:id="1671828311">
      <w:bodyDiv w:val="1"/>
      <w:marLeft w:val="0"/>
      <w:marRight w:val="0"/>
      <w:marTop w:val="0"/>
      <w:marBottom w:val="0"/>
      <w:divBdr>
        <w:top w:val="none" w:sz="0" w:space="0" w:color="auto"/>
        <w:left w:val="none" w:sz="0" w:space="0" w:color="auto"/>
        <w:bottom w:val="none" w:sz="0" w:space="0" w:color="auto"/>
        <w:right w:val="none" w:sz="0" w:space="0" w:color="auto"/>
      </w:divBdr>
    </w:div>
    <w:div w:id="1705669100">
      <w:bodyDiv w:val="1"/>
      <w:marLeft w:val="0"/>
      <w:marRight w:val="0"/>
      <w:marTop w:val="0"/>
      <w:marBottom w:val="0"/>
      <w:divBdr>
        <w:top w:val="none" w:sz="0" w:space="0" w:color="auto"/>
        <w:left w:val="none" w:sz="0" w:space="0" w:color="auto"/>
        <w:bottom w:val="none" w:sz="0" w:space="0" w:color="auto"/>
        <w:right w:val="none" w:sz="0" w:space="0" w:color="auto"/>
      </w:divBdr>
    </w:div>
    <w:div w:id="1708675923">
      <w:bodyDiv w:val="1"/>
      <w:marLeft w:val="0"/>
      <w:marRight w:val="0"/>
      <w:marTop w:val="0"/>
      <w:marBottom w:val="0"/>
      <w:divBdr>
        <w:top w:val="none" w:sz="0" w:space="0" w:color="auto"/>
        <w:left w:val="none" w:sz="0" w:space="0" w:color="auto"/>
        <w:bottom w:val="none" w:sz="0" w:space="0" w:color="auto"/>
        <w:right w:val="none" w:sz="0" w:space="0" w:color="auto"/>
      </w:divBdr>
    </w:div>
    <w:div w:id="1826125322">
      <w:bodyDiv w:val="1"/>
      <w:marLeft w:val="0"/>
      <w:marRight w:val="0"/>
      <w:marTop w:val="0"/>
      <w:marBottom w:val="0"/>
      <w:divBdr>
        <w:top w:val="none" w:sz="0" w:space="0" w:color="auto"/>
        <w:left w:val="none" w:sz="0" w:space="0" w:color="auto"/>
        <w:bottom w:val="none" w:sz="0" w:space="0" w:color="auto"/>
        <w:right w:val="none" w:sz="0" w:space="0" w:color="auto"/>
      </w:divBdr>
    </w:div>
    <w:div w:id="1871139060">
      <w:bodyDiv w:val="1"/>
      <w:marLeft w:val="0"/>
      <w:marRight w:val="0"/>
      <w:marTop w:val="0"/>
      <w:marBottom w:val="0"/>
      <w:divBdr>
        <w:top w:val="none" w:sz="0" w:space="0" w:color="auto"/>
        <w:left w:val="none" w:sz="0" w:space="0" w:color="auto"/>
        <w:bottom w:val="none" w:sz="0" w:space="0" w:color="auto"/>
        <w:right w:val="none" w:sz="0" w:space="0" w:color="auto"/>
      </w:divBdr>
    </w:div>
    <w:div w:id="1892842464">
      <w:bodyDiv w:val="1"/>
      <w:marLeft w:val="0"/>
      <w:marRight w:val="0"/>
      <w:marTop w:val="0"/>
      <w:marBottom w:val="0"/>
      <w:divBdr>
        <w:top w:val="none" w:sz="0" w:space="0" w:color="auto"/>
        <w:left w:val="none" w:sz="0" w:space="0" w:color="auto"/>
        <w:bottom w:val="none" w:sz="0" w:space="0" w:color="auto"/>
        <w:right w:val="none" w:sz="0" w:space="0" w:color="auto"/>
      </w:divBdr>
    </w:div>
    <w:div w:id="1953127095">
      <w:bodyDiv w:val="1"/>
      <w:marLeft w:val="0"/>
      <w:marRight w:val="0"/>
      <w:marTop w:val="0"/>
      <w:marBottom w:val="0"/>
      <w:divBdr>
        <w:top w:val="none" w:sz="0" w:space="0" w:color="auto"/>
        <w:left w:val="none" w:sz="0" w:space="0" w:color="auto"/>
        <w:bottom w:val="none" w:sz="0" w:space="0" w:color="auto"/>
        <w:right w:val="none" w:sz="0" w:space="0" w:color="auto"/>
      </w:divBdr>
    </w:div>
    <w:div w:id="2027097786">
      <w:bodyDiv w:val="1"/>
      <w:marLeft w:val="0"/>
      <w:marRight w:val="0"/>
      <w:marTop w:val="0"/>
      <w:marBottom w:val="0"/>
      <w:divBdr>
        <w:top w:val="none" w:sz="0" w:space="0" w:color="auto"/>
        <w:left w:val="none" w:sz="0" w:space="0" w:color="auto"/>
        <w:bottom w:val="none" w:sz="0" w:space="0" w:color="auto"/>
        <w:right w:val="none" w:sz="0" w:space="0" w:color="auto"/>
      </w:divBdr>
    </w:div>
    <w:div w:id="20290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erc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file:///\\Houserver03\wwwroot\EPDCT\brand\BP-BP-DCT-Letter-Templates-UK-US\images\helios.jpg" TargetMode="External"/><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C7C79-6E87-411F-BFE4-5A67FC4EA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1179</Words>
  <Characters>6488</Characters>
  <Application>Microsoft Office Word</Application>
  <DocSecurity>0</DocSecurity>
  <Lines>54</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7652</CharactersWithSpaces>
  <SharedDoc>false</SharedDoc>
  <HLinks>
    <vt:vector size="288" baseType="variant">
      <vt:variant>
        <vt:i4>786448</vt:i4>
      </vt:variant>
      <vt:variant>
        <vt:i4>342</vt:i4>
      </vt:variant>
      <vt:variant>
        <vt:i4>0</vt:i4>
      </vt:variant>
      <vt:variant>
        <vt:i4>5</vt:i4>
      </vt:variant>
      <vt:variant>
        <vt:lpwstr>http://etplib.bpweb.bp.com/login/IntegratedLogin.jsp?docNumber=GN%2000-991&amp;docType=gn</vt:lpwstr>
      </vt:variant>
      <vt:variant>
        <vt:lpwstr/>
      </vt:variant>
      <vt:variant>
        <vt:i4>1900602</vt:i4>
      </vt:variant>
      <vt:variant>
        <vt:i4>293</vt:i4>
      </vt:variant>
      <vt:variant>
        <vt:i4>0</vt:i4>
      </vt:variant>
      <vt:variant>
        <vt:i4>5</vt:i4>
      </vt:variant>
      <vt:variant>
        <vt:lpwstr/>
      </vt:variant>
      <vt:variant>
        <vt:lpwstr>_Toc298849428</vt:lpwstr>
      </vt:variant>
      <vt:variant>
        <vt:i4>1900602</vt:i4>
      </vt:variant>
      <vt:variant>
        <vt:i4>287</vt:i4>
      </vt:variant>
      <vt:variant>
        <vt:i4>0</vt:i4>
      </vt:variant>
      <vt:variant>
        <vt:i4>5</vt:i4>
      </vt:variant>
      <vt:variant>
        <vt:lpwstr/>
      </vt:variant>
      <vt:variant>
        <vt:lpwstr>_Toc298849427</vt:lpwstr>
      </vt:variant>
      <vt:variant>
        <vt:i4>1900602</vt:i4>
      </vt:variant>
      <vt:variant>
        <vt:i4>281</vt:i4>
      </vt:variant>
      <vt:variant>
        <vt:i4>0</vt:i4>
      </vt:variant>
      <vt:variant>
        <vt:i4>5</vt:i4>
      </vt:variant>
      <vt:variant>
        <vt:lpwstr/>
      </vt:variant>
      <vt:variant>
        <vt:lpwstr>_Toc298849426</vt:lpwstr>
      </vt:variant>
      <vt:variant>
        <vt:i4>1900602</vt:i4>
      </vt:variant>
      <vt:variant>
        <vt:i4>275</vt:i4>
      </vt:variant>
      <vt:variant>
        <vt:i4>0</vt:i4>
      </vt:variant>
      <vt:variant>
        <vt:i4>5</vt:i4>
      </vt:variant>
      <vt:variant>
        <vt:lpwstr/>
      </vt:variant>
      <vt:variant>
        <vt:lpwstr>_Toc298849425</vt:lpwstr>
      </vt:variant>
      <vt:variant>
        <vt:i4>1900602</vt:i4>
      </vt:variant>
      <vt:variant>
        <vt:i4>266</vt:i4>
      </vt:variant>
      <vt:variant>
        <vt:i4>0</vt:i4>
      </vt:variant>
      <vt:variant>
        <vt:i4>5</vt:i4>
      </vt:variant>
      <vt:variant>
        <vt:lpwstr/>
      </vt:variant>
      <vt:variant>
        <vt:lpwstr>_Toc298849424</vt:lpwstr>
      </vt:variant>
      <vt:variant>
        <vt:i4>1900602</vt:i4>
      </vt:variant>
      <vt:variant>
        <vt:i4>260</vt:i4>
      </vt:variant>
      <vt:variant>
        <vt:i4>0</vt:i4>
      </vt:variant>
      <vt:variant>
        <vt:i4>5</vt:i4>
      </vt:variant>
      <vt:variant>
        <vt:lpwstr/>
      </vt:variant>
      <vt:variant>
        <vt:lpwstr>_Toc298849423</vt:lpwstr>
      </vt:variant>
      <vt:variant>
        <vt:i4>1900602</vt:i4>
      </vt:variant>
      <vt:variant>
        <vt:i4>254</vt:i4>
      </vt:variant>
      <vt:variant>
        <vt:i4>0</vt:i4>
      </vt:variant>
      <vt:variant>
        <vt:i4>5</vt:i4>
      </vt:variant>
      <vt:variant>
        <vt:lpwstr/>
      </vt:variant>
      <vt:variant>
        <vt:lpwstr>_Toc298849422</vt:lpwstr>
      </vt:variant>
      <vt:variant>
        <vt:i4>1900602</vt:i4>
      </vt:variant>
      <vt:variant>
        <vt:i4>248</vt:i4>
      </vt:variant>
      <vt:variant>
        <vt:i4>0</vt:i4>
      </vt:variant>
      <vt:variant>
        <vt:i4>5</vt:i4>
      </vt:variant>
      <vt:variant>
        <vt:lpwstr/>
      </vt:variant>
      <vt:variant>
        <vt:lpwstr>_Toc298849421</vt:lpwstr>
      </vt:variant>
      <vt:variant>
        <vt:i4>1900602</vt:i4>
      </vt:variant>
      <vt:variant>
        <vt:i4>242</vt:i4>
      </vt:variant>
      <vt:variant>
        <vt:i4>0</vt:i4>
      </vt:variant>
      <vt:variant>
        <vt:i4>5</vt:i4>
      </vt:variant>
      <vt:variant>
        <vt:lpwstr/>
      </vt:variant>
      <vt:variant>
        <vt:lpwstr>_Toc298849420</vt:lpwstr>
      </vt:variant>
      <vt:variant>
        <vt:i4>1966138</vt:i4>
      </vt:variant>
      <vt:variant>
        <vt:i4>233</vt:i4>
      </vt:variant>
      <vt:variant>
        <vt:i4>0</vt:i4>
      </vt:variant>
      <vt:variant>
        <vt:i4>5</vt:i4>
      </vt:variant>
      <vt:variant>
        <vt:lpwstr/>
      </vt:variant>
      <vt:variant>
        <vt:lpwstr>_Toc298849419</vt:lpwstr>
      </vt:variant>
      <vt:variant>
        <vt:i4>1966138</vt:i4>
      </vt:variant>
      <vt:variant>
        <vt:i4>227</vt:i4>
      </vt:variant>
      <vt:variant>
        <vt:i4>0</vt:i4>
      </vt:variant>
      <vt:variant>
        <vt:i4>5</vt:i4>
      </vt:variant>
      <vt:variant>
        <vt:lpwstr/>
      </vt:variant>
      <vt:variant>
        <vt:lpwstr>_Toc298849418</vt:lpwstr>
      </vt:variant>
      <vt:variant>
        <vt:i4>1966138</vt:i4>
      </vt:variant>
      <vt:variant>
        <vt:i4>221</vt:i4>
      </vt:variant>
      <vt:variant>
        <vt:i4>0</vt:i4>
      </vt:variant>
      <vt:variant>
        <vt:i4>5</vt:i4>
      </vt:variant>
      <vt:variant>
        <vt:lpwstr/>
      </vt:variant>
      <vt:variant>
        <vt:lpwstr>_Toc298849417</vt:lpwstr>
      </vt:variant>
      <vt:variant>
        <vt:i4>1966138</vt:i4>
      </vt:variant>
      <vt:variant>
        <vt:i4>215</vt:i4>
      </vt:variant>
      <vt:variant>
        <vt:i4>0</vt:i4>
      </vt:variant>
      <vt:variant>
        <vt:i4>5</vt:i4>
      </vt:variant>
      <vt:variant>
        <vt:lpwstr/>
      </vt:variant>
      <vt:variant>
        <vt:lpwstr>_Toc298849416</vt:lpwstr>
      </vt:variant>
      <vt:variant>
        <vt:i4>1966138</vt:i4>
      </vt:variant>
      <vt:variant>
        <vt:i4>209</vt:i4>
      </vt:variant>
      <vt:variant>
        <vt:i4>0</vt:i4>
      </vt:variant>
      <vt:variant>
        <vt:i4>5</vt:i4>
      </vt:variant>
      <vt:variant>
        <vt:lpwstr/>
      </vt:variant>
      <vt:variant>
        <vt:lpwstr>_Toc298849415</vt:lpwstr>
      </vt:variant>
      <vt:variant>
        <vt:i4>1966138</vt:i4>
      </vt:variant>
      <vt:variant>
        <vt:i4>203</vt:i4>
      </vt:variant>
      <vt:variant>
        <vt:i4>0</vt:i4>
      </vt:variant>
      <vt:variant>
        <vt:i4>5</vt:i4>
      </vt:variant>
      <vt:variant>
        <vt:lpwstr/>
      </vt:variant>
      <vt:variant>
        <vt:lpwstr>_Toc298849414</vt:lpwstr>
      </vt:variant>
      <vt:variant>
        <vt:i4>1966138</vt:i4>
      </vt:variant>
      <vt:variant>
        <vt:i4>197</vt:i4>
      </vt:variant>
      <vt:variant>
        <vt:i4>0</vt:i4>
      </vt:variant>
      <vt:variant>
        <vt:i4>5</vt:i4>
      </vt:variant>
      <vt:variant>
        <vt:lpwstr/>
      </vt:variant>
      <vt:variant>
        <vt:lpwstr>_Toc298849413</vt:lpwstr>
      </vt:variant>
      <vt:variant>
        <vt:i4>1966138</vt:i4>
      </vt:variant>
      <vt:variant>
        <vt:i4>191</vt:i4>
      </vt:variant>
      <vt:variant>
        <vt:i4>0</vt:i4>
      </vt:variant>
      <vt:variant>
        <vt:i4>5</vt:i4>
      </vt:variant>
      <vt:variant>
        <vt:lpwstr/>
      </vt:variant>
      <vt:variant>
        <vt:lpwstr>_Toc298849412</vt:lpwstr>
      </vt:variant>
      <vt:variant>
        <vt:i4>1966138</vt:i4>
      </vt:variant>
      <vt:variant>
        <vt:i4>185</vt:i4>
      </vt:variant>
      <vt:variant>
        <vt:i4>0</vt:i4>
      </vt:variant>
      <vt:variant>
        <vt:i4>5</vt:i4>
      </vt:variant>
      <vt:variant>
        <vt:lpwstr/>
      </vt:variant>
      <vt:variant>
        <vt:lpwstr>_Toc298849411</vt:lpwstr>
      </vt:variant>
      <vt:variant>
        <vt:i4>1966138</vt:i4>
      </vt:variant>
      <vt:variant>
        <vt:i4>179</vt:i4>
      </vt:variant>
      <vt:variant>
        <vt:i4>0</vt:i4>
      </vt:variant>
      <vt:variant>
        <vt:i4>5</vt:i4>
      </vt:variant>
      <vt:variant>
        <vt:lpwstr/>
      </vt:variant>
      <vt:variant>
        <vt:lpwstr>_Toc298849410</vt:lpwstr>
      </vt:variant>
      <vt:variant>
        <vt:i4>2031674</vt:i4>
      </vt:variant>
      <vt:variant>
        <vt:i4>173</vt:i4>
      </vt:variant>
      <vt:variant>
        <vt:i4>0</vt:i4>
      </vt:variant>
      <vt:variant>
        <vt:i4>5</vt:i4>
      </vt:variant>
      <vt:variant>
        <vt:lpwstr/>
      </vt:variant>
      <vt:variant>
        <vt:lpwstr>_Toc298849409</vt:lpwstr>
      </vt:variant>
      <vt:variant>
        <vt:i4>2031674</vt:i4>
      </vt:variant>
      <vt:variant>
        <vt:i4>167</vt:i4>
      </vt:variant>
      <vt:variant>
        <vt:i4>0</vt:i4>
      </vt:variant>
      <vt:variant>
        <vt:i4>5</vt:i4>
      </vt:variant>
      <vt:variant>
        <vt:lpwstr/>
      </vt:variant>
      <vt:variant>
        <vt:lpwstr>_Toc298849408</vt:lpwstr>
      </vt:variant>
      <vt:variant>
        <vt:i4>2031674</vt:i4>
      </vt:variant>
      <vt:variant>
        <vt:i4>161</vt:i4>
      </vt:variant>
      <vt:variant>
        <vt:i4>0</vt:i4>
      </vt:variant>
      <vt:variant>
        <vt:i4>5</vt:i4>
      </vt:variant>
      <vt:variant>
        <vt:lpwstr/>
      </vt:variant>
      <vt:variant>
        <vt:lpwstr>_Toc298849407</vt:lpwstr>
      </vt:variant>
      <vt:variant>
        <vt:i4>2031674</vt:i4>
      </vt:variant>
      <vt:variant>
        <vt:i4>155</vt:i4>
      </vt:variant>
      <vt:variant>
        <vt:i4>0</vt:i4>
      </vt:variant>
      <vt:variant>
        <vt:i4>5</vt:i4>
      </vt:variant>
      <vt:variant>
        <vt:lpwstr/>
      </vt:variant>
      <vt:variant>
        <vt:lpwstr>_Toc298849406</vt:lpwstr>
      </vt:variant>
      <vt:variant>
        <vt:i4>2031674</vt:i4>
      </vt:variant>
      <vt:variant>
        <vt:i4>149</vt:i4>
      </vt:variant>
      <vt:variant>
        <vt:i4>0</vt:i4>
      </vt:variant>
      <vt:variant>
        <vt:i4>5</vt:i4>
      </vt:variant>
      <vt:variant>
        <vt:lpwstr/>
      </vt:variant>
      <vt:variant>
        <vt:lpwstr>_Toc298849405</vt:lpwstr>
      </vt:variant>
      <vt:variant>
        <vt:i4>2031674</vt:i4>
      </vt:variant>
      <vt:variant>
        <vt:i4>143</vt:i4>
      </vt:variant>
      <vt:variant>
        <vt:i4>0</vt:i4>
      </vt:variant>
      <vt:variant>
        <vt:i4>5</vt:i4>
      </vt:variant>
      <vt:variant>
        <vt:lpwstr/>
      </vt:variant>
      <vt:variant>
        <vt:lpwstr>_Toc298849404</vt:lpwstr>
      </vt:variant>
      <vt:variant>
        <vt:i4>2031674</vt:i4>
      </vt:variant>
      <vt:variant>
        <vt:i4>137</vt:i4>
      </vt:variant>
      <vt:variant>
        <vt:i4>0</vt:i4>
      </vt:variant>
      <vt:variant>
        <vt:i4>5</vt:i4>
      </vt:variant>
      <vt:variant>
        <vt:lpwstr/>
      </vt:variant>
      <vt:variant>
        <vt:lpwstr>_Toc298849403</vt:lpwstr>
      </vt:variant>
      <vt:variant>
        <vt:i4>2031674</vt:i4>
      </vt:variant>
      <vt:variant>
        <vt:i4>131</vt:i4>
      </vt:variant>
      <vt:variant>
        <vt:i4>0</vt:i4>
      </vt:variant>
      <vt:variant>
        <vt:i4>5</vt:i4>
      </vt:variant>
      <vt:variant>
        <vt:lpwstr/>
      </vt:variant>
      <vt:variant>
        <vt:lpwstr>_Toc298849402</vt:lpwstr>
      </vt:variant>
      <vt:variant>
        <vt:i4>2031674</vt:i4>
      </vt:variant>
      <vt:variant>
        <vt:i4>125</vt:i4>
      </vt:variant>
      <vt:variant>
        <vt:i4>0</vt:i4>
      </vt:variant>
      <vt:variant>
        <vt:i4>5</vt:i4>
      </vt:variant>
      <vt:variant>
        <vt:lpwstr/>
      </vt:variant>
      <vt:variant>
        <vt:lpwstr>_Toc298849401</vt:lpwstr>
      </vt:variant>
      <vt:variant>
        <vt:i4>2031674</vt:i4>
      </vt:variant>
      <vt:variant>
        <vt:i4>119</vt:i4>
      </vt:variant>
      <vt:variant>
        <vt:i4>0</vt:i4>
      </vt:variant>
      <vt:variant>
        <vt:i4>5</vt:i4>
      </vt:variant>
      <vt:variant>
        <vt:lpwstr/>
      </vt:variant>
      <vt:variant>
        <vt:lpwstr>_Toc298849400</vt:lpwstr>
      </vt:variant>
      <vt:variant>
        <vt:i4>1441853</vt:i4>
      </vt:variant>
      <vt:variant>
        <vt:i4>113</vt:i4>
      </vt:variant>
      <vt:variant>
        <vt:i4>0</vt:i4>
      </vt:variant>
      <vt:variant>
        <vt:i4>5</vt:i4>
      </vt:variant>
      <vt:variant>
        <vt:lpwstr/>
      </vt:variant>
      <vt:variant>
        <vt:lpwstr>_Toc298849399</vt:lpwstr>
      </vt:variant>
      <vt:variant>
        <vt:i4>1441853</vt:i4>
      </vt:variant>
      <vt:variant>
        <vt:i4>107</vt:i4>
      </vt:variant>
      <vt:variant>
        <vt:i4>0</vt:i4>
      </vt:variant>
      <vt:variant>
        <vt:i4>5</vt:i4>
      </vt:variant>
      <vt:variant>
        <vt:lpwstr/>
      </vt:variant>
      <vt:variant>
        <vt:lpwstr>_Toc298849398</vt:lpwstr>
      </vt:variant>
      <vt:variant>
        <vt:i4>1441853</vt:i4>
      </vt:variant>
      <vt:variant>
        <vt:i4>101</vt:i4>
      </vt:variant>
      <vt:variant>
        <vt:i4>0</vt:i4>
      </vt:variant>
      <vt:variant>
        <vt:i4>5</vt:i4>
      </vt:variant>
      <vt:variant>
        <vt:lpwstr/>
      </vt:variant>
      <vt:variant>
        <vt:lpwstr>_Toc298849397</vt:lpwstr>
      </vt:variant>
      <vt:variant>
        <vt:i4>1441853</vt:i4>
      </vt:variant>
      <vt:variant>
        <vt:i4>95</vt:i4>
      </vt:variant>
      <vt:variant>
        <vt:i4>0</vt:i4>
      </vt:variant>
      <vt:variant>
        <vt:i4>5</vt:i4>
      </vt:variant>
      <vt:variant>
        <vt:lpwstr/>
      </vt:variant>
      <vt:variant>
        <vt:lpwstr>_Toc298849396</vt:lpwstr>
      </vt:variant>
      <vt:variant>
        <vt:i4>1441853</vt:i4>
      </vt:variant>
      <vt:variant>
        <vt:i4>89</vt:i4>
      </vt:variant>
      <vt:variant>
        <vt:i4>0</vt:i4>
      </vt:variant>
      <vt:variant>
        <vt:i4>5</vt:i4>
      </vt:variant>
      <vt:variant>
        <vt:lpwstr/>
      </vt:variant>
      <vt:variant>
        <vt:lpwstr>_Toc298849395</vt:lpwstr>
      </vt:variant>
      <vt:variant>
        <vt:i4>1441853</vt:i4>
      </vt:variant>
      <vt:variant>
        <vt:i4>83</vt:i4>
      </vt:variant>
      <vt:variant>
        <vt:i4>0</vt:i4>
      </vt:variant>
      <vt:variant>
        <vt:i4>5</vt:i4>
      </vt:variant>
      <vt:variant>
        <vt:lpwstr/>
      </vt:variant>
      <vt:variant>
        <vt:lpwstr>_Toc298849394</vt:lpwstr>
      </vt:variant>
      <vt:variant>
        <vt:i4>1441853</vt:i4>
      </vt:variant>
      <vt:variant>
        <vt:i4>77</vt:i4>
      </vt:variant>
      <vt:variant>
        <vt:i4>0</vt:i4>
      </vt:variant>
      <vt:variant>
        <vt:i4>5</vt:i4>
      </vt:variant>
      <vt:variant>
        <vt:lpwstr/>
      </vt:variant>
      <vt:variant>
        <vt:lpwstr>_Toc298849393</vt:lpwstr>
      </vt:variant>
      <vt:variant>
        <vt:i4>1441853</vt:i4>
      </vt:variant>
      <vt:variant>
        <vt:i4>71</vt:i4>
      </vt:variant>
      <vt:variant>
        <vt:i4>0</vt:i4>
      </vt:variant>
      <vt:variant>
        <vt:i4>5</vt:i4>
      </vt:variant>
      <vt:variant>
        <vt:lpwstr/>
      </vt:variant>
      <vt:variant>
        <vt:lpwstr>_Toc298849392</vt:lpwstr>
      </vt:variant>
      <vt:variant>
        <vt:i4>1441853</vt:i4>
      </vt:variant>
      <vt:variant>
        <vt:i4>65</vt:i4>
      </vt:variant>
      <vt:variant>
        <vt:i4>0</vt:i4>
      </vt:variant>
      <vt:variant>
        <vt:i4>5</vt:i4>
      </vt:variant>
      <vt:variant>
        <vt:lpwstr/>
      </vt:variant>
      <vt:variant>
        <vt:lpwstr>_Toc298849391</vt:lpwstr>
      </vt:variant>
      <vt:variant>
        <vt:i4>1441853</vt:i4>
      </vt:variant>
      <vt:variant>
        <vt:i4>59</vt:i4>
      </vt:variant>
      <vt:variant>
        <vt:i4>0</vt:i4>
      </vt:variant>
      <vt:variant>
        <vt:i4>5</vt:i4>
      </vt:variant>
      <vt:variant>
        <vt:lpwstr/>
      </vt:variant>
      <vt:variant>
        <vt:lpwstr>_Toc298849390</vt:lpwstr>
      </vt:variant>
      <vt:variant>
        <vt:i4>1507389</vt:i4>
      </vt:variant>
      <vt:variant>
        <vt:i4>53</vt:i4>
      </vt:variant>
      <vt:variant>
        <vt:i4>0</vt:i4>
      </vt:variant>
      <vt:variant>
        <vt:i4>5</vt:i4>
      </vt:variant>
      <vt:variant>
        <vt:lpwstr/>
      </vt:variant>
      <vt:variant>
        <vt:lpwstr>_Toc298849389</vt:lpwstr>
      </vt:variant>
      <vt:variant>
        <vt:i4>1507389</vt:i4>
      </vt:variant>
      <vt:variant>
        <vt:i4>47</vt:i4>
      </vt:variant>
      <vt:variant>
        <vt:i4>0</vt:i4>
      </vt:variant>
      <vt:variant>
        <vt:i4>5</vt:i4>
      </vt:variant>
      <vt:variant>
        <vt:lpwstr/>
      </vt:variant>
      <vt:variant>
        <vt:lpwstr>_Toc298849388</vt:lpwstr>
      </vt:variant>
      <vt:variant>
        <vt:i4>1507389</vt:i4>
      </vt:variant>
      <vt:variant>
        <vt:i4>41</vt:i4>
      </vt:variant>
      <vt:variant>
        <vt:i4>0</vt:i4>
      </vt:variant>
      <vt:variant>
        <vt:i4>5</vt:i4>
      </vt:variant>
      <vt:variant>
        <vt:lpwstr/>
      </vt:variant>
      <vt:variant>
        <vt:lpwstr>_Toc298849387</vt:lpwstr>
      </vt:variant>
      <vt:variant>
        <vt:i4>1507389</vt:i4>
      </vt:variant>
      <vt:variant>
        <vt:i4>35</vt:i4>
      </vt:variant>
      <vt:variant>
        <vt:i4>0</vt:i4>
      </vt:variant>
      <vt:variant>
        <vt:i4>5</vt:i4>
      </vt:variant>
      <vt:variant>
        <vt:lpwstr/>
      </vt:variant>
      <vt:variant>
        <vt:lpwstr>_Toc298849386</vt:lpwstr>
      </vt:variant>
      <vt:variant>
        <vt:i4>1507389</vt:i4>
      </vt:variant>
      <vt:variant>
        <vt:i4>29</vt:i4>
      </vt:variant>
      <vt:variant>
        <vt:i4>0</vt:i4>
      </vt:variant>
      <vt:variant>
        <vt:i4>5</vt:i4>
      </vt:variant>
      <vt:variant>
        <vt:lpwstr/>
      </vt:variant>
      <vt:variant>
        <vt:lpwstr>_Toc298849385</vt:lpwstr>
      </vt:variant>
      <vt:variant>
        <vt:i4>1507389</vt:i4>
      </vt:variant>
      <vt:variant>
        <vt:i4>23</vt:i4>
      </vt:variant>
      <vt:variant>
        <vt:i4>0</vt:i4>
      </vt:variant>
      <vt:variant>
        <vt:i4>5</vt:i4>
      </vt:variant>
      <vt:variant>
        <vt:lpwstr/>
      </vt:variant>
      <vt:variant>
        <vt:lpwstr>_Toc298849384</vt:lpwstr>
      </vt:variant>
      <vt:variant>
        <vt:i4>1507389</vt:i4>
      </vt:variant>
      <vt:variant>
        <vt:i4>17</vt:i4>
      </vt:variant>
      <vt:variant>
        <vt:i4>0</vt:i4>
      </vt:variant>
      <vt:variant>
        <vt:i4>5</vt:i4>
      </vt:variant>
      <vt:variant>
        <vt:lpwstr/>
      </vt:variant>
      <vt:variant>
        <vt:lpwstr>_Toc298849383</vt:lpwstr>
      </vt:variant>
      <vt:variant>
        <vt:i4>1507389</vt:i4>
      </vt:variant>
      <vt:variant>
        <vt:i4>11</vt:i4>
      </vt:variant>
      <vt:variant>
        <vt:i4>0</vt:i4>
      </vt:variant>
      <vt:variant>
        <vt:i4>5</vt:i4>
      </vt:variant>
      <vt:variant>
        <vt:lpwstr/>
      </vt:variant>
      <vt:variant>
        <vt:lpwstr>_Toc298849382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Lionel Bonder-External</dc:creator>
  <cp:lastModifiedBy>Fabien DROUILLARD</cp:lastModifiedBy>
  <cp:revision>8</cp:revision>
  <cp:lastPrinted>2021-07-09T07:40:00Z</cp:lastPrinted>
  <dcterms:created xsi:type="dcterms:W3CDTF">2026-02-11T16:51:00Z</dcterms:created>
  <dcterms:modified xsi:type="dcterms:W3CDTF">2026-02-13T16:53:00Z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sreymond@technip.com</vt:lpwstr>
  </property>
  <property fmtid="{D5CDD505-2E9C-101B-9397-08002B2CF9AE}" pid="5" name="MSIP_Label_3b48b937-0ae3-46f5-b32e-f3232b5be847_SetDate">
    <vt:lpwstr>2019-03-22T10:35:00.3383439Z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bb301fcd-8e7f-43d1-9257-f604b374827a_Enabled">
    <vt:lpwstr>True</vt:lpwstr>
  </property>
  <property fmtid="{D5CDD505-2E9C-101B-9397-08002B2CF9AE}" pid="10" name="MSIP_Label_bb301fcd-8e7f-43d1-9257-f604b374827a_SiteId">
    <vt:lpwstr>9179d01a-e94c-4488-b5f0-4554bc474f8c</vt:lpwstr>
  </property>
  <property fmtid="{D5CDD505-2E9C-101B-9397-08002B2CF9AE}" pid="11" name="MSIP_Label_bb301fcd-8e7f-43d1-9257-f604b374827a_Owner">
    <vt:lpwstr>sreymond@technip.com</vt:lpwstr>
  </property>
  <property fmtid="{D5CDD505-2E9C-101B-9397-08002B2CF9AE}" pid="12" name="MSIP_Label_bb301fcd-8e7f-43d1-9257-f604b374827a_SetDate">
    <vt:lpwstr>2019-03-22T10:35:00.3383439Z</vt:lpwstr>
  </property>
  <property fmtid="{D5CDD505-2E9C-101B-9397-08002B2CF9AE}" pid="13" name="MSIP_Label_bb301fcd-8e7f-43d1-9257-f604b374827a_Name">
    <vt:lpwstr>Anyone (no protection)</vt:lpwstr>
  </property>
  <property fmtid="{D5CDD505-2E9C-101B-9397-08002B2CF9AE}" pid="14" name="MSIP_Label_bb301fcd-8e7f-43d1-9257-f604b374827a_Application">
    <vt:lpwstr>Microsoft Azure Information Protection</vt:lpwstr>
  </property>
  <property fmtid="{D5CDD505-2E9C-101B-9397-08002B2CF9AE}" pid="15" name="MSIP_Label_bb301fcd-8e7f-43d1-9257-f604b374827a_Parent">
    <vt:lpwstr>3b48b937-0ae3-46f5-b32e-f3232b5be847</vt:lpwstr>
  </property>
  <property fmtid="{D5CDD505-2E9C-101B-9397-08002B2CF9AE}" pid="16" name="MSIP_Label_bb301fcd-8e7f-43d1-9257-f604b374827a_Extended_MSFT_Method">
    <vt:lpwstr>Automatic</vt:lpwstr>
  </property>
  <property fmtid="{D5CDD505-2E9C-101B-9397-08002B2CF9AE}" pid="17" name="MSIP_Label_569bf4a9-87bd-4dbf-a36c-1db5158e5def_Enabled">
    <vt:lpwstr>True</vt:lpwstr>
  </property>
  <property fmtid="{D5CDD505-2E9C-101B-9397-08002B2CF9AE}" pid="18" name="MSIP_Label_569bf4a9-87bd-4dbf-a36c-1db5158e5def_SiteId">
    <vt:lpwstr>ea80952e-a476-42d4-aaf4-5457852b0f7e</vt:lpwstr>
  </property>
  <property fmtid="{D5CDD505-2E9C-101B-9397-08002B2CF9AE}" pid="19" name="MSIP_Label_569bf4a9-87bd-4dbf-a36c-1db5158e5def_Owner">
    <vt:lpwstr>Farah.Mirzajanova@bp.com</vt:lpwstr>
  </property>
  <property fmtid="{D5CDD505-2E9C-101B-9397-08002B2CF9AE}" pid="20" name="MSIP_Label_569bf4a9-87bd-4dbf-a36c-1db5158e5def_SetDate">
    <vt:lpwstr>2018-03-27T14:00:56.6900444+01:00</vt:lpwstr>
  </property>
  <property fmtid="{D5CDD505-2E9C-101B-9397-08002B2CF9AE}" pid="21" name="MSIP_Label_569bf4a9-87bd-4dbf-a36c-1db5158e5def_Name">
    <vt:lpwstr>General</vt:lpwstr>
  </property>
  <property fmtid="{D5CDD505-2E9C-101B-9397-08002B2CF9AE}" pid="22" name="MSIP_Label_569bf4a9-87bd-4dbf-a36c-1db5158e5def_Application">
    <vt:lpwstr>Microsoft Azure Information Protection</vt:lpwstr>
  </property>
  <property fmtid="{D5CDD505-2E9C-101B-9397-08002B2CF9AE}" pid="23" name="MSIP_Label_569bf4a9-87bd-4dbf-a36c-1db5158e5def_Extended_MSFT_Method">
    <vt:lpwstr>Manual</vt:lpwstr>
  </property>
  <property fmtid="{D5CDD505-2E9C-101B-9397-08002B2CF9AE}" pid="24" name="Sensitivity">
    <vt:lpwstr>General Anyone (no protection) General</vt:lpwstr>
  </property>
</Properties>
</file>