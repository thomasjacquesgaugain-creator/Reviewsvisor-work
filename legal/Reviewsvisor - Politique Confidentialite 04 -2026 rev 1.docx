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3E868" w14:textId="77777777" w:rsidR="006A279B" w:rsidRPr="0081145D" w:rsidRDefault="006A279B" w:rsidP="001F5E02">
      <w:pPr>
        <w:pStyle w:val="GPOCoverPageNormal"/>
        <w:jc w:val="both"/>
        <w:rPr>
          <w:lang w:val="en-GB" w:eastAsia="en-GB"/>
        </w:rPr>
      </w:pPr>
    </w:p>
    <w:p w14:paraId="60679647" w14:textId="77777777" w:rsidR="006A279B" w:rsidRPr="0081145D" w:rsidRDefault="006A279B" w:rsidP="000663B8">
      <w:pPr>
        <w:pStyle w:val="GPOCoverPageNormal"/>
        <w:rPr>
          <w:lang w:val="en-GB" w:eastAsia="en-GB"/>
        </w:rPr>
      </w:pPr>
    </w:p>
    <w:p w14:paraId="00FCF9FD" w14:textId="77777777" w:rsidR="006A279B" w:rsidRPr="0081145D" w:rsidRDefault="006A279B" w:rsidP="000663B8">
      <w:pPr>
        <w:pStyle w:val="GPOCoverPageNormal"/>
        <w:rPr>
          <w:lang w:val="en-GB" w:eastAsia="en-GB"/>
        </w:rPr>
      </w:pPr>
    </w:p>
    <w:p w14:paraId="040F0A5F" w14:textId="77777777" w:rsidR="006A279B" w:rsidRPr="0081145D" w:rsidRDefault="006A279B" w:rsidP="000663B8">
      <w:pPr>
        <w:pStyle w:val="GPOCoverPageNormal"/>
        <w:rPr>
          <w:lang w:val="en-GB" w:eastAsia="en-GB"/>
        </w:rPr>
      </w:pPr>
    </w:p>
    <w:p w14:paraId="500D9F7A" w14:textId="77777777" w:rsidR="006A279B" w:rsidRPr="0081145D" w:rsidRDefault="006A279B" w:rsidP="000663B8">
      <w:pPr>
        <w:pStyle w:val="GPOCoverPageNormal"/>
        <w:rPr>
          <w:lang w:val="en-GB" w:eastAsia="en-GB"/>
        </w:rPr>
      </w:pPr>
    </w:p>
    <w:p w14:paraId="35ABDCCD" w14:textId="77777777" w:rsidR="006A279B" w:rsidRPr="0081145D" w:rsidRDefault="006A279B" w:rsidP="000663B8">
      <w:pPr>
        <w:pStyle w:val="GPOCoverPageNormal"/>
        <w:rPr>
          <w:lang w:val="en-GB" w:eastAsia="en-GB"/>
        </w:rPr>
      </w:pPr>
    </w:p>
    <w:p w14:paraId="1D427805" w14:textId="77777777" w:rsidR="006A279B" w:rsidRPr="0081145D" w:rsidRDefault="006A279B" w:rsidP="000663B8">
      <w:pPr>
        <w:pStyle w:val="GPOCoverPageNormal"/>
        <w:rPr>
          <w:lang w:val="en-GB" w:eastAsia="en-GB"/>
        </w:rPr>
      </w:pPr>
    </w:p>
    <w:p w14:paraId="1A031F9A" w14:textId="77777777" w:rsidR="00470040" w:rsidRPr="003A4B71" w:rsidRDefault="00F95BF7" w:rsidP="00470040">
      <w:pPr>
        <w:pStyle w:val="Titre"/>
        <w:rPr>
          <w:sz w:val="28"/>
          <w:szCs w:val="28"/>
          <w:lang w:val="fr-FR"/>
        </w:rPr>
      </w:pPr>
      <w:r w:rsidRPr="003A4B71">
        <w:rPr>
          <w:sz w:val="28"/>
          <w:szCs w:val="28"/>
          <w:lang w:val="fr-FR"/>
        </w:rPr>
        <w:t>Revie</w:t>
      </w:r>
      <w:r w:rsidR="003A4B71" w:rsidRPr="003A4B71">
        <w:rPr>
          <w:sz w:val="28"/>
          <w:szCs w:val="28"/>
          <w:lang w:val="fr-FR"/>
        </w:rPr>
        <w:t>wsvisor</w:t>
      </w:r>
    </w:p>
    <w:p w14:paraId="04E00AE0" w14:textId="77777777" w:rsidR="00703B3A" w:rsidRPr="003A4B71" w:rsidRDefault="003A4B71" w:rsidP="00470040">
      <w:pPr>
        <w:pStyle w:val="Titre"/>
        <w:rPr>
          <w:sz w:val="28"/>
          <w:szCs w:val="28"/>
          <w:lang w:val="fr-FR"/>
        </w:rPr>
      </w:pPr>
      <w:r w:rsidRPr="003A4B71">
        <w:rPr>
          <w:sz w:val="28"/>
          <w:szCs w:val="28"/>
          <w:lang w:val="fr-FR"/>
        </w:rPr>
        <w:t>Politique de Confidentialité</w:t>
      </w:r>
    </w:p>
    <w:p w14:paraId="220DE222" w14:textId="77777777" w:rsidR="00F3732F" w:rsidRPr="003A4B71" w:rsidRDefault="00F3732F" w:rsidP="000663B8">
      <w:pPr>
        <w:pStyle w:val="GPOCoverPageNormal"/>
        <w:rPr>
          <w:lang w:eastAsia="en-GB"/>
        </w:rPr>
      </w:pPr>
    </w:p>
    <w:p w14:paraId="09A8F305" w14:textId="77777777" w:rsidR="00F3732F" w:rsidRPr="003A4B71" w:rsidRDefault="00F3732F" w:rsidP="000663B8">
      <w:pPr>
        <w:pStyle w:val="GPOCoverPageNormal"/>
        <w:rPr>
          <w:lang w:eastAsia="en-GB"/>
        </w:rPr>
      </w:pPr>
    </w:p>
    <w:p w14:paraId="317FB0ED" w14:textId="77777777" w:rsidR="00F3732F" w:rsidRPr="003A4B71" w:rsidRDefault="00C26B95" w:rsidP="00C26B95">
      <w:pPr>
        <w:pStyle w:val="GPOCoverPageNormal"/>
        <w:tabs>
          <w:tab w:val="left" w:pos="6270"/>
        </w:tabs>
        <w:rPr>
          <w:lang w:eastAsia="en-GB"/>
        </w:rPr>
      </w:pPr>
      <w:r w:rsidRPr="003A4B71">
        <w:rPr>
          <w:lang w:eastAsia="en-GB"/>
        </w:rPr>
        <w:tab/>
      </w:r>
    </w:p>
    <w:p w14:paraId="0AB35116" w14:textId="77777777" w:rsidR="00F3732F" w:rsidRPr="003A4B71" w:rsidRDefault="00F3732F" w:rsidP="000663B8">
      <w:pPr>
        <w:pStyle w:val="GPOCoverPageNormal"/>
        <w:rPr>
          <w:lang w:eastAsia="en-GB"/>
        </w:rPr>
      </w:pPr>
    </w:p>
    <w:p w14:paraId="1C3A7C6E" w14:textId="77777777" w:rsidR="00F3732F" w:rsidRPr="003A4B71" w:rsidRDefault="005A0749" w:rsidP="005A0749">
      <w:pPr>
        <w:pStyle w:val="GPOCoverPageNormal"/>
        <w:tabs>
          <w:tab w:val="left" w:pos="4125"/>
        </w:tabs>
        <w:rPr>
          <w:lang w:eastAsia="en-GB"/>
        </w:rPr>
      </w:pPr>
      <w:r w:rsidRPr="003A4B71">
        <w:rPr>
          <w:lang w:eastAsia="en-GB"/>
        </w:rPr>
        <w:tab/>
      </w:r>
    </w:p>
    <w:p w14:paraId="0AC44DB9" w14:textId="77777777" w:rsidR="00F3732F" w:rsidRPr="003A4B71" w:rsidRDefault="00F3732F" w:rsidP="000663B8">
      <w:pPr>
        <w:pStyle w:val="GPOCoverPageNormal"/>
        <w:rPr>
          <w:lang w:eastAsia="en-GB"/>
        </w:rPr>
      </w:pPr>
    </w:p>
    <w:p w14:paraId="27E669CE" w14:textId="77777777" w:rsidR="00F3732F" w:rsidRPr="003A4B71" w:rsidRDefault="00F3732F" w:rsidP="000663B8">
      <w:pPr>
        <w:pStyle w:val="GPOCoverPageNormal"/>
        <w:rPr>
          <w:lang w:eastAsia="en-GB"/>
        </w:rPr>
      </w:pPr>
    </w:p>
    <w:p w14:paraId="4D75D522" w14:textId="77777777" w:rsidR="00F3732F" w:rsidRPr="003A4B71" w:rsidRDefault="00F3732F" w:rsidP="00C26B95">
      <w:pPr>
        <w:pStyle w:val="GPOCoverPageNormal"/>
        <w:tabs>
          <w:tab w:val="left" w:pos="8895"/>
        </w:tabs>
        <w:rPr>
          <w:lang w:eastAsia="en-GB"/>
        </w:rPr>
        <w:sectPr w:rsidR="00F3732F" w:rsidRPr="003A4B71" w:rsidSect="00FA3A70">
          <w:headerReference w:type="first" r:id="rId8"/>
          <w:footerReference w:type="first" r:id="rId9"/>
          <w:pgSz w:w="11907" w:h="16840" w:code="9"/>
          <w:pgMar w:top="2268" w:right="567" w:bottom="3402" w:left="567" w:header="476" w:footer="454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6" w:color="auto"/>
          </w:pgBorders>
          <w:cols w:space="720"/>
          <w:titlePg/>
          <w:docGrid w:linePitch="360"/>
        </w:sectPr>
      </w:pPr>
    </w:p>
    <w:p w14:paraId="3C7E5643" w14:textId="77777777" w:rsidR="000E7BB5" w:rsidRPr="003A4B71" w:rsidRDefault="000E7BB5" w:rsidP="000E7BB5">
      <w:pPr>
        <w:pStyle w:val="DocumentReferences"/>
        <w:rPr>
          <w:rFonts w:ascii="Univers for BP Light" w:hAnsi="Univers for BP Light"/>
          <w:lang w:val="fr-FR"/>
        </w:rPr>
      </w:pPr>
    </w:p>
    <w:p w14:paraId="55C02B2B" w14:textId="77777777" w:rsidR="00E44A52" w:rsidRPr="003A4B71" w:rsidRDefault="005163EF" w:rsidP="001E269F">
      <w:pPr>
        <w:pStyle w:val="DocumentReferences"/>
        <w:jc w:val="both"/>
        <w:rPr>
          <w:rFonts w:ascii="Univers for BP Light" w:hAnsi="Univers for BP Light"/>
          <w:lang w:val="fr-FR"/>
        </w:rPr>
      </w:pPr>
      <w:r w:rsidRPr="003A4B71">
        <w:rPr>
          <w:rFonts w:ascii="Univers for BP Light" w:hAnsi="Univers for BP Light"/>
          <w:lang w:val="fr-FR"/>
        </w:rPr>
        <w:t>Contents</w:t>
      </w:r>
    </w:p>
    <w:p w14:paraId="484500DD" w14:textId="77777777" w:rsidR="00E44A52" w:rsidRPr="003A4B71" w:rsidRDefault="00E44A52" w:rsidP="002C0FC3">
      <w:pPr>
        <w:pStyle w:val="TOCPage"/>
        <w:rPr>
          <w:lang w:val="fr-FR"/>
        </w:rPr>
      </w:pPr>
      <w:r w:rsidRPr="003A4B71">
        <w:rPr>
          <w:lang w:val="fr-FR"/>
        </w:rPr>
        <w:tab/>
        <w:t>Page</w:t>
      </w:r>
    </w:p>
    <w:p w14:paraId="02E280B3" w14:textId="340123EA" w:rsidR="003F1187" w:rsidRDefault="00D04A7C">
      <w:pPr>
        <w:pStyle w:val="TM1"/>
        <w:rPr>
          <w:ins w:id="4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r w:rsidRPr="0081145D">
        <w:fldChar w:fldCharType="begin"/>
      </w:r>
      <w:r w:rsidR="001566E0" w:rsidRPr="0081145D">
        <w:instrText xml:space="preserve"> TOC \o "1-3" \h \z \u </w:instrText>
      </w:r>
      <w:r w:rsidRPr="0081145D">
        <w:fldChar w:fldCharType="separate"/>
      </w:r>
      <w:ins w:id="5" w:author="Lionel" w:date="2026-03-31T20:03:00Z">
        <w:r w:rsidR="003F1187" w:rsidRPr="00225DEF">
          <w:rPr>
            <w:rStyle w:val="Lienhypertexte"/>
          </w:rPr>
          <w:fldChar w:fldCharType="begin"/>
        </w:r>
        <w:r w:rsidR="003F1187" w:rsidRPr="00225DEF">
          <w:rPr>
            <w:rStyle w:val="Lienhypertexte"/>
          </w:rPr>
          <w:instrText xml:space="preserve"> </w:instrText>
        </w:r>
        <w:r w:rsidR="003F1187">
          <w:instrText>HYPERLINK \l "_Toc225879839"</w:instrText>
        </w:r>
        <w:r w:rsidR="003F1187" w:rsidRPr="00225DEF">
          <w:rPr>
            <w:rStyle w:val="Lienhypertexte"/>
          </w:rPr>
          <w:instrText xml:space="preserve"> </w:instrText>
        </w:r>
        <w:r w:rsidR="003F1187" w:rsidRPr="00225DEF">
          <w:rPr>
            <w:rStyle w:val="Lienhypertexte"/>
          </w:rPr>
          <w:fldChar w:fldCharType="separate"/>
        </w:r>
        <w:r w:rsidR="003F1187" w:rsidRPr="00225DEF">
          <w:rPr>
            <w:rStyle w:val="Lienhypertexte"/>
            <w:lang w:val="fr-FR"/>
          </w:rPr>
          <w:t>Introduction</w:t>
        </w:r>
        <w:r w:rsidR="003F1187">
          <w:rPr>
            <w:webHidden/>
          </w:rPr>
          <w:tab/>
        </w:r>
        <w:r w:rsidR="003F1187">
          <w:rPr>
            <w:webHidden/>
          </w:rPr>
          <w:fldChar w:fldCharType="begin"/>
        </w:r>
        <w:r w:rsidR="003F1187">
          <w:rPr>
            <w:webHidden/>
          </w:rPr>
          <w:instrText xml:space="preserve"> PAGEREF _Toc225879839 \h </w:instrText>
        </w:r>
      </w:ins>
      <w:r w:rsidR="003F1187">
        <w:rPr>
          <w:webHidden/>
        </w:rPr>
      </w:r>
      <w:r w:rsidR="003F1187">
        <w:rPr>
          <w:webHidden/>
        </w:rPr>
        <w:fldChar w:fldCharType="separate"/>
      </w:r>
      <w:ins w:id="6" w:author="Lionel" w:date="2026-03-31T20:03:00Z">
        <w:r w:rsidR="003F1187">
          <w:rPr>
            <w:webHidden/>
          </w:rPr>
          <w:t>3</w:t>
        </w:r>
        <w:r w:rsidR="003F1187">
          <w:rPr>
            <w:webHidden/>
          </w:rPr>
          <w:fldChar w:fldCharType="end"/>
        </w:r>
        <w:r w:rsidR="003F1187" w:rsidRPr="00225DEF">
          <w:rPr>
            <w:rStyle w:val="Lienhypertexte"/>
          </w:rPr>
          <w:fldChar w:fldCharType="end"/>
        </w:r>
      </w:ins>
    </w:p>
    <w:p w14:paraId="4670078D" w14:textId="1572B724" w:rsidR="003F1187" w:rsidRDefault="003F1187">
      <w:pPr>
        <w:pStyle w:val="TM1"/>
        <w:rPr>
          <w:ins w:id="7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ins w:id="8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"_Toc225879840"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rFonts w:ascii="Times New Roman" w:hAnsi="Times New Roman"/>
            <w:snapToGrid w:val="0"/>
            <w:w w:val="0"/>
            <w:lang w:val="fr-FR"/>
          </w:rPr>
          <w:t>1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225DEF">
          <w:rPr>
            <w:rStyle w:val="Lienhypertexte"/>
            <w:lang w:val="fr-FR"/>
          </w:rPr>
          <w:t>Responsable du traitement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_Toc225879840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9" w:author="Lionel" w:date="2026-03-31T20:03:00Z">
        <w:r>
          <w:rPr>
            <w:webHidden/>
          </w:rPr>
          <w:t>3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52DE92BA" w14:textId="599F6BA0" w:rsidR="003F1187" w:rsidRDefault="003F1187">
      <w:pPr>
        <w:pStyle w:val="TM1"/>
        <w:rPr>
          <w:ins w:id="10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ins w:id="11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"_Toc225879841"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rFonts w:ascii="Times New Roman" w:hAnsi="Times New Roman"/>
            <w:snapToGrid w:val="0"/>
            <w:w w:val="0"/>
            <w:lang w:val="fr-FR"/>
          </w:rPr>
          <w:t>2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225DEF">
          <w:rPr>
            <w:rStyle w:val="Lienhypertexte"/>
            <w:lang w:val="fr-FR"/>
          </w:rPr>
          <w:t>Données personnelles collectées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_Toc225879841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12" w:author="Lionel" w:date="2026-03-31T20:03:00Z">
        <w:r>
          <w:rPr>
            <w:webHidden/>
          </w:rPr>
          <w:t>3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3FAFC6A2" w14:textId="63478F83" w:rsidR="003F1187" w:rsidRDefault="003F1187">
      <w:pPr>
        <w:pStyle w:val="TM2"/>
        <w:tabs>
          <w:tab w:val="left" w:pos="1247"/>
        </w:tabs>
        <w:rPr>
          <w:ins w:id="13" w:author="Lionel" w:date="2026-03-31T20:03:00Z"/>
          <w:rFonts w:asciiTheme="minorHAnsi" w:eastAsiaTheme="minorEastAsia" w:hAnsiTheme="minorHAnsi" w:cstheme="minorBidi"/>
          <w:lang w:val="fr-FR" w:eastAsia="fr-FR"/>
        </w:rPr>
      </w:pPr>
      <w:ins w:id="14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"_Toc225879842"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</w:rPr>
          <w:t>2.1</w:t>
        </w:r>
        <w:r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225DEF">
          <w:rPr>
            <w:rStyle w:val="Lienhypertexte"/>
          </w:rPr>
          <w:t>Données d’identification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_Toc225879842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15" w:author="Lionel" w:date="2026-03-31T20:03:00Z">
        <w:r>
          <w:rPr>
            <w:webHidden/>
          </w:rPr>
          <w:t>3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5563FF41" w14:textId="697802C5" w:rsidR="003F1187" w:rsidRDefault="003F1187">
      <w:pPr>
        <w:pStyle w:val="TM2"/>
        <w:tabs>
          <w:tab w:val="left" w:pos="1247"/>
        </w:tabs>
        <w:rPr>
          <w:ins w:id="16" w:author="Lionel" w:date="2026-03-31T20:03:00Z"/>
          <w:rFonts w:asciiTheme="minorHAnsi" w:eastAsiaTheme="minorEastAsia" w:hAnsiTheme="minorHAnsi" w:cstheme="minorBidi"/>
          <w:lang w:val="fr-FR" w:eastAsia="fr-FR"/>
        </w:rPr>
      </w:pPr>
      <w:ins w:id="17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"_Toc225879843"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</w:rPr>
          <w:t>2.2</w:t>
        </w:r>
        <w:r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225DEF">
          <w:rPr>
            <w:rStyle w:val="Lienhypertexte"/>
          </w:rPr>
          <w:t>Données professionnelles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_Toc225879843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18" w:author="Lionel" w:date="2026-03-31T20:03:00Z">
        <w:r>
          <w:rPr>
            <w:webHidden/>
          </w:rPr>
          <w:t>3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7844489C" w14:textId="78DA994D" w:rsidR="003F1187" w:rsidRDefault="003F1187">
      <w:pPr>
        <w:pStyle w:val="TM2"/>
        <w:tabs>
          <w:tab w:val="left" w:pos="1247"/>
        </w:tabs>
        <w:rPr>
          <w:ins w:id="19" w:author="Lionel" w:date="2026-03-31T20:03:00Z"/>
          <w:rFonts w:asciiTheme="minorHAnsi" w:eastAsiaTheme="minorEastAsia" w:hAnsiTheme="minorHAnsi" w:cstheme="minorBidi"/>
          <w:lang w:val="fr-FR" w:eastAsia="fr-FR"/>
        </w:rPr>
      </w:pPr>
      <w:ins w:id="20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"_Toc225879844"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lang w:val="fr-FR"/>
          </w:rPr>
          <w:t>2.3</w:t>
        </w:r>
        <w:r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225DEF">
          <w:rPr>
            <w:rStyle w:val="Lienhypertexte"/>
            <w:lang w:val="fr-FR"/>
          </w:rPr>
          <w:t>Données issues de Google Business Profile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_Toc225879844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21" w:author="Lionel" w:date="2026-03-31T20:03:00Z">
        <w:r>
          <w:rPr>
            <w:webHidden/>
          </w:rPr>
          <w:t>4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6EA28D5E" w14:textId="6EC03213" w:rsidR="003F1187" w:rsidRDefault="003F1187">
      <w:pPr>
        <w:pStyle w:val="TM2"/>
        <w:tabs>
          <w:tab w:val="left" w:pos="1247"/>
        </w:tabs>
        <w:rPr>
          <w:ins w:id="22" w:author="Lionel" w:date="2026-03-31T20:03:00Z"/>
          <w:rFonts w:asciiTheme="minorHAnsi" w:eastAsiaTheme="minorEastAsia" w:hAnsiTheme="minorHAnsi" w:cstheme="minorBidi"/>
          <w:lang w:val="fr-FR" w:eastAsia="fr-FR"/>
        </w:rPr>
      </w:pPr>
      <w:ins w:id="23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"_Toc225879845"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</w:rPr>
          <w:t>2.4</w:t>
        </w:r>
        <w:r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225DEF">
          <w:rPr>
            <w:rStyle w:val="Lienhypertexte"/>
            <w:lang w:val="fr-FR"/>
          </w:rPr>
          <w:t>Données techniques et de connexion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_Toc225879845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24" w:author="Lionel" w:date="2026-03-31T20:03:00Z">
        <w:r>
          <w:rPr>
            <w:webHidden/>
          </w:rPr>
          <w:t>4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6D16435C" w14:textId="27F360AF" w:rsidR="003F1187" w:rsidRDefault="003F1187">
      <w:pPr>
        <w:pStyle w:val="TM1"/>
        <w:rPr>
          <w:ins w:id="25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ins w:id="26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"_Toc225879846"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rFonts w:ascii="Times New Roman" w:hAnsi="Times New Roman"/>
            <w:snapToGrid w:val="0"/>
            <w:w w:val="0"/>
            <w:lang w:val="fr-FR"/>
          </w:rPr>
          <w:t>3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225DEF">
          <w:rPr>
            <w:rStyle w:val="Lienhypertexte"/>
            <w:lang w:val="fr-FR"/>
          </w:rPr>
          <w:t>Finalités et bases légales des traitements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_Toc225879846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27" w:author="Lionel" w:date="2026-03-31T20:03:00Z">
        <w:r>
          <w:rPr>
            <w:webHidden/>
          </w:rPr>
          <w:t>4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0A231623" w14:textId="1B69B504" w:rsidR="003F1187" w:rsidRDefault="003F1187">
      <w:pPr>
        <w:pStyle w:val="TM1"/>
        <w:rPr>
          <w:ins w:id="28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ins w:id="29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"_Toc225879847"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rFonts w:ascii="Times New Roman" w:hAnsi="Times New Roman"/>
            <w:snapToGrid w:val="0"/>
            <w:w w:val="0"/>
          </w:rPr>
          <w:t>4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225DEF">
          <w:rPr>
            <w:rStyle w:val="Lienhypertexte"/>
          </w:rPr>
          <w:t>Destinataires des données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_Toc225879847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30" w:author="Lionel" w:date="2026-03-31T20:03:00Z">
        <w:r>
          <w:rPr>
            <w:webHidden/>
          </w:rPr>
          <w:t>4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7F14FDF9" w14:textId="1B4FD576" w:rsidR="003F1187" w:rsidRDefault="003F1187">
      <w:pPr>
        <w:pStyle w:val="TM3"/>
        <w:rPr>
          <w:ins w:id="31" w:author="Lionel" w:date="2026-03-31T20:03:00Z"/>
          <w:rFonts w:asciiTheme="minorHAnsi" w:eastAsiaTheme="minorEastAsia" w:hAnsiTheme="minorHAnsi" w:cstheme="minorBidi"/>
          <w:lang w:val="fr-FR" w:eastAsia="fr-FR"/>
        </w:rPr>
      </w:pPr>
      <w:ins w:id="32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"_Toc225879848"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</w:rPr>
          <w:t xml:space="preserve">4.1 </w:t>
        </w:r>
        <w:r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225DEF">
          <w:rPr>
            <w:rStyle w:val="Lienhypertexte"/>
          </w:rPr>
          <w:t>Sous-traitants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_Toc225879848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33" w:author="Lionel" w:date="2026-03-31T20:03:00Z">
        <w:r>
          <w:rPr>
            <w:webHidden/>
          </w:rPr>
          <w:t>4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636041AD" w14:textId="11FD49BA" w:rsidR="003F1187" w:rsidRDefault="003F1187">
      <w:pPr>
        <w:pStyle w:val="TM3"/>
        <w:rPr>
          <w:ins w:id="34" w:author="Lionel" w:date="2026-03-31T20:03:00Z"/>
          <w:rFonts w:asciiTheme="minorHAnsi" w:eastAsiaTheme="minorEastAsia" w:hAnsiTheme="minorHAnsi" w:cstheme="minorBidi"/>
          <w:lang w:val="fr-FR" w:eastAsia="fr-FR"/>
        </w:rPr>
      </w:pPr>
      <w:ins w:id="35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"_Toc225879849"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</w:rPr>
          <w:t xml:space="preserve">4.2 </w:t>
        </w:r>
        <w:r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225DEF">
          <w:rPr>
            <w:rStyle w:val="Lienhypertexte"/>
          </w:rPr>
          <w:t>Partenaires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_Toc225879849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36" w:author="Lionel" w:date="2026-03-31T20:03:00Z">
        <w:r>
          <w:rPr>
            <w:webHidden/>
          </w:rPr>
          <w:t>5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7EC46C60" w14:textId="58443A66" w:rsidR="003F1187" w:rsidRDefault="003F1187">
      <w:pPr>
        <w:pStyle w:val="TM3"/>
        <w:rPr>
          <w:ins w:id="37" w:author="Lionel" w:date="2026-03-31T20:03:00Z"/>
          <w:rFonts w:asciiTheme="minorHAnsi" w:eastAsiaTheme="minorEastAsia" w:hAnsiTheme="minorHAnsi" w:cstheme="minorBidi"/>
          <w:lang w:val="fr-FR" w:eastAsia="fr-FR"/>
        </w:rPr>
      </w:pPr>
      <w:ins w:id="38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"_Toc225879850"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lang w:val="fr-FR"/>
          </w:rPr>
          <w:t xml:space="preserve">4.3 </w:t>
        </w:r>
        <w:r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225DEF">
          <w:rPr>
            <w:rStyle w:val="Lienhypertexte"/>
            <w:lang w:val="fr-FR"/>
          </w:rPr>
          <w:t>Autorités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_Toc225879850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39" w:author="Lionel" w:date="2026-03-31T20:03:00Z">
        <w:r>
          <w:rPr>
            <w:webHidden/>
          </w:rPr>
          <w:t>5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507E999B" w14:textId="31ABFA25" w:rsidR="003F1187" w:rsidRDefault="003F1187">
      <w:pPr>
        <w:pStyle w:val="TM1"/>
        <w:rPr>
          <w:ins w:id="40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ins w:id="41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"_Toc225879851"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rFonts w:ascii="Times New Roman" w:hAnsi="Times New Roman"/>
            <w:snapToGrid w:val="0"/>
            <w:w w:val="0"/>
          </w:rPr>
          <w:t>5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225DEF">
          <w:rPr>
            <w:rStyle w:val="Lienhypertexte"/>
          </w:rPr>
          <w:t>Transferts hors Union européenne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_Toc225879851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42" w:author="Lionel" w:date="2026-03-31T20:03:00Z">
        <w:r>
          <w:rPr>
            <w:webHidden/>
          </w:rPr>
          <w:t>5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23D7BD88" w14:textId="67F37F6D" w:rsidR="003F1187" w:rsidRDefault="003F1187">
      <w:pPr>
        <w:pStyle w:val="TM1"/>
        <w:rPr>
          <w:ins w:id="43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ins w:id="44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"_Toc225879852"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rFonts w:ascii="Times New Roman" w:hAnsi="Times New Roman"/>
            <w:snapToGrid w:val="0"/>
            <w:w w:val="0"/>
          </w:rPr>
          <w:t>6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225DEF">
          <w:rPr>
            <w:rStyle w:val="Lienhypertexte"/>
          </w:rPr>
          <w:t>Caractère obligatoire des données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_Toc225879852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45" w:author="Lionel" w:date="2026-03-31T20:03:00Z">
        <w:r>
          <w:rPr>
            <w:webHidden/>
          </w:rPr>
          <w:t>5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268EC54D" w14:textId="73F37C92" w:rsidR="003F1187" w:rsidRDefault="003F1187">
      <w:pPr>
        <w:pStyle w:val="TM1"/>
        <w:rPr>
          <w:ins w:id="46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ins w:id="47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"_Toc225879853"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rFonts w:ascii="Times New Roman" w:hAnsi="Times New Roman"/>
            <w:snapToGrid w:val="0"/>
            <w:w w:val="0"/>
          </w:rPr>
          <w:t>7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225DEF">
          <w:rPr>
            <w:rStyle w:val="Lienhypertexte"/>
          </w:rPr>
          <w:t>Durées de conservation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_Toc225879853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48" w:author="Lionel" w:date="2026-03-31T20:03:00Z">
        <w:r>
          <w:rPr>
            <w:webHidden/>
          </w:rPr>
          <w:t>5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4E33EBF8" w14:textId="47402799" w:rsidR="003F1187" w:rsidRDefault="003F1187">
      <w:pPr>
        <w:pStyle w:val="TM1"/>
        <w:rPr>
          <w:ins w:id="49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ins w:id="50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"_Toc225879854"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rFonts w:ascii="Times New Roman" w:hAnsi="Times New Roman"/>
            <w:snapToGrid w:val="0"/>
            <w:w w:val="0"/>
          </w:rPr>
          <w:t>8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225DEF">
          <w:rPr>
            <w:rStyle w:val="Lienhypertexte"/>
          </w:rPr>
          <w:t>Sécurité des données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_Toc225879854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51" w:author="Lionel" w:date="2026-03-31T20:03:00Z">
        <w:r>
          <w:rPr>
            <w:webHidden/>
          </w:rPr>
          <w:t>6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38F0707F" w14:textId="3033CF2D" w:rsidR="003F1187" w:rsidRDefault="003F1187">
      <w:pPr>
        <w:pStyle w:val="TM1"/>
        <w:rPr>
          <w:ins w:id="52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ins w:id="53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"_Toc225879855"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rFonts w:ascii="Times New Roman" w:hAnsi="Times New Roman"/>
            <w:snapToGrid w:val="0"/>
            <w:w w:val="0"/>
          </w:rPr>
          <w:t>9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225DEF">
          <w:rPr>
            <w:rStyle w:val="Lienhypertexte"/>
          </w:rPr>
          <w:t>Droits des personnes concernées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_Toc225879855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54" w:author="Lionel" w:date="2026-03-31T20:03:00Z">
        <w:r>
          <w:rPr>
            <w:webHidden/>
          </w:rPr>
          <w:t>6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7B188516" w14:textId="40DDC1B3" w:rsidR="003F1187" w:rsidRDefault="003F1187">
      <w:pPr>
        <w:pStyle w:val="TM1"/>
        <w:rPr>
          <w:ins w:id="55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ins w:id="56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"_Toc225879856"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rFonts w:ascii="Times New Roman" w:hAnsi="Times New Roman"/>
            <w:snapToGrid w:val="0"/>
            <w:w w:val="0"/>
          </w:rPr>
          <w:t>10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225DEF">
          <w:rPr>
            <w:rStyle w:val="Lienhypertexte"/>
          </w:rPr>
          <w:t>Décisions</w:t>
        </w:r>
        <w:r w:rsidRPr="00225DEF">
          <w:rPr>
            <w:rStyle w:val="Lienhypertexte"/>
            <w:lang w:val="fr-BE"/>
          </w:rPr>
          <w:t xml:space="preserve"> automatisées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_Toc225879856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57" w:author="Lionel" w:date="2026-03-31T20:03:00Z">
        <w:r>
          <w:rPr>
            <w:webHidden/>
          </w:rPr>
          <w:t>6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76B68BBC" w14:textId="79338264" w:rsidR="003F1187" w:rsidRDefault="003F1187">
      <w:pPr>
        <w:pStyle w:val="TM1"/>
        <w:rPr>
          <w:ins w:id="58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ins w:id="59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"_Toc225879857"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rFonts w:ascii="Times New Roman" w:hAnsi="Times New Roman"/>
            <w:snapToGrid w:val="0"/>
            <w:w w:val="0"/>
          </w:rPr>
          <w:t>11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225DEF">
          <w:rPr>
            <w:rStyle w:val="Lienhypertexte"/>
          </w:rPr>
          <w:t>Cookies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_Toc225879857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60" w:author="Lionel" w:date="2026-03-31T20:03:00Z">
        <w:r>
          <w:rPr>
            <w:webHidden/>
          </w:rPr>
          <w:t>7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541B971E" w14:textId="40DF8137" w:rsidR="003F1187" w:rsidRDefault="003F1187">
      <w:pPr>
        <w:pStyle w:val="TM1"/>
        <w:rPr>
          <w:ins w:id="61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ins w:id="62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"_Toc225879858"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rFonts w:ascii="Times New Roman" w:hAnsi="Times New Roman"/>
            <w:snapToGrid w:val="0"/>
            <w:w w:val="0"/>
          </w:rPr>
          <w:t>12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225DEF">
          <w:rPr>
            <w:rStyle w:val="Lienhypertexte"/>
          </w:rPr>
          <w:t>Modification de la politique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_Toc225879858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63" w:author="Lionel" w:date="2026-03-31T20:03:00Z">
        <w:r>
          <w:rPr>
            <w:webHidden/>
          </w:rPr>
          <w:t>7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4181426C" w14:textId="0E22E87A" w:rsidR="003F1187" w:rsidRDefault="003F1187">
      <w:pPr>
        <w:pStyle w:val="TM1"/>
        <w:rPr>
          <w:ins w:id="64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ins w:id="65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"_Toc225879859"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rFonts w:ascii="Times New Roman" w:hAnsi="Times New Roman"/>
            <w:snapToGrid w:val="0"/>
            <w:w w:val="0"/>
          </w:rPr>
          <w:t>13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225DEF">
          <w:rPr>
            <w:rStyle w:val="Lienhypertexte"/>
          </w:rPr>
          <w:t>Réclamation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_Toc225879859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66" w:author="Lionel" w:date="2026-03-31T20:03:00Z">
        <w:r>
          <w:rPr>
            <w:webHidden/>
          </w:rPr>
          <w:t>7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16DE11FD" w14:textId="053D6369" w:rsidR="003F1187" w:rsidRDefault="003F1187">
      <w:pPr>
        <w:pStyle w:val="TM1"/>
        <w:rPr>
          <w:ins w:id="67" w:author="Lionel" w:date="2026-03-31T20:03:00Z"/>
          <w:rFonts w:asciiTheme="minorHAnsi" w:eastAsiaTheme="minorEastAsia" w:hAnsiTheme="minorHAnsi" w:cstheme="minorBidi"/>
          <w:szCs w:val="22"/>
          <w:lang w:val="fr-FR" w:eastAsia="fr-FR"/>
        </w:rPr>
      </w:pPr>
      <w:ins w:id="68" w:author="Lionel" w:date="2026-03-31T20:03:00Z">
        <w:r w:rsidRPr="00225DEF">
          <w:rPr>
            <w:rStyle w:val="Lienhypertexte"/>
          </w:rPr>
          <w:fldChar w:fldCharType="begin"/>
        </w:r>
        <w:r w:rsidRPr="00225DEF">
          <w:rPr>
            <w:rStyle w:val="Lienhypertexte"/>
          </w:rPr>
          <w:instrText xml:space="preserve"> </w:instrText>
        </w:r>
        <w:r>
          <w:instrText>HYPERLINK \l "_Toc225879860"</w:instrText>
        </w:r>
        <w:r w:rsidRPr="00225DEF">
          <w:rPr>
            <w:rStyle w:val="Lienhypertexte"/>
          </w:rPr>
          <w:instrText xml:space="preserve"> </w:instrText>
        </w:r>
        <w:r w:rsidRPr="00225DEF">
          <w:rPr>
            <w:rStyle w:val="Lienhypertexte"/>
          </w:rPr>
          <w:fldChar w:fldCharType="separate"/>
        </w:r>
        <w:r w:rsidRPr="00225DEF">
          <w:rPr>
            <w:rStyle w:val="Lienhypertexte"/>
            <w:rFonts w:ascii="Times New Roman" w:hAnsi="Times New Roman"/>
            <w:snapToGrid w:val="0"/>
            <w:w w:val="0"/>
          </w:rPr>
          <w:t>14</w:t>
        </w:r>
        <w:r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225DEF">
          <w:rPr>
            <w:rStyle w:val="Lienhypertexte"/>
          </w:rPr>
          <w:t>Contact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_Toc225879860 \h </w:instrText>
        </w:r>
      </w:ins>
      <w:r>
        <w:rPr>
          <w:webHidden/>
        </w:rPr>
      </w:r>
      <w:r>
        <w:rPr>
          <w:webHidden/>
        </w:rPr>
        <w:fldChar w:fldCharType="separate"/>
      </w:r>
      <w:ins w:id="69" w:author="Lionel" w:date="2026-03-31T20:03:00Z">
        <w:r>
          <w:rPr>
            <w:webHidden/>
          </w:rPr>
          <w:t>7</w:t>
        </w:r>
        <w:r>
          <w:rPr>
            <w:webHidden/>
          </w:rPr>
          <w:fldChar w:fldCharType="end"/>
        </w:r>
        <w:r w:rsidRPr="00225DEF">
          <w:rPr>
            <w:rStyle w:val="Lienhypertexte"/>
          </w:rPr>
          <w:fldChar w:fldCharType="end"/>
        </w:r>
      </w:ins>
    </w:p>
    <w:p w14:paraId="300BAFBF" w14:textId="6064C7D6" w:rsidR="00B70276" w:rsidDel="000F7F21" w:rsidRDefault="00B70276">
      <w:pPr>
        <w:pStyle w:val="TM1"/>
        <w:rPr>
          <w:del w:id="70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71" w:author="Lionel" w:date="2026-02-13T18:28:00Z">
        <w:r w:rsidRPr="000F7F21" w:rsidDel="000F7F21">
          <w:rPr>
            <w:rPrChange w:id="72" w:author="Lionel" w:date="2026-02-13T18:28:00Z">
              <w:rPr>
                <w:rStyle w:val="Lienhypertexte"/>
              </w:rPr>
            </w:rPrChange>
          </w:rPr>
          <w:delText>Introduction</w:delText>
        </w:r>
        <w:r w:rsidDel="000F7F21">
          <w:rPr>
            <w:webHidden/>
          </w:rPr>
          <w:tab/>
          <w:delText>3</w:delText>
        </w:r>
      </w:del>
    </w:p>
    <w:p w14:paraId="4B61FCF1" w14:textId="77777777" w:rsidR="00B70276" w:rsidDel="000F7F21" w:rsidRDefault="00B70276">
      <w:pPr>
        <w:pStyle w:val="TM1"/>
        <w:rPr>
          <w:del w:id="73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74" w:author="Lionel" w:date="2026-02-13T18:28:00Z">
        <w:r w:rsidRPr="000F7F21" w:rsidDel="000F7F21">
          <w:rPr>
            <w:rPrChange w:id="75" w:author="Lionel" w:date="2026-02-13T18:28:00Z">
              <w:rPr>
                <w:rStyle w:val="Lienhypertexte"/>
              </w:rPr>
            </w:rPrChange>
          </w:rPr>
          <w:delText>1</w:delText>
        </w:r>
        <w:r w:rsidDel="000F7F21"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0F7F21" w:rsidDel="000F7F21">
          <w:rPr>
            <w:rPrChange w:id="76" w:author="Lionel" w:date="2026-02-13T18:28:00Z">
              <w:rPr>
                <w:rStyle w:val="Lienhypertexte"/>
              </w:rPr>
            </w:rPrChange>
          </w:rPr>
          <w:delText>Responsable du traitement</w:delText>
        </w:r>
        <w:r w:rsidDel="000F7F21">
          <w:rPr>
            <w:webHidden/>
          </w:rPr>
          <w:tab/>
          <w:delText>3</w:delText>
        </w:r>
      </w:del>
    </w:p>
    <w:p w14:paraId="09317921" w14:textId="77777777" w:rsidR="00B70276" w:rsidDel="000F7F21" w:rsidRDefault="00B70276">
      <w:pPr>
        <w:pStyle w:val="TM1"/>
        <w:rPr>
          <w:del w:id="77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78" w:author="Lionel" w:date="2026-02-13T18:28:00Z">
        <w:r w:rsidRPr="000F7F21" w:rsidDel="000F7F21">
          <w:rPr>
            <w:rPrChange w:id="79" w:author="Lionel" w:date="2026-02-13T18:28:00Z">
              <w:rPr>
                <w:rStyle w:val="Lienhypertexte"/>
              </w:rPr>
            </w:rPrChange>
          </w:rPr>
          <w:delText>2</w:delText>
        </w:r>
        <w:r w:rsidDel="000F7F21"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0F7F21" w:rsidDel="000F7F21">
          <w:rPr>
            <w:rPrChange w:id="80" w:author="Lionel" w:date="2026-02-13T18:28:00Z">
              <w:rPr>
                <w:rStyle w:val="Lienhypertexte"/>
              </w:rPr>
            </w:rPrChange>
          </w:rPr>
          <w:delText>Données personnelles collectées</w:delText>
        </w:r>
        <w:r w:rsidDel="000F7F21">
          <w:rPr>
            <w:webHidden/>
          </w:rPr>
          <w:tab/>
          <w:delText>3</w:delText>
        </w:r>
      </w:del>
    </w:p>
    <w:p w14:paraId="4A0096B8" w14:textId="77777777" w:rsidR="00B70276" w:rsidDel="000F7F21" w:rsidRDefault="00B70276">
      <w:pPr>
        <w:pStyle w:val="TM2"/>
        <w:tabs>
          <w:tab w:val="left" w:pos="1247"/>
        </w:tabs>
        <w:rPr>
          <w:del w:id="81" w:author="Lionel" w:date="2026-02-13T18:28:00Z"/>
          <w:rFonts w:asciiTheme="minorHAnsi" w:eastAsiaTheme="minorEastAsia" w:hAnsiTheme="minorHAnsi" w:cstheme="minorBidi"/>
          <w:lang w:val="fr-FR" w:eastAsia="fr-FR"/>
        </w:rPr>
      </w:pPr>
      <w:del w:id="82" w:author="Lionel" w:date="2026-02-13T18:28:00Z">
        <w:r w:rsidRPr="000F7F21" w:rsidDel="000F7F21">
          <w:rPr>
            <w:rPrChange w:id="83" w:author="Lionel" w:date="2026-02-13T18:28:00Z">
              <w:rPr>
                <w:rStyle w:val="Lienhypertexte"/>
              </w:rPr>
            </w:rPrChange>
          </w:rPr>
          <w:delText>2.1</w:delText>
        </w:r>
        <w:r w:rsidDel="000F7F21"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0F7F21" w:rsidDel="000F7F21">
          <w:rPr>
            <w:rPrChange w:id="84" w:author="Lionel" w:date="2026-02-13T18:28:00Z">
              <w:rPr>
                <w:rStyle w:val="Lienhypertexte"/>
              </w:rPr>
            </w:rPrChange>
          </w:rPr>
          <w:delText>Données d’identification</w:delText>
        </w:r>
        <w:r w:rsidDel="000F7F21">
          <w:rPr>
            <w:webHidden/>
          </w:rPr>
          <w:tab/>
          <w:delText>3</w:delText>
        </w:r>
      </w:del>
    </w:p>
    <w:p w14:paraId="13A2DF5F" w14:textId="77777777" w:rsidR="00B70276" w:rsidDel="000F7F21" w:rsidRDefault="00B70276">
      <w:pPr>
        <w:pStyle w:val="TM2"/>
        <w:tabs>
          <w:tab w:val="left" w:pos="1247"/>
        </w:tabs>
        <w:rPr>
          <w:del w:id="85" w:author="Lionel" w:date="2026-02-13T18:28:00Z"/>
          <w:rFonts w:asciiTheme="minorHAnsi" w:eastAsiaTheme="minorEastAsia" w:hAnsiTheme="minorHAnsi" w:cstheme="minorBidi"/>
          <w:lang w:val="fr-FR" w:eastAsia="fr-FR"/>
        </w:rPr>
      </w:pPr>
      <w:del w:id="86" w:author="Lionel" w:date="2026-02-13T18:28:00Z">
        <w:r w:rsidRPr="000F7F21" w:rsidDel="000F7F21">
          <w:rPr>
            <w:rPrChange w:id="87" w:author="Lionel" w:date="2026-02-13T18:28:00Z">
              <w:rPr>
                <w:rStyle w:val="Lienhypertexte"/>
              </w:rPr>
            </w:rPrChange>
          </w:rPr>
          <w:delText>2.2</w:delText>
        </w:r>
        <w:r w:rsidDel="000F7F21"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0F7F21" w:rsidDel="000F7F21">
          <w:rPr>
            <w:rPrChange w:id="88" w:author="Lionel" w:date="2026-02-13T18:28:00Z">
              <w:rPr>
                <w:rStyle w:val="Lienhypertexte"/>
              </w:rPr>
            </w:rPrChange>
          </w:rPr>
          <w:delText>Données professionnelles</w:delText>
        </w:r>
        <w:r w:rsidDel="000F7F21">
          <w:rPr>
            <w:webHidden/>
          </w:rPr>
          <w:tab/>
          <w:delText>3</w:delText>
        </w:r>
      </w:del>
    </w:p>
    <w:p w14:paraId="6A6000C6" w14:textId="77777777" w:rsidR="00B70276" w:rsidDel="000F7F21" w:rsidRDefault="00B70276">
      <w:pPr>
        <w:pStyle w:val="TM2"/>
        <w:tabs>
          <w:tab w:val="left" w:pos="1247"/>
        </w:tabs>
        <w:rPr>
          <w:del w:id="89" w:author="Lionel" w:date="2026-02-13T18:28:00Z"/>
          <w:rFonts w:asciiTheme="minorHAnsi" w:eastAsiaTheme="minorEastAsia" w:hAnsiTheme="minorHAnsi" w:cstheme="minorBidi"/>
          <w:lang w:val="fr-FR" w:eastAsia="fr-FR"/>
        </w:rPr>
      </w:pPr>
      <w:del w:id="90" w:author="Lionel" w:date="2026-02-13T18:28:00Z">
        <w:r w:rsidRPr="000F7F21" w:rsidDel="000F7F21">
          <w:rPr>
            <w:rPrChange w:id="91" w:author="Lionel" w:date="2026-02-13T18:28:00Z">
              <w:rPr>
                <w:rStyle w:val="Lienhypertexte"/>
              </w:rPr>
            </w:rPrChange>
          </w:rPr>
          <w:delText>2.3</w:delText>
        </w:r>
        <w:r w:rsidDel="000F7F21"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0F7F21" w:rsidDel="000F7F21">
          <w:rPr>
            <w:rPrChange w:id="92" w:author="Lionel" w:date="2026-02-13T18:28:00Z">
              <w:rPr>
                <w:rStyle w:val="Lienhypertexte"/>
              </w:rPr>
            </w:rPrChange>
          </w:rPr>
          <w:delText>Données issues de Google Business Profile</w:delText>
        </w:r>
        <w:r w:rsidDel="000F7F21">
          <w:rPr>
            <w:webHidden/>
          </w:rPr>
          <w:tab/>
          <w:delText>3</w:delText>
        </w:r>
      </w:del>
    </w:p>
    <w:p w14:paraId="000A8DCA" w14:textId="77777777" w:rsidR="00B70276" w:rsidDel="000F7F21" w:rsidRDefault="00B70276">
      <w:pPr>
        <w:pStyle w:val="TM2"/>
        <w:tabs>
          <w:tab w:val="left" w:pos="1247"/>
        </w:tabs>
        <w:rPr>
          <w:del w:id="93" w:author="Lionel" w:date="2026-02-13T18:28:00Z"/>
          <w:rFonts w:asciiTheme="minorHAnsi" w:eastAsiaTheme="minorEastAsia" w:hAnsiTheme="minorHAnsi" w:cstheme="minorBidi"/>
          <w:lang w:val="fr-FR" w:eastAsia="fr-FR"/>
        </w:rPr>
      </w:pPr>
      <w:del w:id="94" w:author="Lionel" w:date="2026-02-13T18:28:00Z">
        <w:r w:rsidRPr="000F7F21" w:rsidDel="000F7F21">
          <w:rPr>
            <w:rPrChange w:id="95" w:author="Lionel" w:date="2026-02-13T18:28:00Z">
              <w:rPr>
                <w:rStyle w:val="Lienhypertexte"/>
              </w:rPr>
            </w:rPrChange>
          </w:rPr>
          <w:delText>2.4</w:delText>
        </w:r>
        <w:r w:rsidDel="000F7F21"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0F7F21" w:rsidDel="000F7F21">
          <w:rPr>
            <w:rPrChange w:id="96" w:author="Lionel" w:date="2026-02-13T18:28:00Z">
              <w:rPr>
                <w:rStyle w:val="Lienhypertexte"/>
              </w:rPr>
            </w:rPrChange>
          </w:rPr>
          <w:delText>Données techniques et de connexion</w:delText>
        </w:r>
        <w:r w:rsidDel="000F7F21">
          <w:rPr>
            <w:webHidden/>
          </w:rPr>
          <w:tab/>
          <w:delText>4</w:delText>
        </w:r>
      </w:del>
    </w:p>
    <w:p w14:paraId="2FEE3A67" w14:textId="77777777" w:rsidR="00B70276" w:rsidDel="000F7F21" w:rsidRDefault="00B70276">
      <w:pPr>
        <w:pStyle w:val="TM1"/>
        <w:rPr>
          <w:del w:id="97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98" w:author="Lionel" w:date="2026-02-13T18:28:00Z">
        <w:r w:rsidRPr="000F7F21" w:rsidDel="000F7F21">
          <w:rPr>
            <w:rPrChange w:id="99" w:author="Lionel" w:date="2026-02-13T18:28:00Z">
              <w:rPr>
                <w:rStyle w:val="Lienhypertexte"/>
              </w:rPr>
            </w:rPrChange>
          </w:rPr>
          <w:delText>3</w:delText>
        </w:r>
        <w:r w:rsidDel="000F7F21"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0F7F21" w:rsidDel="000F7F21">
          <w:rPr>
            <w:rPrChange w:id="100" w:author="Lionel" w:date="2026-02-13T18:28:00Z">
              <w:rPr>
                <w:rStyle w:val="Lienhypertexte"/>
              </w:rPr>
            </w:rPrChange>
          </w:rPr>
          <w:delText>Finalités et bases légales des traitements</w:delText>
        </w:r>
        <w:r w:rsidDel="000F7F21">
          <w:rPr>
            <w:webHidden/>
          </w:rPr>
          <w:tab/>
          <w:delText>4</w:delText>
        </w:r>
      </w:del>
    </w:p>
    <w:p w14:paraId="614347DA" w14:textId="77777777" w:rsidR="00B70276" w:rsidDel="000F7F21" w:rsidRDefault="00B70276">
      <w:pPr>
        <w:pStyle w:val="TM1"/>
        <w:rPr>
          <w:del w:id="101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102" w:author="Lionel" w:date="2026-02-13T18:28:00Z">
        <w:r w:rsidRPr="000F7F21" w:rsidDel="000F7F21">
          <w:rPr>
            <w:rPrChange w:id="103" w:author="Lionel" w:date="2026-02-13T18:28:00Z">
              <w:rPr>
                <w:rStyle w:val="Lienhypertexte"/>
              </w:rPr>
            </w:rPrChange>
          </w:rPr>
          <w:delText>4</w:delText>
        </w:r>
        <w:r w:rsidDel="000F7F21"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0F7F21" w:rsidDel="000F7F21">
          <w:rPr>
            <w:rPrChange w:id="104" w:author="Lionel" w:date="2026-02-13T18:28:00Z">
              <w:rPr>
                <w:rStyle w:val="Lienhypertexte"/>
              </w:rPr>
            </w:rPrChange>
          </w:rPr>
          <w:delText>Destinataires des données</w:delText>
        </w:r>
        <w:r w:rsidDel="000F7F21">
          <w:rPr>
            <w:webHidden/>
          </w:rPr>
          <w:tab/>
          <w:delText>4</w:delText>
        </w:r>
      </w:del>
    </w:p>
    <w:p w14:paraId="6D2853C7" w14:textId="77777777" w:rsidR="00B70276" w:rsidDel="000F7F21" w:rsidRDefault="00B70276">
      <w:pPr>
        <w:pStyle w:val="TM3"/>
        <w:rPr>
          <w:del w:id="105" w:author="Lionel" w:date="2026-02-13T18:28:00Z"/>
          <w:rFonts w:asciiTheme="minorHAnsi" w:eastAsiaTheme="minorEastAsia" w:hAnsiTheme="minorHAnsi" w:cstheme="minorBidi"/>
          <w:lang w:val="fr-FR" w:eastAsia="fr-FR"/>
        </w:rPr>
      </w:pPr>
      <w:del w:id="106" w:author="Lionel" w:date="2026-02-13T18:28:00Z">
        <w:r w:rsidRPr="000F7F21" w:rsidDel="000F7F21">
          <w:rPr>
            <w:rPrChange w:id="107" w:author="Lionel" w:date="2026-02-13T18:28:00Z">
              <w:rPr>
                <w:rStyle w:val="Lienhypertexte"/>
              </w:rPr>
            </w:rPrChange>
          </w:rPr>
          <w:delText xml:space="preserve">4.1 </w:delText>
        </w:r>
        <w:r w:rsidDel="000F7F21"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0F7F21" w:rsidDel="000F7F21">
          <w:rPr>
            <w:rPrChange w:id="108" w:author="Lionel" w:date="2026-02-13T18:28:00Z">
              <w:rPr>
                <w:rStyle w:val="Lienhypertexte"/>
              </w:rPr>
            </w:rPrChange>
          </w:rPr>
          <w:delText>Sous-traitants</w:delText>
        </w:r>
        <w:r w:rsidDel="000F7F21">
          <w:rPr>
            <w:webHidden/>
          </w:rPr>
          <w:tab/>
          <w:delText>4</w:delText>
        </w:r>
      </w:del>
    </w:p>
    <w:p w14:paraId="3F22F47A" w14:textId="77777777" w:rsidR="00B70276" w:rsidDel="000F7F21" w:rsidRDefault="00B70276">
      <w:pPr>
        <w:pStyle w:val="TM3"/>
        <w:rPr>
          <w:del w:id="109" w:author="Lionel" w:date="2026-02-13T18:28:00Z"/>
          <w:rFonts w:asciiTheme="minorHAnsi" w:eastAsiaTheme="minorEastAsia" w:hAnsiTheme="minorHAnsi" w:cstheme="minorBidi"/>
          <w:lang w:val="fr-FR" w:eastAsia="fr-FR"/>
        </w:rPr>
      </w:pPr>
      <w:del w:id="110" w:author="Lionel" w:date="2026-02-13T18:28:00Z">
        <w:r w:rsidRPr="000F7F21" w:rsidDel="000F7F21">
          <w:rPr>
            <w:rPrChange w:id="111" w:author="Lionel" w:date="2026-02-13T18:28:00Z">
              <w:rPr>
                <w:rStyle w:val="Lienhypertexte"/>
              </w:rPr>
            </w:rPrChange>
          </w:rPr>
          <w:delText xml:space="preserve">4.2 </w:delText>
        </w:r>
        <w:r w:rsidDel="000F7F21"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0F7F21" w:rsidDel="000F7F21">
          <w:rPr>
            <w:rPrChange w:id="112" w:author="Lionel" w:date="2026-02-13T18:28:00Z">
              <w:rPr>
                <w:rStyle w:val="Lienhypertexte"/>
              </w:rPr>
            </w:rPrChange>
          </w:rPr>
          <w:delText>Partenaires</w:delText>
        </w:r>
        <w:r w:rsidDel="000F7F21">
          <w:rPr>
            <w:webHidden/>
          </w:rPr>
          <w:tab/>
          <w:delText>5</w:delText>
        </w:r>
      </w:del>
    </w:p>
    <w:p w14:paraId="3B09B779" w14:textId="77777777" w:rsidR="00B70276" w:rsidDel="000F7F21" w:rsidRDefault="00B70276">
      <w:pPr>
        <w:pStyle w:val="TM3"/>
        <w:rPr>
          <w:del w:id="113" w:author="Lionel" w:date="2026-02-13T18:28:00Z"/>
          <w:rFonts w:asciiTheme="minorHAnsi" w:eastAsiaTheme="minorEastAsia" w:hAnsiTheme="minorHAnsi" w:cstheme="minorBidi"/>
          <w:lang w:val="fr-FR" w:eastAsia="fr-FR"/>
        </w:rPr>
      </w:pPr>
      <w:del w:id="114" w:author="Lionel" w:date="2026-02-13T18:28:00Z">
        <w:r w:rsidRPr="000F7F21" w:rsidDel="000F7F21">
          <w:rPr>
            <w:rPrChange w:id="115" w:author="Lionel" w:date="2026-02-13T18:28:00Z">
              <w:rPr>
                <w:rStyle w:val="Lienhypertexte"/>
              </w:rPr>
            </w:rPrChange>
          </w:rPr>
          <w:delText xml:space="preserve">4.3 </w:delText>
        </w:r>
        <w:r w:rsidDel="000F7F21">
          <w:rPr>
            <w:rFonts w:asciiTheme="minorHAnsi" w:eastAsiaTheme="minorEastAsia" w:hAnsiTheme="minorHAnsi" w:cstheme="minorBidi"/>
            <w:lang w:val="fr-FR" w:eastAsia="fr-FR"/>
          </w:rPr>
          <w:tab/>
        </w:r>
        <w:r w:rsidRPr="000F7F21" w:rsidDel="000F7F21">
          <w:rPr>
            <w:rPrChange w:id="116" w:author="Lionel" w:date="2026-02-13T18:28:00Z">
              <w:rPr>
                <w:rStyle w:val="Lienhypertexte"/>
              </w:rPr>
            </w:rPrChange>
          </w:rPr>
          <w:delText>Autorités</w:delText>
        </w:r>
        <w:r w:rsidDel="000F7F21">
          <w:rPr>
            <w:webHidden/>
          </w:rPr>
          <w:tab/>
          <w:delText>5</w:delText>
        </w:r>
      </w:del>
    </w:p>
    <w:p w14:paraId="7ED07DE9" w14:textId="77777777" w:rsidR="00B70276" w:rsidDel="000F7F21" w:rsidRDefault="00B70276">
      <w:pPr>
        <w:pStyle w:val="TM1"/>
        <w:rPr>
          <w:del w:id="117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118" w:author="Lionel" w:date="2026-02-13T18:28:00Z">
        <w:r w:rsidRPr="000F7F21" w:rsidDel="000F7F21">
          <w:rPr>
            <w:rPrChange w:id="119" w:author="Lionel" w:date="2026-02-13T18:28:00Z">
              <w:rPr>
                <w:rStyle w:val="Lienhypertexte"/>
              </w:rPr>
            </w:rPrChange>
          </w:rPr>
          <w:delText>5</w:delText>
        </w:r>
        <w:r w:rsidDel="000F7F21"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0F7F21" w:rsidDel="000F7F21">
          <w:rPr>
            <w:rPrChange w:id="120" w:author="Lionel" w:date="2026-02-13T18:28:00Z">
              <w:rPr>
                <w:rStyle w:val="Lienhypertexte"/>
              </w:rPr>
            </w:rPrChange>
          </w:rPr>
          <w:delText>Transferts hors Union européenne</w:delText>
        </w:r>
        <w:r w:rsidDel="000F7F21">
          <w:rPr>
            <w:webHidden/>
          </w:rPr>
          <w:tab/>
          <w:delText>5</w:delText>
        </w:r>
      </w:del>
    </w:p>
    <w:p w14:paraId="1F7B557F" w14:textId="77777777" w:rsidR="00B70276" w:rsidDel="000F7F21" w:rsidRDefault="00B70276">
      <w:pPr>
        <w:pStyle w:val="TM1"/>
        <w:rPr>
          <w:del w:id="121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122" w:author="Lionel" w:date="2026-02-13T18:28:00Z">
        <w:r w:rsidRPr="000F7F21" w:rsidDel="000F7F21">
          <w:rPr>
            <w:rPrChange w:id="123" w:author="Lionel" w:date="2026-02-13T18:28:00Z">
              <w:rPr>
                <w:rStyle w:val="Lienhypertexte"/>
              </w:rPr>
            </w:rPrChange>
          </w:rPr>
          <w:delText>6</w:delText>
        </w:r>
        <w:r w:rsidDel="000F7F21"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0F7F21" w:rsidDel="000F7F21">
          <w:rPr>
            <w:rPrChange w:id="124" w:author="Lionel" w:date="2026-02-13T18:28:00Z">
              <w:rPr>
                <w:rStyle w:val="Lienhypertexte"/>
              </w:rPr>
            </w:rPrChange>
          </w:rPr>
          <w:delText>Caractère obligatoire des données</w:delText>
        </w:r>
        <w:r w:rsidDel="000F7F21">
          <w:rPr>
            <w:webHidden/>
          </w:rPr>
          <w:tab/>
          <w:delText>5</w:delText>
        </w:r>
      </w:del>
    </w:p>
    <w:p w14:paraId="598BBABB" w14:textId="77777777" w:rsidR="00B70276" w:rsidDel="000F7F21" w:rsidRDefault="00B70276">
      <w:pPr>
        <w:pStyle w:val="TM1"/>
        <w:rPr>
          <w:del w:id="125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126" w:author="Lionel" w:date="2026-02-13T18:28:00Z">
        <w:r w:rsidRPr="000F7F21" w:rsidDel="000F7F21">
          <w:rPr>
            <w:rPrChange w:id="127" w:author="Lionel" w:date="2026-02-13T18:28:00Z">
              <w:rPr>
                <w:rStyle w:val="Lienhypertexte"/>
              </w:rPr>
            </w:rPrChange>
          </w:rPr>
          <w:delText>7</w:delText>
        </w:r>
        <w:r w:rsidDel="000F7F21"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0F7F21" w:rsidDel="000F7F21">
          <w:rPr>
            <w:rPrChange w:id="128" w:author="Lionel" w:date="2026-02-13T18:28:00Z">
              <w:rPr>
                <w:rStyle w:val="Lienhypertexte"/>
              </w:rPr>
            </w:rPrChange>
          </w:rPr>
          <w:delText>Durées de conservation</w:delText>
        </w:r>
        <w:r w:rsidDel="000F7F21">
          <w:rPr>
            <w:webHidden/>
          </w:rPr>
          <w:tab/>
          <w:delText>5</w:delText>
        </w:r>
      </w:del>
    </w:p>
    <w:p w14:paraId="608790B7" w14:textId="77777777" w:rsidR="00B70276" w:rsidDel="000F7F21" w:rsidRDefault="00B70276">
      <w:pPr>
        <w:pStyle w:val="TM1"/>
        <w:rPr>
          <w:del w:id="129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130" w:author="Lionel" w:date="2026-02-13T18:28:00Z">
        <w:r w:rsidRPr="000F7F21" w:rsidDel="000F7F21">
          <w:rPr>
            <w:rPrChange w:id="131" w:author="Lionel" w:date="2026-02-13T18:28:00Z">
              <w:rPr>
                <w:rStyle w:val="Lienhypertexte"/>
              </w:rPr>
            </w:rPrChange>
          </w:rPr>
          <w:delText>8</w:delText>
        </w:r>
        <w:r w:rsidDel="000F7F21"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0F7F21" w:rsidDel="000F7F21">
          <w:rPr>
            <w:rPrChange w:id="132" w:author="Lionel" w:date="2026-02-13T18:28:00Z">
              <w:rPr>
                <w:rStyle w:val="Lienhypertexte"/>
              </w:rPr>
            </w:rPrChange>
          </w:rPr>
          <w:delText>Sécurité des données</w:delText>
        </w:r>
        <w:r w:rsidDel="000F7F21">
          <w:rPr>
            <w:webHidden/>
          </w:rPr>
          <w:tab/>
          <w:delText>6</w:delText>
        </w:r>
      </w:del>
    </w:p>
    <w:p w14:paraId="4BC7B531" w14:textId="77777777" w:rsidR="00B70276" w:rsidDel="000F7F21" w:rsidRDefault="00B70276">
      <w:pPr>
        <w:pStyle w:val="TM1"/>
        <w:rPr>
          <w:del w:id="133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134" w:author="Lionel" w:date="2026-02-13T18:28:00Z">
        <w:r w:rsidRPr="000F7F21" w:rsidDel="000F7F21">
          <w:rPr>
            <w:rPrChange w:id="135" w:author="Lionel" w:date="2026-02-13T18:28:00Z">
              <w:rPr>
                <w:rStyle w:val="Lienhypertexte"/>
              </w:rPr>
            </w:rPrChange>
          </w:rPr>
          <w:delText>9</w:delText>
        </w:r>
        <w:r w:rsidDel="000F7F21"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0F7F21" w:rsidDel="000F7F21">
          <w:rPr>
            <w:rPrChange w:id="136" w:author="Lionel" w:date="2026-02-13T18:28:00Z">
              <w:rPr>
                <w:rStyle w:val="Lienhypertexte"/>
              </w:rPr>
            </w:rPrChange>
          </w:rPr>
          <w:delText>Droits des personnes concernées</w:delText>
        </w:r>
        <w:r w:rsidDel="000F7F21">
          <w:rPr>
            <w:webHidden/>
          </w:rPr>
          <w:tab/>
          <w:delText>6</w:delText>
        </w:r>
      </w:del>
    </w:p>
    <w:p w14:paraId="477EE42E" w14:textId="77777777" w:rsidR="00B70276" w:rsidDel="000F7F21" w:rsidRDefault="00B70276">
      <w:pPr>
        <w:pStyle w:val="TM1"/>
        <w:rPr>
          <w:del w:id="137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138" w:author="Lionel" w:date="2026-02-13T18:28:00Z">
        <w:r w:rsidRPr="000F7F21" w:rsidDel="000F7F21">
          <w:rPr>
            <w:rPrChange w:id="139" w:author="Lionel" w:date="2026-02-13T18:28:00Z">
              <w:rPr>
                <w:rStyle w:val="Lienhypertexte"/>
              </w:rPr>
            </w:rPrChange>
          </w:rPr>
          <w:delText>10</w:delText>
        </w:r>
        <w:r w:rsidDel="000F7F21"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0F7F21" w:rsidDel="000F7F21">
          <w:rPr>
            <w:rPrChange w:id="140" w:author="Lionel" w:date="2026-02-13T18:28:00Z">
              <w:rPr>
                <w:rStyle w:val="Lienhypertexte"/>
              </w:rPr>
            </w:rPrChange>
          </w:rPr>
          <w:delText>Décisions automatisées</w:delText>
        </w:r>
        <w:r w:rsidDel="000F7F21">
          <w:rPr>
            <w:webHidden/>
          </w:rPr>
          <w:tab/>
          <w:delText>6</w:delText>
        </w:r>
      </w:del>
    </w:p>
    <w:p w14:paraId="6A048835" w14:textId="77777777" w:rsidR="00B70276" w:rsidDel="000F7F21" w:rsidRDefault="00B70276">
      <w:pPr>
        <w:pStyle w:val="TM1"/>
        <w:rPr>
          <w:del w:id="141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142" w:author="Lionel" w:date="2026-02-13T18:28:00Z">
        <w:r w:rsidRPr="000F7F21" w:rsidDel="000F7F21">
          <w:rPr>
            <w:rPrChange w:id="143" w:author="Lionel" w:date="2026-02-13T18:28:00Z">
              <w:rPr>
                <w:rStyle w:val="Lienhypertexte"/>
              </w:rPr>
            </w:rPrChange>
          </w:rPr>
          <w:delText>11</w:delText>
        </w:r>
        <w:r w:rsidDel="000F7F21"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0F7F21" w:rsidDel="000F7F21">
          <w:rPr>
            <w:rPrChange w:id="144" w:author="Lionel" w:date="2026-02-13T18:28:00Z">
              <w:rPr>
                <w:rStyle w:val="Lienhypertexte"/>
              </w:rPr>
            </w:rPrChange>
          </w:rPr>
          <w:delText>Cookies</w:delText>
        </w:r>
        <w:r w:rsidDel="000F7F21">
          <w:rPr>
            <w:webHidden/>
          </w:rPr>
          <w:tab/>
          <w:delText>6</w:delText>
        </w:r>
      </w:del>
    </w:p>
    <w:p w14:paraId="4AEA4EBE" w14:textId="77777777" w:rsidR="00B70276" w:rsidDel="000F7F21" w:rsidRDefault="00B70276">
      <w:pPr>
        <w:pStyle w:val="TM1"/>
        <w:rPr>
          <w:del w:id="145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146" w:author="Lionel" w:date="2026-02-13T18:28:00Z">
        <w:r w:rsidRPr="000F7F21" w:rsidDel="000F7F21">
          <w:rPr>
            <w:rPrChange w:id="147" w:author="Lionel" w:date="2026-02-13T18:28:00Z">
              <w:rPr>
                <w:rStyle w:val="Lienhypertexte"/>
              </w:rPr>
            </w:rPrChange>
          </w:rPr>
          <w:delText>12</w:delText>
        </w:r>
        <w:r w:rsidDel="000F7F21"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0F7F21" w:rsidDel="000F7F21">
          <w:rPr>
            <w:rPrChange w:id="148" w:author="Lionel" w:date="2026-02-13T18:28:00Z">
              <w:rPr>
                <w:rStyle w:val="Lienhypertexte"/>
              </w:rPr>
            </w:rPrChange>
          </w:rPr>
          <w:delText>Modification de la politique</w:delText>
        </w:r>
        <w:r w:rsidDel="000F7F21">
          <w:rPr>
            <w:webHidden/>
          </w:rPr>
          <w:tab/>
          <w:delText>7</w:delText>
        </w:r>
      </w:del>
    </w:p>
    <w:p w14:paraId="19DBA1AC" w14:textId="77777777" w:rsidR="00B70276" w:rsidDel="000F7F21" w:rsidRDefault="00B70276">
      <w:pPr>
        <w:pStyle w:val="TM1"/>
        <w:rPr>
          <w:del w:id="149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150" w:author="Lionel" w:date="2026-02-13T18:28:00Z">
        <w:r w:rsidRPr="000F7F21" w:rsidDel="000F7F21">
          <w:rPr>
            <w:rPrChange w:id="151" w:author="Lionel" w:date="2026-02-13T18:28:00Z">
              <w:rPr>
                <w:rStyle w:val="Lienhypertexte"/>
              </w:rPr>
            </w:rPrChange>
          </w:rPr>
          <w:delText>13</w:delText>
        </w:r>
        <w:r w:rsidDel="000F7F21"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0F7F21" w:rsidDel="000F7F21">
          <w:rPr>
            <w:rPrChange w:id="152" w:author="Lionel" w:date="2026-02-13T18:28:00Z">
              <w:rPr>
                <w:rStyle w:val="Lienhypertexte"/>
              </w:rPr>
            </w:rPrChange>
          </w:rPr>
          <w:delText>Réclamation</w:delText>
        </w:r>
        <w:r w:rsidDel="000F7F21">
          <w:rPr>
            <w:webHidden/>
          </w:rPr>
          <w:tab/>
          <w:delText>7</w:delText>
        </w:r>
      </w:del>
    </w:p>
    <w:p w14:paraId="19D60460" w14:textId="77777777" w:rsidR="00B70276" w:rsidDel="000F7F21" w:rsidRDefault="00B70276">
      <w:pPr>
        <w:pStyle w:val="TM1"/>
        <w:rPr>
          <w:del w:id="153" w:author="Lionel" w:date="2026-02-13T18:28:00Z"/>
          <w:rFonts w:asciiTheme="minorHAnsi" w:eastAsiaTheme="minorEastAsia" w:hAnsiTheme="minorHAnsi" w:cstheme="minorBidi"/>
          <w:szCs w:val="22"/>
          <w:lang w:val="fr-FR" w:eastAsia="fr-FR"/>
        </w:rPr>
      </w:pPr>
      <w:del w:id="154" w:author="Lionel" w:date="2026-02-13T18:28:00Z">
        <w:r w:rsidRPr="000F7F21" w:rsidDel="000F7F21">
          <w:rPr>
            <w:rPrChange w:id="155" w:author="Lionel" w:date="2026-02-13T18:28:00Z">
              <w:rPr>
                <w:rStyle w:val="Lienhypertexte"/>
              </w:rPr>
            </w:rPrChange>
          </w:rPr>
          <w:delText>14</w:delText>
        </w:r>
        <w:r w:rsidDel="000F7F21">
          <w:rPr>
            <w:rFonts w:asciiTheme="minorHAnsi" w:eastAsiaTheme="minorEastAsia" w:hAnsiTheme="minorHAnsi" w:cstheme="minorBidi"/>
            <w:szCs w:val="22"/>
            <w:lang w:val="fr-FR" w:eastAsia="fr-FR"/>
          </w:rPr>
          <w:tab/>
        </w:r>
        <w:r w:rsidRPr="000F7F21" w:rsidDel="000F7F21">
          <w:rPr>
            <w:rPrChange w:id="156" w:author="Lionel" w:date="2026-02-13T18:28:00Z">
              <w:rPr>
                <w:rStyle w:val="Lienhypertexte"/>
              </w:rPr>
            </w:rPrChange>
          </w:rPr>
          <w:delText>Contact</w:delText>
        </w:r>
        <w:r w:rsidDel="000F7F21">
          <w:rPr>
            <w:webHidden/>
          </w:rPr>
          <w:tab/>
          <w:delText>7</w:delText>
        </w:r>
      </w:del>
    </w:p>
    <w:p w14:paraId="427295E4" w14:textId="77777777" w:rsidR="001566E0" w:rsidRPr="0081145D" w:rsidRDefault="00D04A7C" w:rsidP="00823D9D">
      <w:pPr>
        <w:rPr>
          <w:b/>
          <w:bCs/>
          <w:sz w:val="28"/>
          <w:szCs w:val="20"/>
          <w:lang w:val="en-GB"/>
        </w:rPr>
      </w:pPr>
      <w:r w:rsidRPr="0081145D">
        <w:rPr>
          <w:noProof/>
          <w:szCs w:val="28"/>
        </w:rPr>
        <w:fldChar w:fldCharType="end"/>
      </w:r>
      <w:r w:rsidR="001566E0" w:rsidRPr="0081145D">
        <w:br w:type="page"/>
      </w:r>
    </w:p>
    <w:p w14:paraId="40ED1C74" w14:textId="77777777" w:rsidR="00C42472" w:rsidRPr="002746C5" w:rsidRDefault="00C42472" w:rsidP="00D8304C">
      <w:pPr>
        <w:pStyle w:val="Titre1"/>
        <w:numPr>
          <w:ilvl w:val="0"/>
          <w:numId w:val="0"/>
        </w:numPr>
        <w:ind w:firstLine="567"/>
        <w:rPr>
          <w:rFonts w:ascii="Univers for BP Light" w:hAnsi="Univers for BP Light"/>
          <w:lang w:val="fr-FR"/>
        </w:rPr>
      </w:pPr>
      <w:bookmarkStart w:id="157" w:name="_Toc225879839"/>
      <w:r w:rsidRPr="002746C5">
        <w:rPr>
          <w:rFonts w:ascii="Univers for BP Light" w:hAnsi="Univers for BP Light"/>
          <w:lang w:val="fr-FR"/>
        </w:rPr>
        <w:lastRenderedPageBreak/>
        <w:t>Introduction</w:t>
      </w:r>
      <w:bookmarkEnd w:id="157"/>
    </w:p>
    <w:p w14:paraId="636952B3" w14:textId="77777777" w:rsidR="003A4B71" w:rsidRPr="003A4B71" w:rsidRDefault="003A4B71" w:rsidP="003A4B71">
      <w:pPr>
        <w:pStyle w:val="TextSection"/>
        <w:jc w:val="both"/>
        <w:rPr>
          <w:sz w:val="24"/>
          <w:szCs w:val="24"/>
          <w:lang w:eastAsia="en-GB"/>
        </w:rPr>
      </w:pPr>
      <w:r w:rsidRPr="003A4B71">
        <w:rPr>
          <w:sz w:val="24"/>
          <w:szCs w:val="24"/>
          <w:lang w:eastAsia="en-GB"/>
        </w:rPr>
        <w:t>La présente</w:t>
      </w:r>
      <w:r w:rsidRPr="00860511">
        <w:rPr>
          <w:lang w:eastAsia="en-GB"/>
        </w:rPr>
        <w:t xml:space="preserve"> Politique de Confidentialité décrit de manière transparente la manière dont </w:t>
      </w:r>
      <w:proofErr w:type="spellStart"/>
      <w:r w:rsidRPr="00860511">
        <w:rPr>
          <w:lang w:eastAsia="en-GB"/>
        </w:rPr>
        <w:t>Reviewsvisor</w:t>
      </w:r>
      <w:proofErr w:type="spellEnd"/>
      <w:r w:rsidRPr="00860511">
        <w:rPr>
          <w:lang w:eastAsia="en-GB"/>
        </w:rPr>
        <w:t xml:space="preserve"> collecte, utilise, conserve et protège les données personnelles de ses utilisateurs, conformément au Règlement (UE) 2016/679 du Parlement européen et du Conseil du 27 avril 2016 (RGPD) et aux lég</w:t>
      </w:r>
      <w:r w:rsidRPr="003A4B71">
        <w:rPr>
          <w:sz w:val="24"/>
          <w:szCs w:val="24"/>
          <w:lang w:eastAsia="en-GB"/>
        </w:rPr>
        <w:t>islations nationales applicables.</w:t>
      </w:r>
    </w:p>
    <w:p w14:paraId="5A967E95" w14:textId="77777777" w:rsidR="003A4B71" w:rsidRPr="003A4B71" w:rsidRDefault="003A4B71" w:rsidP="003A4B71">
      <w:pPr>
        <w:pStyle w:val="TextSection"/>
        <w:jc w:val="both"/>
        <w:rPr>
          <w:sz w:val="24"/>
          <w:szCs w:val="24"/>
          <w:lang w:eastAsia="en-GB"/>
        </w:rPr>
      </w:pPr>
      <w:r w:rsidRPr="003A4B71">
        <w:rPr>
          <w:sz w:val="24"/>
          <w:szCs w:val="24"/>
          <w:lang w:eastAsia="en-GB"/>
        </w:rPr>
        <w:t xml:space="preserve">Elle s’applique à l’ensemble des </w:t>
      </w:r>
      <w:r w:rsidR="00C33429">
        <w:rPr>
          <w:sz w:val="24"/>
          <w:szCs w:val="24"/>
          <w:lang w:eastAsia="en-GB"/>
        </w:rPr>
        <w:t xml:space="preserve">personnes physiques en relation avec </w:t>
      </w:r>
      <w:proofErr w:type="spellStart"/>
      <w:r w:rsidR="00C33429">
        <w:rPr>
          <w:sz w:val="24"/>
          <w:szCs w:val="24"/>
          <w:lang w:eastAsia="en-GB"/>
        </w:rPr>
        <w:t>Reviewsvisor</w:t>
      </w:r>
      <w:proofErr w:type="spellEnd"/>
      <w:r w:rsidR="00C33429">
        <w:rPr>
          <w:sz w:val="24"/>
          <w:szCs w:val="24"/>
          <w:lang w:eastAsia="en-GB"/>
        </w:rPr>
        <w:t xml:space="preserve">, notamment à travers son site web à l’adresse </w:t>
      </w:r>
      <w:hyperlink r:id="rId10" w:history="1">
        <w:r w:rsidR="00C33429" w:rsidRPr="00727541">
          <w:rPr>
            <w:rStyle w:val="Lienhypertexte"/>
            <w:sz w:val="24"/>
            <w:szCs w:val="24"/>
            <w:lang w:eastAsia="en-GB"/>
          </w:rPr>
          <w:t>www.reviewsvisor.fr</w:t>
        </w:r>
      </w:hyperlink>
      <w:r w:rsidR="00CC4FF5">
        <w:rPr>
          <w:sz w:val="24"/>
          <w:szCs w:val="24"/>
          <w:lang w:eastAsia="en-GB"/>
        </w:rPr>
        <w:t>.</w:t>
      </w:r>
      <w:commentRangeStart w:id="158"/>
      <w:commentRangeEnd w:id="158"/>
      <w:r w:rsidR="005E70C9" w:rsidRPr="003A4B71">
        <w:rPr>
          <w:rStyle w:val="Marquedecommentaire"/>
          <w:sz w:val="24"/>
          <w:szCs w:val="24"/>
          <w:lang w:eastAsia="en-GB"/>
        </w:rPr>
        <w:commentReference w:id="158"/>
      </w:r>
    </w:p>
    <w:p w14:paraId="5A830700" w14:textId="77777777" w:rsidR="003A4B71" w:rsidRPr="003A4B71" w:rsidRDefault="003A4B71" w:rsidP="00C42472">
      <w:pPr>
        <w:pStyle w:val="TextSection"/>
        <w:jc w:val="both"/>
        <w:rPr>
          <w:sz w:val="24"/>
          <w:szCs w:val="24"/>
          <w:lang w:eastAsia="en-GB"/>
        </w:rPr>
      </w:pPr>
    </w:p>
    <w:p w14:paraId="6FB061EA" w14:textId="77777777" w:rsidR="000E7BB5" w:rsidRPr="003A4B71" w:rsidRDefault="003A4B71" w:rsidP="00CD3013">
      <w:pPr>
        <w:pStyle w:val="Titre1"/>
        <w:rPr>
          <w:lang w:val="fr-FR"/>
        </w:rPr>
      </w:pPr>
      <w:bookmarkStart w:id="159" w:name="_Toc225879840"/>
      <w:r w:rsidRPr="003A4B71">
        <w:rPr>
          <w:lang w:val="fr-FR"/>
        </w:rPr>
        <w:t>Responsable du traitement</w:t>
      </w:r>
      <w:bookmarkEnd w:id="159"/>
    </w:p>
    <w:p w14:paraId="5CA942D2" w14:textId="77777777" w:rsidR="003A4B71" w:rsidRPr="003A4B71" w:rsidRDefault="003A4B71" w:rsidP="003A4B71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3A4B71">
        <w:rPr>
          <w:rFonts w:ascii="Univers for BP Light" w:hAnsi="Univers for BP Light"/>
          <w:lang w:eastAsia="en-GB"/>
        </w:rPr>
        <w:t>Le responsable du traitement des données personnelles est :</w:t>
      </w:r>
    </w:p>
    <w:p w14:paraId="64755305" w14:textId="362F00E9" w:rsidR="003A4B71" w:rsidRPr="00D41787" w:rsidRDefault="003A4B71" w:rsidP="003A4B71">
      <w:pPr>
        <w:pStyle w:val="NormalWeb"/>
        <w:ind w:left="567"/>
        <w:rPr>
          <w:rFonts w:ascii="Univers for BP Light" w:hAnsi="Univers for BP Light"/>
          <w:lang w:eastAsia="en-GB"/>
        </w:rPr>
      </w:pPr>
      <w:proofErr w:type="spellStart"/>
      <w:r w:rsidRPr="00D41787">
        <w:rPr>
          <w:rFonts w:ascii="Univers for BP Light" w:hAnsi="Univers for BP Light"/>
          <w:b/>
          <w:bCs/>
          <w:lang w:eastAsia="en-GB"/>
        </w:rPr>
        <w:t>Reviewsvisor</w:t>
      </w:r>
      <w:proofErr w:type="spellEnd"/>
      <w:r w:rsidR="00C33429" w:rsidRPr="00D41787">
        <w:rPr>
          <w:lang w:eastAsia="en-GB"/>
        </w:rPr>
        <w:br/>
      </w:r>
      <w:del w:id="160" w:author="Lionel" w:date="2026-03-31T20:01:00Z">
        <w:r w:rsidR="00C33429" w:rsidRPr="00D41787" w:rsidDel="00715305">
          <w:rPr>
            <w:rFonts w:ascii="Univers for BP Light" w:hAnsi="Univers for BP Light"/>
            <w:lang w:eastAsia="en-GB"/>
          </w:rPr>
          <w:delText>SAS immatriculée sous le</w:delText>
        </w:r>
        <w:r w:rsidR="00C33429" w:rsidDel="00715305">
          <w:rPr>
            <w:rFonts w:ascii="Univers for BP Light" w:hAnsi="Univers for BP Light"/>
            <w:lang w:eastAsia="en-GB"/>
          </w:rPr>
          <w:delText xml:space="preserve"> N°     RCS </w:delText>
        </w:r>
        <w:r w:rsidR="00BD03DF" w:rsidDel="00715305">
          <w:rPr>
            <w:rFonts w:ascii="Univers for BP Light" w:hAnsi="Univers for BP Light"/>
            <w:lang w:eastAsia="en-GB"/>
          </w:rPr>
          <w:delText>Paris</w:delText>
        </w:r>
        <w:r w:rsidR="00C33429" w:rsidDel="00715305">
          <w:rPr>
            <w:rFonts w:ascii="Univers for BP Light" w:hAnsi="Univers for BP Light"/>
            <w:lang w:eastAsia="en-GB"/>
          </w:rPr>
          <w:delText xml:space="preserve">, dont le siège social est situé  </w:delText>
        </w:r>
      </w:del>
      <w:proofErr w:type="spellStart"/>
      <w:ins w:id="161" w:author="Lionel" w:date="2026-03-31T20:01:00Z">
        <w:r w:rsidR="00715305" w:rsidRPr="00715305">
          <w:rPr>
            <w:rFonts w:ascii="Univers for BP Light" w:hAnsi="Univers for BP Light"/>
            <w:lang w:eastAsia="en-GB"/>
            <w:rPrChange w:id="162" w:author="Lionel" w:date="2026-03-31T20:01:00Z">
              <w:rPr/>
            </w:rPrChange>
          </w:rPr>
          <w:t>Reviewsvisor</w:t>
        </w:r>
        <w:proofErr w:type="spellEnd"/>
        <w:r w:rsidR="00715305" w:rsidRPr="00715305">
          <w:rPr>
            <w:rFonts w:ascii="Univers for BP Light" w:hAnsi="Univers for BP Light"/>
            <w:lang w:eastAsia="en-GB"/>
            <w:rPrChange w:id="163" w:author="Lionel" w:date="2026-03-31T20:01:00Z">
              <w:rPr/>
            </w:rPrChange>
          </w:rPr>
          <w:t xml:space="preserve"> (HAWKMAN), SAS immatriculée au RCS de Paris sous le numéro 103 010 294,</w:t>
        </w:r>
        <w:r w:rsidR="00715305" w:rsidRPr="00715305">
          <w:rPr>
            <w:rFonts w:ascii="Univers for BP Light" w:hAnsi="Univers for BP Light"/>
            <w:lang w:eastAsia="en-GB"/>
            <w:rPrChange w:id="164" w:author="Lionel" w:date="2026-03-31T20:01:00Z">
              <w:rPr/>
            </w:rPrChange>
          </w:rPr>
          <w:br/>
          <w:t>dont le siège social est situé 36 rue Scheffer, 75116 Paris, France.</w:t>
        </w:r>
      </w:ins>
      <w:r w:rsidR="00C33429">
        <w:rPr>
          <w:rFonts w:ascii="Univers for BP Light" w:hAnsi="Univers for BP Light"/>
          <w:lang w:eastAsia="en-GB"/>
        </w:rPr>
        <w:t xml:space="preserve">   </w:t>
      </w:r>
      <w:r w:rsidRPr="00D41787">
        <w:rPr>
          <w:rFonts w:ascii="Univers for BP Light" w:hAnsi="Univers for BP Light"/>
          <w:lang w:eastAsia="en-GB"/>
        </w:rPr>
        <w:br/>
        <w:t>Email : contact@reviewsvisor.fr</w:t>
      </w:r>
      <w:r w:rsidRPr="00D41787">
        <w:rPr>
          <w:rFonts w:ascii="Univers for BP Light" w:hAnsi="Univers for BP Light"/>
          <w:lang w:eastAsia="en-GB"/>
        </w:rPr>
        <w:br/>
        <w:t>Site web : www.reviewsvisor.fr</w:t>
      </w:r>
    </w:p>
    <w:p w14:paraId="03FED3C4" w14:textId="77777777" w:rsidR="003A4B71" w:rsidRPr="003A4B71" w:rsidRDefault="003A4B71" w:rsidP="003A4B71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3A4B71">
        <w:rPr>
          <w:rFonts w:ascii="Univers for BP Light" w:hAnsi="Univers for BP Light"/>
          <w:lang w:eastAsia="en-GB"/>
        </w:rPr>
        <w:t xml:space="preserve">Pour toute question relative à la protection des données personnelles, vous pouvez contacter </w:t>
      </w:r>
      <w:r w:rsidR="00C33429">
        <w:rPr>
          <w:rFonts w:ascii="Univers for BP Light" w:hAnsi="Univers for BP Light"/>
          <w:lang w:eastAsia="en-GB"/>
        </w:rPr>
        <w:t xml:space="preserve">directement </w:t>
      </w:r>
      <w:proofErr w:type="spellStart"/>
      <w:r w:rsidR="00C33429">
        <w:rPr>
          <w:rFonts w:ascii="Univers for BP Light" w:hAnsi="Univers for BP Light"/>
          <w:lang w:eastAsia="en-GB"/>
        </w:rPr>
        <w:t>Reviewsvisor</w:t>
      </w:r>
      <w:proofErr w:type="spellEnd"/>
      <w:r w:rsidRPr="003A4B71">
        <w:rPr>
          <w:rFonts w:ascii="Univers for BP Light" w:hAnsi="Univers for BP Light"/>
          <w:lang w:eastAsia="en-GB"/>
        </w:rPr>
        <w:t xml:space="preserve"> à l’adresse ci-dessus.</w:t>
      </w:r>
    </w:p>
    <w:p w14:paraId="620EBDB9" w14:textId="77777777" w:rsidR="00DD5D59" w:rsidRPr="003A4B71" w:rsidRDefault="00DD5D59" w:rsidP="000E7BB5">
      <w:pPr>
        <w:jc w:val="both"/>
      </w:pPr>
    </w:p>
    <w:p w14:paraId="6A9152E6" w14:textId="77777777" w:rsidR="004C60AB" w:rsidRPr="003A4B71" w:rsidRDefault="003A4B71" w:rsidP="00CD3013">
      <w:pPr>
        <w:pStyle w:val="Titre1"/>
        <w:rPr>
          <w:lang w:val="fr-FR"/>
        </w:rPr>
      </w:pPr>
      <w:bookmarkStart w:id="165" w:name="_Toc225879841"/>
      <w:r w:rsidRPr="003A4B71">
        <w:rPr>
          <w:lang w:val="fr-FR"/>
        </w:rPr>
        <w:t>Données personnelles collectées</w:t>
      </w:r>
      <w:bookmarkEnd w:id="165"/>
    </w:p>
    <w:p w14:paraId="64262296" w14:textId="77777777" w:rsidR="003A4B71" w:rsidRDefault="003A4B71" w:rsidP="003A4B71">
      <w:pPr>
        <w:pStyle w:val="NormalWeb"/>
        <w:ind w:left="567"/>
        <w:rPr>
          <w:rFonts w:ascii="Univers for BP Light" w:hAnsi="Univers for BP Light"/>
          <w:lang w:eastAsia="en-GB"/>
        </w:rPr>
      </w:pPr>
      <w:proofErr w:type="spellStart"/>
      <w:r w:rsidRPr="003A4B71">
        <w:rPr>
          <w:rFonts w:ascii="Univers for BP Light" w:hAnsi="Univers for BP Light"/>
          <w:lang w:eastAsia="en-GB"/>
        </w:rPr>
        <w:t>Reviewsvisor</w:t>
      </w:r>
      <w:proofErr w:type="spellEnd"/>
      <w:r w:rsidRPr="003A4B71">
        <w:rPr>
          <w:rFonts w:ascii="Univers for BP Light" w:hAnsi="Univers for BP Light"/>
          <w:lang w:eastAsia="en-GB"/>
        </w:rPr>
        <w:t xml:space="preserve"> collecte uniquement les données strictement nécessaires à la fourniture du Service.</w:t>
      </w:r>
    </w:p>
    <w:p w14:paraId="2609B6F3" w14:textId="77777777" w:rsidR="003A4B71" w:rsidRPr="00715305" w:rsidRDefault="003A4B71">
      <w:pPr>
        <w:pStyle w:val="Titre2"/>
        <w:tabs>
          <w:tab w:val="clear" w:pos="1418"/>
          <w:tab w:val="num" w:pos="1134"/>
        </w:tabs>
        <w:ind w:hanging="851"/>
        <w:rPr>
          <w:sz w:val="24"/>
          <w:szCs w:val="24"/>
          <w:rPrChange w:id="166" w:author="Lionel" w:date="2026-03-31T20:01:00Z">
            <w:rPr/>
          </w:rPrChange>
        </w:rPr>
        <w:pPrChange w:id="167" w:author="Lionel" w:date="2026-03-31T20:01:00Z">
          <w:pPr>
            <w:pStyle w:val="Titre2"/>
          </w:pPr>
        </w:pPrChange>
      </w:pPr>
      <w:bookmarkStart w:id="168" w:name="_Toc225879842"/>
      <w:proofErr w:type="spellStart"/>
      <w:r w:rsidRPr="00715305">
        <w:rPr>
          <w:sz w:val="24"/>
          <w:szCs w:val="24"/>
          <w:rPrChange w:id="169" w:author="Lionel" w:date="2026-03-31T20:01:00Z">
            <w:rPr/>
          </w:rPrChange>
        </w:rPr>
        <w:t>Donn</w:t>
      </w:r>
      <w:r w:rsidRPr="00715305">
        <w:rPr>
          <w:rFonts w:hint="eastAsia"/>
          <w:sz w:val="24"/>
          <w:szCs w:val="24"/>
          <w:rPrChange w:id="170" w:author="Lionel" w:date="2026-03-31T20:01:00Z">
            <w:rPr>
              <w:rFonts w:hint="eastAsia"/>
            </w:rPr>
          </w:rPrChange>
        </w:rPr>
        <w:t>é</w:t>
      </w:r>
      <w:r w:rsidRPr="00715305">
        <w:rPr>
          <w:sz w:val="24"/>
          <w:szCs w:val="24"/>
          <w:rPrChange w:id="171" w:author="Lionel" w:date="2026-03-31T20:01:00Z">
            <w:rPr/>
          </w:rPrChange>
        </w:rPr>
        <w:t>es</w:t>
      </w:r>
      <w:proofErr w:type="spellEnd"/>
      <w:r w:rsidRPr="00715305">
        <w:rPr>
          <w:sz w:val="24"/>
          <w:szCs w:val="24"/>
          <w:rPrChange w:id="172" w:author="Lionel" w:date="2026-03-31T20:01:00Z">
            <w:rPr/>
          </w:rPrChange>
        </w:rPr>
        <w:t xml:space="preserve"> </w:t>
      </w:r>
      <w:proofErr w:type="spellStart"/>
      <w:r w:rsidRPr="00715305">
        <w:rPr>
          <w:sz w:val="24"/>
          <w:szCs w:val="24"/>
          <w:rPrChange w:id="173" w:author="Lionel" w:date="2026-03-31T20:01:00Z">
            <w:rPr/>
          </w:rPrChange>
        </w:rPr>
        <w:t>d</w:t>
      </w:r>
      <w:r w:rsidRPr="00715305">
        <w:rPr>
          <w:rFonts w:hint="eastAsia"/>
          <w:sz w:val="24"/>
          <w:szCs w:val="24"/>
          <w:rPrChange w:id="174" w:author="Lionel" w:date="2026-03-31T20:01:00Z">
            <w:rPr>
              <w:rFonts w:hint="eastAsia"/>
            </w:rPr>
          </w:rPrChange>
        </w:rPr>
        <w:t>’</w:t>
      </w:r>
      <w:r w:rsidRPr="00715305">
        <w:rPr>
          <w:sz w:val="24"/>
          <w:szCs w:val="24"/>
          <w:rPrChange w:id="175" w:author="Lionel" w:date="2026-03-31T20:01:00Z">
            <w:rPr/>
          </w:rPrChange>
        </w:rPr>
        <w:t>identification</w:t>
      </w:r>
      <w:bookmarkEnd w:id="168"/>
      <w:proofErr w:type="spellEnd"/>
    </w:p>
    <w:p w14:paraId="5DBC55AD" w14:textId="77777777" w:rsidR="003A4B71" w:rsidRPr="00D8304C" w:rsidRDefault="003A4B71" w:rsidP="003A4B71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Nom et prénom</w:t>
      </w:r>
    </w:p>
    <w:p w14:paraId="1D2FC00A" w14:textId="77777777" w:rsidR="003A4B71" w:rsidRPr="00D8304C" w:rsidRDefault="003A4B71" w:rsidP="003A4B71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Adresse email professionnelle</w:t>
      </w:r>
    </w:p>
    <w:p w14:paraId="4BE71294" w14:textId="77777777" w:rsidR="003A4B71" w:rsidRPr="00D8304C" w:rsidRDefault="003A4B71" w:rsidP="003A4B71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Numéro de téléphone (optionnel)</w:t>
      </w:r>
    </w:p>
    <w:p w14:paraId="7AC09486" w14:textId="77777777" w:rsidR="003A4B71" w:rsidRPr="00D8304C" w:rsidRDefault="003A4B71" w:rsidP="003A4B71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Photo de profil (en cas de connexion via un compte Google)</w:t>
      </w:r>
    </w:p>
    <w:p w14:paraId="490ED3F0" w14:textId="77777777" w:rsidR="003A4B71" w:rsidRPr="003F1187" w:rsidRDefault="003A4B71">
      <w:pPr>
        <w:pStyle w:val="Titre2"/>
        <w:tabs>
          <w:tab w:val="clear" w:pos="1418"/>
          <w:tab w:val="num" w:pos="1134"/>
        </w:tabs>
        <w:ind w:hanging="851"/>
        <w:rPr>
          <w:sz w:val="24"/>
          <w:szCs w:val="24"/>
          <w:rPrChange w:id="176" w:author="Lionel" w:date="2026-03-31T20:02:00Z">
            <w:rPr/>
          </w:rPrChange>
        </w:rPr>
        <w:pPrChange w:id="177" w:author="Lionel" w:date="2026-03-31T20:02:00Z">
          <w:pPr>
            <w:pStyle w:val="Titre2"/>
          </w:pPr>
        </w:pPrChange>
      </w:pPr>
      <w:bookmarkStart w:id="178" w:name="_Toc225879843"/>
      <w:proofErr w:type="spellStart"/>
      <w:r w:rsidRPr="003F1187">
        <w:rPr>
          <w:sz w:val="24"/>
          <w:szCs w:val="24"/>
          <w:rPrChange w:id="179" w:author="Lionel" w:date="2026-03-31T20:02:00Z">
            <w:rPr/>
          </w:rPrChange>
        </w:rPr>
        <w:t>Donn</w:t>
      </w:r>
      <w:r w:rsidRPr="003F1187">
        <w:rPr>
          <w:rFonts w:hint="eastAsia"/>
          <w:sz w:val="24"/>
          <w:szCs w:val="24"/>
          <w:rPrChange w:id="180" w:author="Lionel" w:date="2026-03-31T20:02:00Z">
            <w:rPr>
              <w:rFonts w:hint="eastAsia"/>
            </w:rPr>
          </w:rPrChange>
        </w:rPr>
        <w:t>é</w:t>
      </w:r>
      <w:r w:rsidRPr="003F1187">
        <w:rPr>
          <w:sz w:val="24"/>
          <w:szCs w:val="24"/>
          <w:rPrChange w:id="181" w:author="Lionel" w:date="2026-03-31T20:02:00Z">
            <w:rPr/>
          </w:rPrChange>
        </w:rPr>
        <w:t>es</w:t>
      </w:r>
      <w:proofErr w:type="spellEnd"/>
      <w:r w:rsidRPr="003F1187">
        <w:rPr>
          <w:sz w:val="24"/>
          <w:szCs w:val="24"/>
          <w:rPrChange w:id="182" w:author="Lionel" w:date="2026-03-31T20:02:00Z">
            <w:rPr/>
          </w:rPrChange>
        </w:rPr>
        <w:t xml:space="preserve"> </w:t>
      </w:r>
      <w:proofErr w:type="spellStart"/>
      <w:r w:rsidRPr="003F1187">
        <w:rPr>
          <w:sz w:val="24"/>
          <w:szCs w:val="24"/>
          <w:rPrChange w:id="183" w:author="Lionel" w:date="2026-03-31T20:02:00Z">
            <w:rPr/>
          </w:rPrChange>
        </w:rPr>
        <w:t>professionnelles</w:t>
      </w:r>
      <w:bookmarkEnd w:id="178"/>
      <w:proofErr w:type="spellEnd"/>
    </w:p>
    <w:p w14:paraId="58E57062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Nom de l’entreprise ou de l’établissement</w:t>
      </w:r>
    </w:p>
    <w:p w14:paraId="75154367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Adresse professionnelle</w:t>
      </w:r>
    </w:p>
    <w:p w14:paraId="4BC7C486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Secteur d’activité</w:t>
      </w:r>
    </w:p>
    <w:p w14:paraId="49CB1721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Informations de facturation</w:t>
      </w:r>
    </w:p>
    <w:p w14:paraId="0F432DA6" w14:textId="77777777" w:rsidR="003A4B71" w:rsidRPr="003F1187" w:rsidRDefault="003A4B71">
      <w:pPr>
        <w:pStyle w:val="Titre2"/>
        <w:tabs>
          <w:tab w:val="clear" w:pos="1418"/>
        </w:tabs>
        <w:ind w:left="1134" w:hanging="567"/>
        <w:rPr>
          <w:sz w:val="24"/>
          <w:szCs w:val="24"/>
          <w:lang w:val="fr-FR"/>
          <w:rPrChange w:id="184" w:author="Lionel" w:date="2026-03-31T20:02:00Z">
            <w:rPr>
              <w:lang w:val="fr-FR"/>
            </w:rPr>
          </w:rPrChange>
        </w:rPr>
        <w:pPrChange w:id="185" w:author="Lionel" w:date="2026-03-31T20:02:00Z">
          <w:pPr>
            <w:pStyle w:val="Titre2"/>
          </w:pPr>
        </w:pPrChange>
      </w:pPr>
      <w:bookmarkStart w:id="186" w:name="_Toc225879844"/>
      <w:r w:rsidRPr="003F1187">
        <w:rPr>
          <w:sz w:val="24"/>
          <w:szCs w:val="24"/>
          <w:lang w:val="fr-FR"/>
          <w:rPrChange w:id="187" w:author="Lionel" w:date="2026-03-31T20:02:00Z">
            <w:rPr>
              <w:lang w:val="fr-FR"/>
            </w:rPr>
          </w:rPrChange>
        </w:rPr>
        <w:lastRenderedPageBreak/>
        <w:t>Donn</w:t>
      </w:r>
      <w:r w:rsidRPr="003F1187">
        <w:rPr>
          <w:rFonts w:hint="eastAsia"/>
          <w:sz w:val="24"/>
          <w:szCs w:val="24"/>
          <w:lang w:val="fr-FR"/>
          <w:rPrChange w:id="188" w:author="Lionel" w:date="2026-03-31T20:02:00Z">
            <w:rPr>
              <w:rFonts w:hint="eastAsia"/>
              <w:lang w:val="fr-FR"/>
            </w:rPr>
          </w:rPrChange>
        </w:rPr>
        <w:t>é</w:t>
      </w:r>
      <w:r w:rsidRPr="003F1187">
        <w:rPr>
          <w:sz w:val="24"/>
          <w:szCs w:val="24"/>
          <w:lang w:val="fr-FR"/>
          <w:rPrChange w:id="189" w:author="Lionel" w:date="2026-03-31T20:02:00Z">
            <w:rPr>
              <w:lang w:val="fr-FR"/>
            </w:rPr>
          </w:rPrChange>
        </w:rPr>
        <w:t>es issues de Google Business Profile</w:t>
      </w:r>
      <w:bookmarkEnd w:id="186"/>
    </w:p>
    <w:p w14:paraId="1F3AF8EC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Avis clients (contenu, note, date, auteur tel que fourni par Google)</w:t>
      </w:r>
    </w:p>
    <w:p w14:paraId="346C3161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Réponses aux avis</w:t>
      </w:r>
    </w:p>
    <w:p w14:paraId="35AF2032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Statistiques et indicateurs liés aux avis</w:t>
      </w:r>
    </w:p>
    <w:p w14:paraId="1A72DC5B" w14:textId="77777777" w:rsidR="00D8304C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Informations publiques de la fiche Google Business Profile</w:t>
      </w:r>
    </w:p>
    <w:p w14:paraId="437C5FC2" w14:textId="77777777" w:rsidR="003A4B71" w:rsidRPr="003F1187" w:rsidRDefault="003A4B71">
      <w:pPr>
        <w:pStyle w:val="Titre2"/>
        <w:tabs>
          <w:tab w:val="clear" w:pos="1418"/>
          <w:tab w:val="num" w:pos="1134"/>
        </w:tabs>
        <w:ind w:hanging="851"/>
        <w:rPr>
          <w:sz w:val="24"/>
          <w:szCs w:val="24"/>
          <w:rPrChange w:id="190" w:author="Lionel" w:date="2026-03-31T20:02:00Z">
            <w:rPr/>
          </w:rPrChange>
        </w:rPr>
        <w:pPrChange w:id="191" w:author="Lionel" w:date="2026-03-31T20:02:00Z">
          <w:pPr>
            <w:pStyle w:val="Titre2"/>
          </w:pPr>
        </w:pPrChange>
      </w:pPr>
      <w:bookmarkStart w:id="192" w:name="_Toc225879845"/>
      <w:r w:rsidRPr="003F1187">
        <w:rPr>
          <w:sz w:val="24"/>
          <w:szCs w:val="24"/>
          <w:lang w:val="fr-FR"/>
          <w:rPrChange w:id="193" w:author="Lionel" w:date="2026-03-31T20:02:00Z">
            <w:rPr>
              <w:lang w:val="fr-FR"/>
            </w:rPr>
          </w:rPrChange>
        </w:rPr>
        <w:t>Donn</w:t>
      </w:r>
      <w:r w:rsidRPr="003F1187">
        <w:rPr>
          <w:rFonts w:hint="eastAsia"/>
          <w:sz w:val="24"/>
          <w:szCs w:val="24"/>
          <w:lang w:val="fr-FR"/>
          <w:rPrChange w:id="194" w:author="Lionel" w:date="2026-03-31T20:02:00Z">
            <w:rPr>
              <w:rFonts w:hint="eastAsia"/>
              <w:lang w:val="fr-FR"/>
            </w:rPr>
          </w:rPrChange>
        </w:rPr>
        <w:t>é</w:t>
      </w:r>
      <w:r w:rsidRPr="003F1187">
        <w:rPr>
          <w:sz w:val="24"/>
          <w:szCs w:val="24"/>
          <w:lang w:val="fr-FR"/>
          <w:rPrChange w:id="195" w:author="Lionel" w:date="2026-03-31T20:02:00Z">
            <w:rPr>
              <w:lang w:val="fr-FR"/>
            </w:rPr>
          </w:rPrChange>
        </w:rPr>
        <w:t>es techniques et de connexion</w:t>
      </w:r>
      <w:bookmarkEnd w:id="192"/>
    </w:p>
    <w:p w14:paraId="15726102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Adresse IP</w:t>
      </w:r>
    </w:p>
    <w:p w14:paraId="600040CC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Type de navigateur, système d’exploitation et appareil</w:t>
      </w:r>
    </w:p>
    <w:p w14:paraId="04C2BF5C" w14:textId="77777777" w:rsidR="003A4B71" w:rsidRPr="00D8304C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Journaux de connexion et d’activité</w:t>
      </w:r>
    </w:p>
    <w:p w14:paraId="3E33D974" w14:textId="77777777" w:rsidR="003A4B71" w:rsidRDefault="003A4B71" w:rsidP="00D8304C">
      <w:pPr>
        <w:pStyle w:val="NormalWeb"/>
        <w:numPr>
          <w:ilvl w:val="0"/>
          <w:numId w:val="22"/>
        </w:numPr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Cookies et identifiants de session</w:t>
      </w:r>
    </w:p>
    <w:p w14:paraId="662A1759" w14:textId="77777777" w:rsidR="00CD3013" w:rsidRPr="00BD4545" w:rsidRDefault="00CD3013" w:rsidP="00CD3013">
      <w:pPr>
        <w:pStyle w:val="NormalWeb"/>
        <w:ind w:left="1080"/>
        <w:rPr>
          <w:rFonts w:ascii="Univers for BP Light" w:hAnsi="Univers for BP Light"/>
          <w:lang w:eastAsia="en-GB"/>
        </w:rPr>
      </w:pPr>
    </w:p>
    <w:p w14:paraId="77CE93DC" w14:textId="77777777" w:rsidR="003A4B71" w:rsidRPr="002746C5" w:rsidRDefault="003A4B71" w:rsidP="00CD3013">
      <w:pPr>
        <w:pStyle w:val="Titre1"/>
        <w:rPr>
          <w:lang w:val="fr-FR"/>
        </w:rPr>
      </w:pPr>
      <w:bookmarkStart w:id="196" w:name="_Toc225879846"/>
      <w:r w:rsidRPr="00BD4545">
        <w:rPr>
          <w:lang w:val="fr-FR"/>
        </w:rPr>
        <w:t>Finalités</w:t>
      </w:r>
      <w:r w:rsidRPr="002746C5">
        <w:rPr>
          <w:lang w:val="fr-FR"/>
        </w:rPr>
        <w:t xml:space="preserve"> et bases légales des </w:t>
      </w:r>
      <w:r w:rsidRPr="00706245">
        <w:rPr>
          <w:lang w:val="fr-FR"/>
        </w:rPr>
        <w:t>traitements</w:t>
      </w:r>
      <w:bookmarkEnd w:id="196"/>
    </w:p>
    <w:p w14:paraId="4B0B59A7" w14:textId="77777777" w:rsidR="003A4B71" w:rsidRPr="00D8304C" w:rsidRDefault="003A4B71" w:rsidP="00D8304C">
      <w:pPr>
        <w:pStyle w:val="NormalWeb"/>
        <w:ind w:firstLine="567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Les données personnelles sont traitées pour les finalités suivantes 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4"/>
        <w:gridCol w:w="3518"/>
      </w:tblGrid>
      <w:tr w:rsidR="003A4B71" w14:paraId="02E10C35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7B49E4" w14:textId="77777777" w:rsidR="003A4B71" w:rsidRPr="00D8304C" w:rsidRDefault="003A4B71" w:rsidP="00D8304C">
            <w:pPr>
              <w:rPr>
                <w:b/>
                <w:bCs/>
                <w:sz w:val="24"/>
                <w:szCs w:val="24"/>
              </w:rPr>
            </w:pPr>
            <w:r w:rsidRPr="00D8304C">
              <w:rPr>
                <w:b/>
                <w:sz w:val="24"/>
                <w:szCs w:val="24"/>
                <w:lang w:eastAsia="en-GB"/>
              </w:rPr>
              <w:t>Finalité</w:t>
            </w:r>
          </w:p>
        </w:tc>
        <w:tc>
          <w:tcPr>
            <w:tcW w:w="3473" w:type="dxa"/>
            <w:vAlign w:val="center"/>
            <w:hideMark/>
          </w:tcPr>
          <w:p w14:paraId="4DCE6AB9" w14:textId="77777777" w:rsidR="003A4B71" w:rsidRPr="00D8304C" w:rsidRDefault="003A4B71" w:rsidP="00D8304C">
            <w:pPr>
              <w:ind w:firstLine="857"/>
              <w:rPr>
                <w:b/>
                <w:bCs/>
                <w:sz w:val="24"/>
                <w:szCs w:val="24"/>
              </w:rPr>
            </w:pPr>
            <w:r w:rsidRPr="00D8304C">
              <w:rPr>
                <w:b/>
                <w:sz w:val="24"/>
                <w:szCs w:val="24"/>
                <w:lang w:eastAsia="en-GB"/>
              </w:rPr>
              <w:t>Base légale</w:t>
            </w:r>
          </w:p>
        </w:tc>
      </w:tr>
      <w:tr w:rsidR="003A4B71" w14:paraId="20BB23EA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E9E0E4C" w14:textId="77777777" w:rsidR="003A4B71" w:rsidRPr="003A4B71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Création et gestion du compte utilisateur</w:t>
            </w:r>
          </w:p>
        </w:tc>
        <w:tc>
          <w:tcPr>
            <w:tcW w:w="3473" w:type="dxa"/>
            <w:vAlign w:val="center"/>
            <w:hideMark/>
          </w:tcPr>
          <w:p w14:paraId="60972033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Exécution du contrat</w:t>
            </w:r>
          </w:p>
        </w:tc>
      </w:tr>
      <w:tr w:rsidR="003A4B71" w14:paraId="0D177272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5D8440" w14:textId="77777777" w:rsidR="003A4B71" w:rsidRPr="003A4B71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Fourniture des fonctionnalités du Service</w:t>
            </w:r>
          </w:p>
        </w:tc>
        <w:tc>
          <w:tcPr>
            <w:tcW w:w="3473" w:type="dxa"/>
            <w:vAlign w:val="center"/>
            <w:hideMark/>
          </w:tcPr>
          <w:p w14:paraId="0CA76697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Exécution du contrat</w:t>
            </w:r>
          </w:p>
        </w:tc>
      </w:tr>
      <w:tr w:rsidR="003A4B71" w14:paraId="299AEADB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8E2CBF" w14:textId="77777777" w:rsidR="003A4B71" w:rsidRPr="003A4B71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Gestion des abonnements et paiements</w:t>
            </w:r>
          </w:p>
        </w:tc>
        <w:tc>
          <w:tcPr>
            <w:tcW w:w="3473" w:type="dxa"/>
            <w:vAlign w:val="center"/>
            <w:hideMark/>
          </w:tcPr>
          <w:p w14:paraId="0457711C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Exécution du contrat</w:t>
            </w:r>
          </w:p>
        </w:tc>
      </w:tr>
      <w:tr w:rsidR="003A4B71" w14:paraId="239713C2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30A96D" w14:textId="77777777" w:rsidR="003A4B71" w:rsidRPr="003A4B71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Notifications liées au fonctionnement du Service</w:t>
            </w:r>
          </w:p>
        </w:tc>
        <w:tc>
          <w:tcPr>
            <w:tcW w:w="3473" w:type="dxa"/>
            <w:vAlign w:val="center"/>
            <w:hideMark/>
          </w:tcPr>
          <w:p w14:paraId="60E09A94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Intérêt légitime</w:t>
            </w:r>
          </w:p>
        </w:tc>
      </w:tr>
      <w:tr w:rsidR="003A4B71" w14:paraId="78EB8A8A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DDB3D8" w14:textId="77777777" w:rsidR="003A4B71" w:rsidRPr="003A4B71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Amélioration continue du Service et statistiques</w:t>
            </w:r>
          </w:p>
        </w:tc>
        <w:tc>
          <w:tcPr>
            <w:tcW w:w="3473" w:type="dxa"/>
            <w:vAlign w:val="center"/>
            <w:hideMark/>
          </w:tcPr>
          <w:p w14:paraId="5549526A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Intérêt légitime</w:t>
            </w:r>
          </w:p>
        </w:tc>
      </w:tr>
      <w:tr w:rsidR="003A4B71" w14:paraId="53CEAE82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2ECEC2" w14:textId="77777777" w:rsidR="003A4B71" w:rsidRPr="003A4B71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Sécurité, prévention de la fraude et abus</w:t>
            </w:r>
          </w:p>
        </w:tc>
        <w:tc>
          <w:tcPr>
            <w:tcW w:w="3473" w:type="dxa"/>
            <w:vAlign w:val="center"/>
            <w:hideMark/>
          </w:tcPr>
          <w:p w14:paraId="41BEE7C8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Intérêt légitime</w:t>
            </w:r>
          </w:p>
        </w:tc>
      </w:tr>
      <w:tr w:rsidR="003A4B71" w14:paraId="0D507E88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099CAD" w14:textId="77777777" w:rsidR="003A4B71" w:rsidRPr="00D8304C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Communications marketing</w:t>
            </w:r>
          </w:p>
        </w:tc>
        <w:tc>
          <w:tcPr>
            <w:tcW w:w="3473" w:type="dxa"/>
            <w:vAlign w:val="center"/>
            <w:hideMark/>
          </w:tcPr>
          <w:p w14:paraId="7ACC5E74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Consentement</w:t>
            </w:r>
          </w:p>
        </w:tc>
      </w:tr>
      <w:tr w:rsidR="003A4B71" w14:paraId="53BF9AC1" w14:textId="77777777" w:rsidTr="00D830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412DA95" w14:textId="77777777" w:rsidR="003A4B71" w:rsidRPr="00D8304C" w:rsidRDefault="003A4B71">
            <w:pPr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Respect des obligations légales</w:t>
            </w:r>
          </w:p>
        </w:tc>
        <w:tc>
          <w:tcPr>
            <w:tcW w:w="3473" w:type="dxa"/>
            <w:vAlign w:val="center"/>
            <w:hideMark/>
          </w:tcPr>
          <w:p w14:paraId="4258624A" w14:textId="77777777" w:rsidR="003A4B71" w:rsidRPr="00D8304C" w:rsidRDefault="003A4B71" w:rsidP="00D8304C">
            <w:pPr>
              <w:ind w:firstLine="857"/>
              <w:rPr>
                <w:sz w:val="24"/>
                <w:szCs w:val="24"/>
                <w:lang w:eastAsia="en-GB"/>
              </w:rPr>
            </w:pPr>
            <w:r w:rsidRPr="00D8304C">
              <w:rPr>
                <w:sz w:val="24"/>
                <w:szCs w:val="24"/>
                <w:lang w:eastAsia="en-GB"/>
              </w:rPr>
              <w:t>Obligation légale</w:t>
            </w:r>
          </w:p>
        </w:tc>
      </w:tr>
    </w:tbl>
    <w:p w14:paraId="78A0D133" w14:textId="77777777" w:rsidR="003A4B71" w:rsidRPr="00D8304C" w:rsidRDefault="003A4B71" w:rsidP="00D8304C">
      <w:pPr>
        <w:pStyle w:val="NormalWeb"/>
        <w:ind w:left="567"/>
        <w:jc w:val="both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 xml:space="preserve">L’intérêt légitime poursuivi par </w:t>
      </w:r>
      <w:proofErr w:type="spellStart"/>
      <w:r w:rsidRPr="00D8304C">
        <w:rPr>
          <w:rFonts w:ascii="Univers for BP Light" w:hAnsi="Univers for BP Light"/>
          <w:lang w:eastAsia="en-GB"/>
        </w:rPr>
        <w:t>Reviewsvisor</w:t>
      </w:r>
      <w:proofErr w:type="spellEnd"/>
      <w:r w:rsidRPr="00D8304C">
        <w:rPr>
          <w:rFonts w:ascii="Univers for BP Light" w:hAnsi="Univers for BP Light"/>
          <w:lang w:eastAsia="en-GB"/>
        </w:rPr>
        <w:t xml:space="preserve"> consiste à assurer le bon fonctionnement du Service, sa sécurité, son amélioration continue et la prévention des usages frauduleux.</w:t>
      </w:r>
    </w:p>
    <w:p w14:paraId="4C8691BB" w14:textId="77777777" w:rsidR="003A4B71" w:rsidRDefault="003A4B71" w:rsidP="003A4B71"/>
    <w:p w14:paraId="619184AE" w14:textId="77777777" w:rsidR="003A4B71" w:rsidRPr="00D8304C" w:rsidRDefault="003A4B71" w:rsidP="00B70276">
      <w:pPr>
        <w:pStyle w:val="Titre1"/>
      </w:pPr>
      <w:bookmarkStart w:id="197" w:name="_Toc225879847"/>
      <w:proofErr w:type="spellStart"/>
      <w:r w:rsidRPr="00D8304C">
        <w:t>Destinataires</w:t>
      </w:r>
      <w:proofErr w:type="spellEnd"/>
      <w:r w:rsidRPr="00D8304C">
        <w:t xml:space="preserve"> des </w:t>
      </w:r>
      <w:proofErr w:type="spellStart"/>
      <w:r w:rsidRPr="00D8304C">
        <w:t>données</w:t>
      </w:r>
      <w:bookmarkEnd w:id="197"/>
      <w:proofErr w:type="spellEnd"/>
    </w:p>
    <w:p w14:paraId="269BE792" w14:textId="77777777" w:rsidR="003A4B71" w:rsidRPr="00D8304C" w:rsidRDefault="003A4B71" w:rsidP="00D8304C">
      <w:pPr>
        <w:pStyle w:val="NormalWeb"/>
        <w:ind w:firstLine="567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Les données personnelles peuvent être communiquées aux destinataires suivants :</w:t>
      </w:r>
    </w:p>
    <w:p w14:paraId="460F9625" w14:textId="77777777" w:rsidR="003A4B71" w:rsidRPr="003F1187" w:rsidRDefault="003A4B71">
      <w:pPr>
        <w:pStyle w:val="Titre3"/>
        <w:numPr>
          <w:ilvl w:val="0"/>
          <w:numId w:val="0"/>
        </w:numPr>
        <w:ind w:left="1134" w:hanging="567"/>
        <w:rPr>
          <w:sz w:val="24"/>
          <w:szCs w:val="24"/>
          <w:rPrChange w:id="198" w:author="Lionel" w:date="2026-03-31T20:03:00Z">
            <w:rPr/>
          </w:rPrChange>
        </w:rPr>
        <w:pPrChange w:id="199" w:author="Lionel" w:date="2026-03-31T20:03:00Z">
          <w:pPr>
            <w:pStyle w:val="Titre3"/>
            <w:numPr>
              <w:ilvl w:val="0"/>
              <w:numId w:val="0"/>
            </w:numPr>
            <w:tabs>
              <w:tab w:val="clear" w:pos="1134"/>
            </w:tabs>
            <w:ind w:left="567" w:hanging="567"/>
          </w:pPr>
        </w:pPrChange>
      </w:pPr>
      <w:bookmarkStart w:id="200" w:name="_Toc225879848"/>
      <w:r w:rsidRPr="003F1187">
        <w:rPr>
          <w:sz w:val="24"/>
          <w:szCs w:val="24"/>
          <w:rPrChange w:id="201" w:author="Lionel" w:date="2026-03-31T20:03:00Z">
            <w:rPr/>
          </w:rPrChange>
        </w:rPr>
        <w:t xml:space="preserve">4.1 </w:t>
      </w:r>
      <w:r w:rsidR="00D8304C" w:rsidRPr="003F1187">
        <w:rPr>
          <w:sz w:val="24"/>
          <w:szCs w:val="24"/>
          <w:rPrChange w:id="202" w:author="Lionel" w:date="2026-03-31T20:03:00Z">
            <w:rPr/>
          </w:rPrChange>
        </w:rPr>
        <w:tab/>
      </w:r>
      <w:r w:rsidRPr="003F1187">
        <w:rPr>
          <w:sz w:val="24"/>
          <w:szCs w:val="24"/>
          <w:rPrChange w:id="203" w:author="Lionel" w:date="2026-03-31T20:03:00Z">
            <w:rPr/>
          </w:rPrChange>
        </w:rPr>
        <w:t>Sous-</w:t>
      </w:r>
      <w:proofErr w:type="spellStart"/>
      <w:r w:rsidRPr="003F1187">
        <w:rPr>
          <w:sz w:val="24"/>
          <w:szCs w:val="24"/>
          <w:rPrChange w:id="204" w:author="Lionel" w:date="2026-03-31T20:03:00Z">
            <w:rPr/>
          </w:rPrChange>
        </w:rPr>
        <w:t>traitants</w:t>
      </w:r>
      <w:bookmarkEnd w:id="200"/>
      <w:proofErr w:type="spellEnd"/>
    </w:p>
    <w:p w14:paraId="5EFFD591" w14:textId="3676AD8B" w:rsidR="003A4B71" w:rsidRPr="00D8304C" w:rsidRDefault="003A4B71" w:rsidP="005803F3">
      <w:pPr>
        <w:pStyle w:val="NormalWeb"/>
        <w:numPr>
          <w:ilvl w:val="0"/>
          <w:numId w:val="26"/>
        </w:numPr>
        <w:tabs>
          <w:tab w:val="clear" w:pos="720"/>
          <w:tab w:val="num" w:pos="927"/>
        </w:tabs>
        <w:ind w:left="927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 xml:space="preserve">Hébergement : </w:t>
      </w:r>
      <w:proofErr w:type="spellStart"/>
      <w:r w:rsidR="00CC4FF5">
        <w:rPr>
          <w:rFonts w:ascii="Univers for BP Light" w:hAnsi="Univers for BP Light"/>
          <w:lang w:eastAsia="en-GB"/>
        </w:rPr>
        <w:t>Ver</w:t>
      </w:r>
      <w:ins w:id="205" w:author="Lionel" w:date="2026-04-01T14:33:00Z">
        <w:r w:rsidR="00CB7290">
          <w:rPr>
            <w:rFonts w:ascii="Univers for BP Light" w:hAnsi="Univers for BP Light"/>
            <w:lang w:eastAsia="en-GB"/>
          </w:rPr>
          <w:t>c</w:t>
        </w:r>
      </w:ins>
      <w:del w:id="206" w:author="Lionel" w:date="2026-04-01T14:33:00Z">
        <w:r w:rsidR="00CC4FF5" w:rsidDel="00CB7290">
          <w:rPr>
            <w:rFonts w:ascii="Univers for BP Light" w:hAnsi="Univers for BP Light"/>
            <w:lang w:eastAsia="en-GB"/>
          </w:rPr>
          <w:delText>s</w:delText>
        </w:r>
      </w:del>
      <w:r w:rsidR="00CC4FF5">
        <w:rPr>
          <w:rFonts w:ascii="Univers for BP Light" w:hAnsi="Univers for BP Light"/>
          <w:lang w:eastAsia="en-GB"/>
        </w:rPr>
        <w:t>el</w:t>
      </w:r>
      <w:proofErr w:type="spellEnd"/>
      <w:r w:rsidR="00CC4FF5">
        <w:rPr>
          <w:rFonts w:ascii="Univers for BP Light" w:hAnsi="Univers for BP Light"/>
          <w:lang w:eastAsia="en-GB"/>
        </w:rPr>
        <w:t xml:space="preserve"> I</w:t>
      </w:r>
      <w:ins w:id="207" w:author="Lionel" w:date="2026-03-31T20:02:00Z">
        <w:r w:rsidR="003F1187">
          <w:rPr>
            <w:rFonts w:ascii="Univers for BP Light" w:hAnsi="Univers for BP Light"/>
            <w:lang w:eastAsia="en-GB"/>
          </w:rPr>
          <w:t>n</w:t>
        </w:r>
      </w:ins>
      <w:del w:id="208" w:author="Lionel" w:date="2026-03-31T20:02:00Z">
        <w:r w:rsidR="00CC4FF5" w:rsidDel="003F1187">
          <w:rPr>
            <w:rFonts w:ascii="Univers for BP Light" w:hAnsi="Univers for BP Light"/>
            <w:lang w:eastAsia="en-GB"/>
          </w:rPr>
          <w:delText>N</w:delText>
        </w:r>
      </w:del>
      <w:r w:rsidR="00CC4FF5">
        <w:rPr>
          <w:rFonts w:ascii="Univers for BP Light" w:hAnsi="Univers for BP Light"/>
          <w:lang w:eastAsia="en-GB"/>
        </w:rPr>
        <w:t>c., USA</w:t>
      </w:r>
      <w:ins w:id="209" w:author="Lionel" w:date="2026-03-31T20:03:00Z">
        <w:r w:rsidR="003F1187">
          <w:rPr>
            <w:rFonts w:ascii="Univers for BP Light" w:hAnsi="Univers for BP Light"/>
            <w:lang w:eastAsia="en-GB"/>
          </w:rPr>
          <w:t>.</w:t>
        </w:r>
      </w:ins>
      <w:del w:id="210" w:author="Lionel" w:date="2026-03-31T20:03:00Z">
        <w:r w:rsidR="00CC4FF5" w:rsidDel="003F1187">
          <w:rPr>
            <w:rFonts w:ascii="Univers for BP Light" w:hAnsi="Univers for BP Light"/>
            <w:lang w:eastAsia="en-GB"/>
          </w:rPr>
          <w:delText xml:space="preserve">, </w:delText>
        </w:r>
        <w:r w:rsidRPr="005E70C9" w:rsidDel="003F1187">
          <w:rPr>
            <w:rFonts w:ascii="Univers for BP Light" w:hAnsi="Univers for BP Light"/>
            <w:highlight w:val="yellow"/>
            <w:lang w:eastAsia="en-GB"/>
          </w:rPr>
          <w:delText xml:space="preserve">infrastructures situées au sein de l’Union </w:delText>
        </w:r>
        <w:commentRangeStart w:id="211"/>
        <w:r w:rsidRPr="005E70C9" w:rsidDel="003F1187">
          <w:rPr>
            <w:rFonts w:ascii="Univers for BP Light" w:hAnsi="Univers for BP Light"/>
            <w:highlight w:val="yellow"/>
            <w:lang w:eastAsia="en-GB"/>
          </w:rPr>
          <w:delText>européenne</w:delText>
        </w:r>
        <w:commentRangeEnd w:id="211"/>
        <w:r w:rsidR="005E70C9" w:rsidRPr="00D8304C" w:rsidDel="003F1187">
          <w:rPr>
            <w:rStyle w:val="Marquedecommentaire"/>
            <w:rFonts w:ascii="Univers for BP Light" w:hAnsi="Univers for BP Light"/>
            <w:sz w:val="24"/>
            <w:szCs w:val="24"/>
            <w:lang w:eastAsia="en-GB"/>
          </w:rPr>
          <w:commentReference w:id="211"/>
        </w:r>
      </w:del>
    </w:p>
    <w:p w14:paraId="17B10A7F" w14:textId="77777777" w:rsidR="003A4B71" w:rsidRPr="00D8304C" w:rsidRDefault="003A4B71" w:rsidP="005803F3">
      <w:pPr>
        <w:pStyle w:val="NormalWeb"/>
        <w:numPr>
          <w:ilvl w:val="0"/>
          <w:numId w:val="26"/>
        </w:numPr>
        <w:tabs>
          <w:tab w:val="clear" w:pos="720"/>
          <w:tab w:val="num" w:pos="927"/>
        </w:tabs>
        <w:ind w:left="927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 xml:space="preserve">Paiement : </w:t>
      </w:r>
      <w:proofErr w:type="spellStart"/>
      <w:r w:rsidRPr="00D8304C">
        <w:rPr>
          <w:rFonts w:ascii="Univers for BP Light" w:hAnsi="Univers for BP Light"/>
          <w:lang w:eastAsia="en-GB"/>
        </w:rPr>
        <w:t>Stripe</w:t>
      </w:r>
      <w:proofErr w:type="spellEnd"/>
      <w:r w:rsidRPr="00D8304C">
        <w:rPr>
          <w:rFonts w:ascii="Univers for BP Light" w:hAnsi="Univers for BP Light"/>
          <w:lang w:eastAsia="en-GB"/>
        </w:rPr>
        <w:t xml:space="preserve"> (traitement sécurisé des paiements)</w:t>
      </w:r>
    </w:p>
    <w:p w14:paraId="7DEC7669" w14:textId="77777777" w:rsidR="003A4B71" w:rsidRPr="00D8304C" w:rsidRDefault="003A4B71" w:rsidP="005803F3">
      <w:pPr>
        <w:pStyle w:val="NormalWeb"/>
        <w:numPr>
          <w:ilvl w:val="0"/>
          <w:numId w:val="26"/>
        </w:numPr>
        <w:tabs>
          <w:tab w:val="clear" w:pos="720"/>
          <w:tab w:val="num" w:pos="927"/>
        </w:tabs>
        <w:ind w:left="927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Emailing et notifications</w:t>
      </w:r>
    </w:p>
    <w:p w14:paraId="738796E6" w14:textId="77777777" w:rsidR="003A4B71" w:rsidRPr="00D8304C" w:rsidRDefault="003A4B71" w:rsidP="005803F3">
      <w:pPr>
        <w:pStyle w:val="NormalWeb"/>
        <w:numPr>
          <w:ilvl w:val="0"/>
          <w:numId w:val="26"/>
        </w:numPr>
        <w:tabs>
          <w:tab w:val="clear" w:pos="720"/>
          <w:tab w:val="num" w:pos="927"/>
        </w:tabs>
        <w:ind w:left="927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t>Outils d’analyse et de mesure d’audience</w:t>
      </w:r>
    </w:p>
    <w:p w14:paraId="33B4E007" w14:textId="77777777" w:rsidR="003A4B71" w:rsidRPr="00D8304C" w:rsidRDefault="003A4B71" w:rsidP="005803F3">
      <w:pPr>
        <w:pStyle w:val="NormalWeb"/>
        <w:ind w:left="774"/>
        <w:rPr>
          <w:rFonts w:ascii="Univers for BP Light" w:hAnsi="Univers for BP Light"/>
          <w:lang w:eastAsia="en-GB"/>
        </w:rPr>
      </w:pPr>
      <w:r w:rsidRPr="00D8304C">
        <w:rPr>
          <w:rFonts w:ascii="Univers for BP Light" w:hAnsi="Univers for BP Light"/>
          <w:lang w:eastAsia="en-GB"/>
        </w:rPr>
        <w:lastRenderedPageBreak/>
        <w:t>Ces prestataires agissent en qualité de sous-traitants au sens du RGPD et sont contractuellement tenus de respecter la confidentialité et la sécurité des données.</w:t>
      </w:r>
    </w:p>
    <w:p w14:paraId="3D034ABA" w14:textId="77777777" w:rsidR="003A4B71" w:rsidRDefault="003A4B71">
      <w:pPr>
        <w:pStyle w:val="Titre3"/>
        <w:numPr>
          <w:ilvl w:val="0"/>
          <w:numId w:val="0"/>
        </w:numPr>
        <w:ind w:left="1134" w:hanging="567"/>
        <w:pPrChange w:id="212" w:author="Lionel" w:date="2026-03-31T20:03:00Z">
          <w:pPr>
            <w:pStyle w:val="Titre3"/>
            <w:numPr>
              <w:ilvl w:val="0"/>
              <w:numId w:val="0"/>
            </w:numPr>
            <w:tabs>
              <w:tab w:val="clear" w:pos="1134"/>
            </w:tabs>
            <w:ind w:left="567" w:hanging="567"/>
          </w:pPr>
        </w:pPrChange>
      </w:pPr>
      <w:bookmarkStart w:id="213" w:name="_Toc225879849"/>
      <w:r>
        <w:t xml:space="preserve">4.2 </w:t>
      </w:r>
      <w:r w:rsidR="007A29BF">
        <w:tab/>
      </w:r>
      <w:proofErr w:type="spellStart"/>
      <w:r w:rsidRPr="00E57B69">
        <w:rPr>
          <w:sz w:val="24"/>
          <w:szCs w:val="24"/>
          <w:rPrChange w:id="214" w:author="Lionel" w:date="2026-03-31T20:05:00Z">
            <w:rPr/>
          </w:rPrChange>
        </w:rPr>
        <w:t>Partenaires</w:t>
      </w:r>
      <w:bookmarkEnd w:id="213"/>
      <w:proofErr w:type="spellEnd"/>
    </w:p>
    <w:p w14:paraId="4256A7C6" w14:textId="1B3DF9F2" w:rsidR="003A4B71" w:rsidRPr="007A29BF" w:rsidRDefault="003A4B71">
      <w:pPr>
        <w:pStyle w:val="NormalWeb"/>
        <w:ind w:left="567" w:firstLine="284"/>
        <w:rPr>
          <w:rFonts w:ascii="Univers for BP Light" w:hAnsi="Univers for BP Light"/>
          <w:lang w:eastAsia="en-GB"/>
        </w:rPr>
        <w:pPrChange w:id="215" w:author="Lionel" w:date="2026-03-31T20:05:00Z">
          <w:pPr>
            <w:pStyle w:val="NormalWeb"/>
            <w:numPr>
              <w:numId w:val="27"/>
            </w:numPr>
            <w:tabs>
              <w:tab w:val="num" w:pos="720"/>
            </w:tabs>
            <w:ind w:left="720" w:hanging="360"/>
          </w:pPr>
        </w:pPrChange>
      </w:pPr>
      <w:del w:id="216" w:author="Lionel" w:date="2026-03-31T20:04:00Z">
        <w:r w:rsidRPr="007A29BF" w:rsidDel="00E57B69">
          <w:rPr>
            <w:rFonts w:ascii="Univers for BP Light" w:hAnsi="Univers for BP Light"/>
            <w:lang w:eastAsia="en-GB"/>
          </w:rPr>
          <w:delText>Google, dans le cadre strict de l’utilisation de l’API Google Business Profile</w:delText>
        </w:r>
      </w:del>
      <w:ins w:id="217" w:author="Lionel" w:date="2026-03-31T20:04:00Z">
        <w:r w:rsidR="00E57B69" w:rsidRPr="00E57B69">
          <w:rPr>
            <w:rFonts w:ascii="Univers for BP Light" w:hAnsi="Univers for BP Light"/>
            <w:lang w:eastAsia="en-GB"/>
            <w:rPrChange w:id="218" w:author="Lionel" w:date="2026-03-31T20:04:00Z">
              <w:rPr/>
            </w:rPrChange>
          </w:rPr>
          <w:t>Google, dans le cadre strict de l’utilisation de l’API Google Business Profile</w:t>
        </w:r>
      </w:ins>
    </w:p>
    <w:p w14:paraId="116F277B" w14:textId="77777777" w:rsidR="003A4B71" w:rsidRPr="00E57B69" w:rsidRDefault="003A4B71">
      <w:pPr>
        <w:pStyle w:val="Titre3"/>
        <w:numPr>
          <w:ilvl w:val="0"/>
          <w:numId w:val="0"/>
        </w:numPr>
        <w:ind w:left="1134" w:hanging="567"/>
        <w:rPr>
          <w:sz w:val="24"/>
          <w:szCs w:val="24"/>
          <w:lang w:val="fr-FR"/>
          <w:rPrChange w:id="219" w:author="Lionel" w:date="2026-03-31T20:06:00Z">
            <w:rPr>
              <w:lang w:val="fr-FR"/>
            </w:rPr>
          </w:rPrChange>
        </w:rPr>
        <w:pPrChange w:id="220" w:author="Lionel" w:date="2026-03-31T20:03:00Z">
          <w:pPr>
            <w:pStyle w:val="Titre3"/>
            <w:numPr>
              <w:ilvl w:val="0"/>
              <w:numId w:val="0"/>
            </w:numPr>
            <w:tabs>
              <w:tab w:val="clear" w:pos="1134"/>
            </w:tabs>
            <w:ind w:left="709" w:hanging="709"/>
          </w:pPr>
        </w:pPrChange>
      </w:pPr>
      <w:bookmarkStart w:id="221" w:name="_Toc225879850"/>
      <w:r w:rsidRPr="00E57B69">
        <w:rPr>
          <w:sz w:val="24"/>
          <w:szCs w:val="24"/>
          <w:lang w:val="fr-FR"/>
          <w:rPrChange w:id="222" w:author="Lionel" w:date="2026-03-31T20:06:00Z">
            <w:rPr>
              <w:lang w:val="fr-FR"/>
            </w:rPr>
          </w:rPrChange>
        </w:rPr>
        <w:t xml:space="preserve">4.3 </w:t>
      </w:r>
      <w:r w:rsidR="007A29BF" w:rsidRPr="00E57B69">
        <w:rPr>
          <w:sz w:val="24"/>
          <w:szCs w:val="24"/>
          <w:lang w:val="fr-FR"/>
          <w:rPrChange w:id="223" w:author="Lionel" w:date="2026-03-31T20:06:00Z">
            <w:rPr>
              <w:lang w:val="fr-FR"/>
            </w:rPr>
          </w:rPrChange>
        </w:rPr>
        <w:tab/>
      </w:r>
      <w:r w:rsidRPr="00E57B69">
        <w:rPr>
          <w:sz w:val="24"/>
          <w:szCs w:val="24"/>
          <w:lang w:val="fr-FR"/>
          <w:rPrChange w:id="224" w:author="Lionel" w:date="2026-03-31T20:06:00Z">
            <w:rPr>
              <w:lang w:val="fr-FR"/>
            </w:rPr>
          </w:rPrChange>
        </w:rPr>
        <w:t>Autorit</w:t>
      </w:r>
      <w:r w:rsidRPr="00E57B69">
        <w:rPr>
          <w:rFonts w:hint="eastAsia"/>
          <w:sz w:val="24"/>
          <w:szCs w:val="24"/>
          <w:lang w:val="fr-FR"/>
          <w:rPrChange w:id="225" w:author="Lionel" w:date="2026-03-31T20:06:00Z">
            <w:rPr>
              <w:rFonts w:hint="eastAsia"/>
              <w:lang w:val="fr-FR"/>
            </w:rPr>
          </w:rPrChange>
        </w:rPr>
        <w:t>é</w:t>
      </w:r>
      <w:r w:rsidRPr="00E57B69">
        <w:rPr>
          <w:sz w:val="24"/>
          <w:szCs w:val="24"/>
          <w:lang w:val="fr-FR"/>
          <w:rPrChange w:id="226" w:author="Lionel" w:date="2026-03-31T20:06:00Z">
            <w:rPr>
              <w:lang w:val="fr-FR"/>
            </w:rPr>
          </w:rPrChange>
        </w:rPr>
        <w:t>s</w:t>
      </w:r>
      <w:bookmarkEnd w:id="221"/>
    </w:p>
    <w:p w14:paraId="704A5746" w14:textId="1CB6BB28" w:rsidR="003A4B71" w:rsidRPr="007A29BF" w:rsidRDefault="003A4B71">
      <w:pPr>
        <w:pStyle w:val="NormalWeb"/>
        <w:ind w:left="851"/>
        <w:rPr>
          <w:rFonts w:ascii="Univers for BP Light" w:hAnsi="Univers for BP Light"/>
          <w:lang w:eastAsia="en-GB"/>
        </w:rPr>
        <w:pPrChange w:id="227" w:author="Lionel" w:date="2026-03-31T20:06:00Z">
          <w:pPr>
            <w:pStyle w:val="NormalWeb"/>
            <w:ind w:left="709"/>
          </w:pPr>
        </w:pPrChange>
      </w:pPr>
      <w:r w:rsidRPr="007A29BF">
        <w:rPr>
          <w:rFonts w:ascii="Univers for BP Light" w:hAnsi="Univers for BP Light"/>
          <w:lang w:eastAsia="en-GB"/>
        </w:rPr>
        <w:t>Les données peuvent être communiquées aux autorités compétentes lorsque la loi</w:t>
      </w:r>
      <w:ins w:id="228" w:author="Lionel" w:date="2026-03-31T20:06:00Z">
        <w:r w:rsidR="00E57B69">
          <w:rPr>
            <w:rFonts w:ascii="Univers for BP Light" w:hAnsi="Univers for BP Light"/>
            <w:lang w:eastAsia="en-GB"/>
          </w:rPr>
          <w:t xml:space="preserve"> </w:t>
        </w:r>
      </w:ins>
      <w:del w:id="229" w:author="Lionel" w:date="2026-03-31T20:06:00Z">
        <w:r w:rsidRPr="007A29BF" w:rsidDel="00E57B69">
          <w:rPr>
            <w:rFonts w:ascii="Univers for BP Light" w:hAnsi="Univers for BP Light"/>
            <w:lang w:eastAsia="en-GB"/>
          </w:rPr>
          <w:delText xml:space="preserve"> </w:delText>
        </w:r>
      </w:del>
      <w:r w:rsidRPr="007A29BF">
        <w:rPr>
          <w:rFonts w:ascii="Univers for BP Light" w:hAnsi="Univers for BP Light"/>
          <w:lang w:eastAsia="en-GB"/>
        </w:rPr>
        <w:t>l’exige.</w:t>
      </w:r>
    </w:p>
    <w:p w14:paraId="6F02FE1B" w14:textId="77777777" w:rsidR="003A4B71" w:rsidRPr="007A29BF" w:rsidRDefault="003A4B71">
      <w:pPr>
        <w:pStyle w:val="NormalWeb"/>
        <w:ind w:left="709" w:firstLine="142"/>
        <w:rPr>
          <w:rFonts w:ascii="Univers for BP Light" w:hAnsi="Univers for BP Light"/>
          <w:lang w:eastAsia="en-GB"/>
        </w:rPr>
        <w:pPrChange w:id="230" w:author="Lionel" w:date="2026-03-31T20:06:00Z">
          <w:pPr>
            <w:pStyle w:val="NormalWeb"/>
            <w:ind w:left="709"/>
          </w:pPr>
        </w:pPrChange>
      </w:pPr>
      <w:proofErr w:type="spellStart"/>
      <w:r w:rsidRPr="007A29BF">
        <w:rPr>
          <w:rFonts w:ascii="Univers for BP Light" w:hAnsi="Univers for BP Light"/>
          <w:lang w:eastAsia="en-GB"/>
        </w:rPr>
        <w:t>Reviewsvisor</w:t>
      </w:r>
      <w:proofErr w:type="spellEnd"/>
      <w:r w:rsidRPr="007A29BF">
        <w:rPr>
          <w:rFonts w:ascii="Univers for BP Light" w:hAnsi="Univers for BP Light"/>
          <w:lang w:eastAsia="en-GB"/>
        </w:rPr>
        <w:t xml:space="preserve"> ne vend ni ne loue jamais les données personnelles à des tiers.</w:t>
      </w:r>
    </w:p>
    <w:p w14:paraId="60DB3E61" w14:textId="77777777" w:rsidR="003A4B71" w:rsidRDefault="003A4B71" w:rsidP="003A4B71"/>
    <w:p w14:paraId="55F4F0B8" w14:textId="77777777" w:rsidR="003A4B71" w:rsidRDefault="003A4B71" w:rsidP="00B70276">
      <w:pPr>
        <w:pStyle w:val="Titre1"/>
      </w:pPr>
      <w:bookmarkStart w:id="231" w:name="_Toc225879851"/>
      <w:proofErr w:type="spellStart"/>
      <w:r>
        <w:t>Transferts</w:t>
      </w:r>
      <w:proofErr w:type="spellEnd"/>
      <w:r>
        <w:t xml:space="preserve"> hors Union </w:t>
      </w:r>
      <w:proofErr w:type="spellStart"/>
      <w:r>
        <w:t>européenne</w:t>
      </w:r>
      <w:bookmarkEnd w:id="231"/>
      <w:proofErr w:type="spellEnd"/>
    </w:p>
    <w:p w14:paraId="30C3A8BF" w14:textId="77777777" w:rsidR="003A4B71" w:rsidRPr="007A29BF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Les données sont principalement hébergées et traitées au sein de l’Union européenne.</w:t>
      </w:r>
    </w:p>
    <w:p w14:paraId="5D2D826C" w14:textId="4D48E3AD" w:rsidR="003A4B71" w:rsidRPr="007A29BF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 xml:space="preserve">Lorsque certains sous-traitants impliquent un transfert de données hors de l’Union européenne, </w:t>
      </w:r>
      <w:r w:rsidR="00C6057A">
        <w:rPr>
          <w:rFonts w:ascii="Univers for BP Light" w:hAnsi="Univers for BP Light"/>
          <w:lang w:eastAsia="en-GB"/>
        </w:rPr>
        <w:t xml:space="preserve">nous nous assurons que le niveau de </w:t>
      </w:r>
      <w:r w:rsidR="00C6057A" w:rsidRPr="00C6057A">
        <w:rPr>
          <w:rFonts w:ascii="Univers for BP Light" w:hAnsi="Univers for BP Light"/>
          <w:lang w:eastAsia="en-GB"/>
        </w:rPr>
        <w:t xml:space="preserve">protection des Données à Caractère Personnel </w:t>
      </w:r>
      <w:r w:rsidR="00C6057A">
        <w:rPr>
          <w:rFonts w:ascii="Univers for BP Light" w:hAnsi="Univers for BP Light"/>
          <w:lang w:eastAsia="en-GB"/>
        </w:rPr>
        <w:t xml:space="preserve">dans le pays concerné </w:t>
      </w:r>
      <w:r w:rsidR="00C6057A" w:rsidRPr="00C6057A">
        <w:rPr>
          <w:rFonts w:ascii="Univers for BP Light" w:hAnsi="Univers for BP Light"/>
          <w:lang w:eastAsia="en-GB"/>
        </w:rPr>
        <w:t>est jugé adéquat au regard du droit applicable</w:t>
      </w:r>
      <w:r w:rsidR="00C6057A">
        <w:rPr>
          <w:rFonts w:ascii="Univers for BP Light" w:hAnsi="Univers for BP Light"/>
          <w:lang w:eastAsia="en-GB"/>
        </w:rPr>
        <w:t xml:space="preserve">(ce qui est le cas pour les Etats-Unis, </w:t>
      </w:r>
      <w:r w:rsidR="0037094F">
        <w:rPr>
          <w:rFonts w:ascii="Univers for BP Light" w:hAnsi="Univers for BP Light"/>
          <w:lang w:eastAsia="en-GB"/>
        </w:rPr>
        <w:t xml:space="preserve">concernant les entreprises relevant du « Cadre de Protection des Données » (CPD) </w:t>
      </w:r>
      <w:r w:rsidR="00C6057A">
        <w:rPr>
          <w:rFonts w:ascii="Univers for BP Light" w:hAnsi="Univers for BP Light"/>
          <w:lang w:eastAsia="en-GB"/>
        </w:rPr>
        <w:t xml:space="preserve">). Pour les éventuels pays jugés non adéquats, </w:t>
      </w:r>
      <w:proofErr w:type="spellStart"/>
      <w:r w:rsidRPr="007A29BF">
        <w:rPr>
          <w:rFonts w:ascii="Univers for BP Light" w:hAnsi="Univers for BP Light"/>
          <w:lang w:eastAsia="en-GB"/>
        </w:rPr>
        <w:t>Reviewsvisor</w:t>
      </w:r>
      <w:proofErr w:type="spellEnd"/>
      <w:r w:rsidRPr="007A29BF">
        <w:rPr>
          <w:rFonts w:ascii="Univers for BP Light" w:hAnsi="Univers for BP Light"/>
          <w:lang w:eastAsia="en-GB"/>
        </w:rPr>
        <w:t xml:space="preserve"> met en place des garanties appropriées conformément au RGPD, notamment par l’utilisation de clauses contractuelles types adoptées par la Commission européenne ou par toute autre base légale </w:t>
      </w:r>
      <w:del w:id="232" w:author="Lionel" w:date="2026-03-31T20:06:00Z">
        <w:r w:rsidRPr="007A29BF" w:rsidDel="00AA30C4">
          <w:rPr>
            <w:rFonts w:ascii="Univers for BP Light" w:hAnsi="Univers for BP Light"/>
            <w:lang w:eastAsia="en-GB"/>
          </w:rPr>
          <w:delText>valide.Vous</w:delText>
        </w:r>
      </w:del>
      <w:ins w:id="233" w:author="Lionel" w:date="2026-03-31T20:06:00Z">
        <w:r w:rsidR="00AA30C4" w:rsidRPr="007A29BF">
          <w:rPr>
            <w:rFonts w:ascii="Univers for BP Light" w:hAnsi="Univers for BP Light"/>
            <w:lang w:eastAsia="en-GB"/>
          </w:rPr>
          <w:t>valide. Vous</w:t>
        </w:r>
      </w:ins>
      <w:r w:rsidRPr="007A29BF">
        <w:rPr>
          <w:rFonts w:ascii="Univers for BP Light" w:hAnsi="Univers for BP Light"/>
          <w:lang w:eastAsia="en-GB"/>
        </w:rPr>
        <w:t xml:space="preserve"> pouvez obtenir des informations complémentaires sur ces garanties en contactant </w:t>
      </w:r>
      <w:proofErr w:type="spellStart"/>
      <w:r w:rsidRPr="007A29BF">
        <w:rPr>
          <w:rFonts w:ascii="Univers for BP Light" w:hAnsi="Univers for BP Light"/>
          <w:lang w:eastAsia="en-GB"/>
        </w:rPr>
        <w:t>Reviewsvisor</w:t>
      </w:r>
      <w:proofErr w:type="spellEnd"/>
      <w:r w:rsidRPr="007A29BF">
        <w:rPr>
          <w:rFonts w:ascii="Univers for BP Light" w:hAnsi="Univers for BP Light"/>
          <w:lang w:eastAsia="en-GB"/>
        </w:rPr>
        <w:t>.</w:t>
      </w:r>
    </w:p>
    <w:p w14:paraId="35F15DAD" w14:textId="77777777" w:rsidR="003A4B71" w:rsidRDefault="003A4B71" w:rsidP="003A4B71"/>
    <w:p w14:paraId="07A373AB" w14:textId="77777777" w:rsidR="003A4B71" w:rsidRDefault="003A4B71" w:rsidP="00B70276">
      <w:pPr>
        <w:pStyle w:val="Titre1"/>
      </w:pPr>
      <w:bookmarkStart w:id="234" w:name="_Toc225879852"/>
      <w:proofErr w:type="spellStart"/>
      <w:r>
        <w:t>Caractère</w:t>
      </w:r>
      <w:proofErr w:type="spellEnd"/>
      <w:r>
        <w:t xml:space="preserve"> </w:t>
      </w:r>
      <w:proofErr w:type="spellStart"/>
      <w:r>
        <w:t>obligatoire</w:t>
      </w:r>
      <w:proofErr w:type="spellEnd"/>
      <w:r>
        <w:t xml:space="preserve"> des </w:t>
      </w:r>
      <w:proofErr w:type="spellStart"/>
      <w:r>
        <w:t>données</w:t>
      </w:r>
      <w:bookmarkEnd w:id="234"/>
      <w:proofErr w:type="spellEnd"/>
    </w:p>
    <w:p w14:paraId="249914FB" w14:textId="77777777" w:rsidR="003A4B71" w:rsidRPr="007A29BF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 xml:space="preserve">Certaines données personnelles sont nécessaires à la création du compte, à l’accès au Service et à la fourniture de ses fonctionnalités. À défaut de fournir ces données, </w:t>
      </w:r>
      <w:proofErr w:type="spellStart"/>
      <w:r w:rsidRPr="007A29BF">
        <w:rPr>
          <w:rFonts w:ascii="Univers for BP Light" w:hAnsi="Univers for BP Light"/>
          <w:lang w:eastAsia="en-GB"/>
        </w:rPr>
        <w:t>Reviewsvisor</w:t>
      </w:r>
      <w:proofErr w:type="spellEnd"/>
      <w:r w:rsidRPr="007A29BF">
        <w:rPr>
          <w:rFonts w:ascii="Univers for BP Light" w:hAnsi="Univers for BP Light"/>
          <w:lang w:eastAsia="en-GB"/>
        </w:rPr>
        <w:t xml:space="preserve"> pourra être dans l’impossibilité de fournir tout ou partie du Service.</w:t>
      </w:r>
    </w:p>
    <w:p w14:paraId="1FC69AF5" w14:textId="77777777" w:rsidR="003A4B71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Les autres données sont facultatives et signalées comme telles lors de leur collecte.</w:t>
      </w:r>
    </w:p>
    <w:p w14:paraId="21335E35" w14:textId="77777777" w:rsidR="007A29BF" w:rsidRPr="007A29BF" w:rsidRDefault="007A29BF" w:rsidP="007A29BF">
      <w:pPr>
        <w:pStyle w:val="NormalWeb"/>
        <w:rPr>
          <w:rFonts w:ascii="Univers for BP Light" w:hAnsi="Univers for BP Light"/>
          <w:lang w:eastAsia="en-GB"/>
        </w:rPr>
      </w:pPr>
    </w:p>
    <w:p w14:paraId="4AB1C961" w14:textId="77777777" w:rsidR="003A4B71" w:rsidRDefault="003A4B71" w:rsidP="00B70276">
      <w:pPr>
        <w:pStyle w:val="Titre1"/>
      </w:pPr>
      <w:bookmarkStart w:id="235" w:name="_Toc225879853"/>
      <w:proofErr w:type="spellStart"/>
      <w:r>
        <w:t>Durées</w:t>
      </w:r>
      <w:proofErr w:type="spellEnd"/>
      <w:r>
        <w:t xml:space="preserve"> de conservation</w:t>
      </w:r>
      <w:bookmarkEnd w:id="235"/>
    </w:p>
    <w:p w14:paraId="21877BEF" w14:textId="77777777" w:rsidR="007A29BF" w:rsidRPr="007A29BF" w:rsidRDefault="007A29BF" w:rsidP="007A29BF">
      <w:pPr>
        <w:pStyle w:val="TextBody"/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4439"/>
      </w:tblGrid>
      <w:tr w:rsidR="003A4B71" w14:paraId="699CE9B9" w14:textId="77777777" w:rsidTr="007A2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AA56AA" w14:textId="77777777" w:rsidR="003A4B71" w:rsidRPr="007A29BF" w:rsidRDefault="003A4B71">
            <w:pPr>
              <w:rPr>
                <w:b/>
                <w:sz w:val="24"/>
                <w:szCs w:val="24"/>
                <w:lang w:eastAsia="en-GB"/>
              </w:rPr>
            </w:pPr>
            <w:r w:rsidRPr="007A29BF">
              <w:rPr>
                <w:b/>
                <w:sz w:val="24"/>
                <w:szCs w:val="24"/>
                <w:lang w:eastAsia="en-GB"/>
              </w:rPr>
              <w:t>Type de données</w:t>
            </w:r>
          </w:p>
        </w:tc>
        <w:tc>
          <w:tcPr>
            <w:tcW w:w="4394" w:type="dxa"/>
            <w:vAlign w:val="center"/>
            <w:hideMark/>
          </w:tcPr>
          <w:p w14:paraId="52CBA59A" w14:textId="77777777" w:rsidR="003A4B71" w:rsidRPr="007A29BF" w:rsidRDefault="003A4B71" w:rsidP="007A29BF">
            <w:pPr>
              <w:ind w:firstLine="1037"/>
              <w:rPr>
                <w:b/>
                <w:sz w:val="24"/>
                <w:szCs w:val="24"/>
                <w:lang w:eastAsia="en-GB"/>
              </w:rPr>
            </w:pPr>
            <w:r w:rsidRPr="007A29BF">
              <w:rPr>
                <w:b/>
                <w:sz w:val="24"/>
                <w:szCs w:val="24"/>
                <w:lang w:eastAsia="en-GB"/>
              </w:rPr>
              <w:t>Durée de conservation</w:t>
            </w:r>
          </w:p>
        </w:tc>
      </w:tr>
      <w:tr w:rsidR="003A4B71" w14:paraId="617B5B21" w14:textId="77777777" w:rsidTr="007A2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BF43CF" w14:textId="77777777" w:rsidR="003A4B71" w:rsidRPr="007A29BF" w:rsidRDefault="003A4B71">
            <w:pPr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Données du compte</w:t>
            </w:r>
          </w:p>
        </w:tc>
        <w:tc>
          <w:tcPr>
            <w:tcW w:w="4394" w:type="dxa"/>
            <w:vAlign w:val="center"/>
            <w:hideMark/>
          </w:tcPr>
          <w:p w14:paraId="1B9941BB" w14:textId="77777777" w:rsidR="003A4B71" w:rsidRPr="007A29BF" w:rsidRDefault="003A4B71" w:rsidP="007A29BF">
            <w:pPr>
              <w:ind w:firstLine="1007"/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Durée de l’abonnement + 3 ans</w:t>
            </w:r>
          </w:p>
        </w:tc>
      </w:tr>
      <w:tr w:rsidR="003A4B71" w14:paraId="0D6AB06E" w14:textId="77777777" w:rsidTr="007A2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63E3AB" w14:textId="77777777" w:rsidR="003A4B71" w:rsidRPr="007A29BF" w:rsidRDefault="003A4B71">
            <w:pPr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lastRenderedPageBreak/>
              <w:t>Données de facturation</w:t>
            </w:r>
          </w:p>
        </w:tc>
        <w:tc>
          <w:tcPr>
            <w:tcW w:w="4394" w:type="dxa"/>
            <w:vAlign w:val="center"/>
            <w:hideMark/>
          </w:tcPr>
          <w:p w14:paraId="1721F96E" w14:textId="77777777" w:rsidR="003A4B71" w:rsidRPr="007A29BF" w:rsidRDefault="003A4B71" w:rsidP="007A29BF">
            <w:pPr>
              <w:ind w:firstLine="992"/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10 ans (obligation légale)</w:t>
            </w:r>
          </w:p>
        </w:tc>
      </w:tr>
      <w:tr w:rsidR="003A4B71" w14:paraId="41BC123B" w14:textId="77777777" w:rsidTr="007A2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FF19AB" w14:textId="77777777" w:rsidR="003A4B71" w:rsidRPr="007A29BF" w:rsidRDefault="003A4B71">
            <w:pPr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Avis et analyses</w:t>
            </w:r>
          </w:p>
        </w:tc>
        <w:tc>
          <w:tcPr>
            <w:tcW w:w="4394" w:type="dxa"/>
            <w:vAlign w:val="center"/>
            <w:hideMark/>
          </w:tcPr>
          <w:p w14:paraId="65888751" w14:textId="77777777" w:rsidR="003A4B71" w:rsidRPr="007A29BF" w:rsidRDefault="003A4B71" w:rsidP="007A29BF">
            <w:pPr>
              <w:ind w:firstLine="992"/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Durée de l’abonnement + 30 jours</w:t>
            </w:r>
          </w:p>
        </w:tc>
      </w:tr>
      <w:tr w:rsidR="003A4B71" w14:paraId="3C002FE6" w14:textId="77777777" w:rsidTr="007A2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14392C" w14:textId="77777777" w:rsidR="003A4B71" w:rsidRPr="007A29BF" w:rsidRDefault="003A4B71">
            <w:pPr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Journaux de connexion</w:t>
            </w:r>
          </w:p>
        </w:tc>
        <w:tc>
          <w:tcPr>
            <w:tcW w:w="4394" w:type="dxa"/>
            <w:vAlign w:val="center"/>
            <w:hideMark/>
          </w:tcPr>
          <w:p w14:paraId="0DE241BA" w14:textId="77777777" w:rsidR="003A4B71" w:rsidRPr="007A29BF" w:rsidRDefault="003A4B71" w:rsidP="007A29BF">
            <w:pPr>
              <w:ind w:firstLine="992"/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1 an</w:t>
            </w:r>
          </w:p>
        </w:tc>
      </w:tr>
      <w:tr w:rsidR="003A4B71" w14:paraId="4B02EB81" w14:textId="77777777" w:rsidTr="007A29BF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3A4E4A" w14:textId="77777777" w:rsidR="003A4B71" w:rsidRPr="007A29BF" w:rsidRDefault="003A4B71">
            <w:pPr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Cookies</w:t>
            </w:r>
          </w:p>
        </w:tc>
        <w:tc>
          <w:tcPr>
            <w:tcW w:w="4394" w:type="dxa"/>
            <w:vAlign w:val="center"/>
            <w:hideMark/>
          </w:tcPr>
          <w:p w14:paraId="4DDA4E84" w14:textId="77777777" w:rsidR="003A4B71" w:rsidRPr="007A29BF" w:rsidRDefault="003A4B71" w:rsidP="007A29BF">
            <w:pPr>
              <w:ind w:firstLine="992"/>
              <w:rPr>
                <w:sz w:val="24"/>
                <w:szCs w:val="24"/>
                <w:lang w:eastAsia="en-GB"/>
              </w:rPr>
            </w:pPr>
            <w:r w:rsidRPr="007A29BF">
              <w:rPr>
                <w:sz w:val="24"/>
                <w:szCs w:val="24"/>
                <w:lang w:eastAsia="en-GB"/>
              </w:rPr>
              <w:t>13 mois maximum</w:t>
            </w:r>
          </w:p>
        </w:tc>
      </w:tr>
    </w:tbl>
    <w:p w14:paraId="4A118DA1" w14:textId="77777777" w:rsidR="003A4B71" w:rsidRDefault="003A4B71" w:rsidP="003A4B71"/>
    <w:p w14:paraId="1E732432" w14:textId="77777777" w:rsidR="007A29BF" w:rsidRDefault="007A29BF" w:rsidP="003A4B71"/>
    <w:p w14:paraId="42404950" w14:textId="77777777" w:rsidR="007A29BF" w:rsidRPr="007A29BF" w:rsidRDefault="007A29BF" w:rsidP="003A4B71"/>
    <w:p w14:paraId="37494FEA" w14:textId="77777777" w:rsidR="003A4B71" w:rsidRPr="007A29BF" w:rsidRDefault="003A4B71" w:rsidP="00B70276">
      <w:pPr>
        <w:pStyle w:val="Titre1"/>
      </w:pPr>
      <w:bookmarkStart w:id="236" w:name="_Toc225879854"/>
      <w:proofErr w:type="spellStart"/>
      <w:r w:rsidRPr="007A29BF">
        <w:t>Sécurité</w:t>
      </w:r>
      <w:proofErr w:type="spellEnd"/>
      <w:r w:rsidRPr="007A29BF">
        <w:t xml:space="preserve"> des </w:t>
      </w:r>
      <w:proofErr w:type="spellStart"/>
      <w:r w:rsidRPr="007A29BF">
        <w:t>données</w:t>
      </w:r>
      <w:bookmarkEnd w:id="236"/>
      <w:proofErr w:type="spellEnd"/>
    </w:p>
    <w:p w14:paraId="128B9349" w14:textId="77777777" w:rsidR="003A4B71" w:rsidRPr="007A29BF" w:rsidRDefault="003A4B71" w:rsidP="005803F3">
      <w:pPr>
        <w:pStyle w:val="NormalWeb"/>
        <w:ind w:left="360"/>
        <w:rPr>
          <w:rFonts w:ascii="Univers for BP Light" w:hAnsi="Univers for BP Light"/>
          <w:lang w:eastAsia="en-GB"/>
        </w:rPr>
      </w:pPr>
      <w:proofErr w:type="spellStart"/>
      <w:r w:rsidRPr="007A29BF">
        <w:rPr>
          <w:rFonts w:ascii="Univers for BP Light" w:hAnsi="Univers for BP Light"/>
          <w:lang w:eastAsia="en-GB"/>
        </w:rPr>
        <w:t>Reviewsvisor</w:t>
      </w:r>
      <w:proofErr w:type="spellEnd"/>
      <w:r w:rsidRPr="007A29BF">
        <w:rPr>
          <w:rFonts w:ascii="Univers for BP Light" w:hAnsi="Univers for BP Light"/>
          <w:lang w:eastAsia="en-GB"/>
        </w:rPr>
        <w:t xml:space="preserve"> met en œuvre des mesures techniques et organisationnelles appropriées afin de garantir un niveau de sécurité adapté aux risques, notamment :</w:t>
      </w:r>
    </w:p>
    <w:p w14:paraId="0F9E11BE" w14:textId="77777777" w:rsidR="003A4B71" w:rsidRPr="007A29BF" w:rsidRDefault="003A4B71" w:rsidP="005803F3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Chiffrement des données en transit (TLS/HTTPS)</w:t>
      </w:r>
    </w:p>
    <w:p w14:paraId="3E1B5EAB" w14:textId="77777777" w:rsidR="003A4B71" w:rsidRPr="007A29BF" w:rsidRDefault="003A4B71" w:rsidP="005803F3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Chiffrement des données sensibles au repos</w:t>
      </w:r>
    </w:p>
    <w:p w14:paraId="3B0BAC40" w14:textId="77777777" w:rsidR="003A4B71" w:rsidRPr="007A29BF" w:rsidRDefault="003A4B71" w:rsidP="005803F3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Contrôles d’accès stricts et authentification sécurisée</w:t>
      </w:r>
    </w:p>
    <w:p w14:paraId="49DBDCD4" w14:textId="77777777" w:rsidR="003A4B71" w:rsidRPr="007A29BF" w:rsidRDefault="003A4B71" w:rsidP="005803F3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Sauvegardes régulières</w:t>
      </w:r>
    </w:p>
    <w:p w14:paraId="12B39918" w14:textId="77777777" w:rsidR="003A4B71" w:rsidRPr="007A29BF" w:rsidRDefault="003A4B71" w:rsidP="005803F3">
      <w:pPr>
        <w:pStyle w:val="NormalWeb"/>
        <w:numPr>
          <w:ilvl w:val="0"/>
          <w:numId w:val="28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Surveillance et détection des incidents de sécurité</w:t>
      </w:r>
    </w:p>
    <w:p w14:paraId="0F04ECA9" w14:textId="77777777" w:rsidR="003A4B71" w:rsidRDefault="003A4B71" w:rsidP="003A4B71"/>
    <w:p w14:paraId="4AF7D90C" w14:textId="77777777" w:rsidR="003A4B71" w:rsidRDefault="003A4B71" w:rsidP="00B70276">
      <w:pPr>
        <w:pStyle w:val="Titre1"/>
      </w:pPr>
      <w:bookmarkStart w:id="237" w:name="_Toc225879855"/>
      <w:r>
        <w:t xml:space="preserve">Droits des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concernées</w:t>
      </w:r>
      <w:bookmarkEnd w:id="237"/>
      <w:proofErr w:type="spellEnd"/>
    </w:p>
    <w:p w14:paraId="214E9068" w14:textId="77777777" w:rsidR="003A4B71" w:rsidRPr="007A29BF" w:rsidRDefault="003A4B71" w:rsidP="005803F3">
      <w:pPr>
        <w:pStyle w:val="NormalWeb"/>
        <w:ind w:left="36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Conformément au RGPD, vous disposez des droits suivants :</w:t>
      </w:r>
    </w:p>
    <w:p w14:paraId="5E06A099" w14:textId="77777777" w:rsidR="003A4B71" w:rsidRPr="007A29BF" w:rsidRDefault="003A4B71" w:rsidP="005803F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Droit d’accès</w:t>
      </w:r>
    </w:p>
    <w:p w14:paraId="3F4BFDFA" w14:textId="77777777" w:rsidR="003A4B71" w:rsidRPr="007A29BF" w:rsidRDefault="003A4B71" w:rsidP="005803F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Droit de rectification</w:t>
      </w:r>
    </w:p>
    <w:p w14:paraId="615B24FA" w14:textId="77777777" w:rsidR="003A4B71" w:rsidRPr="007A29BF" w:rsidRDefault="003A4B71" w:rsidP="005803F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Droit à l’effacement</w:t>
      </w:r>
    </w:p>
    <w:p w14:paraId="00A67DC4" w14:textId="77777777" w:rsidR="003A4B71" w:rsidRPr="007A29BF" w:rsidRDefault="003A4B71" w:rsidP="005803F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Droit à la limitation du traitement</w:t>
      </w:r>
    </w:p>
    <w:p w14:paraId="0E336DBF" w14:textId="77777777" w:rsidR="003A4B71" w:rsidRPr="007A29BF" w:rsidRDefault="003A4B71" w:rsidP="005803F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Droit à la portabilité</w:t>
      </w:r>
    </w:p>
    <w:p w14:paraId="6605EBF0" w14:textId="77777777" w:rsidR="003A4B71" w:rsidRPr="007A29BF" w:rsidRDefault="003A4B71" w:rsidP="005803F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Droit d’opposition</w:t>
      </w:r>
    </w:p>
    <w:p w14:paraId="0C393A55" w14:textId="77777777" w:rsidR="003A4B71" w:rsidRPr="007A29BF" w:rsidRDefault="003A4B71" w:rsidP="005803F3">
      <w:pPr>
        <w:pStyle w:val="NormalWeb"/>
        <w:numPr>
          <w:ilvl w:val="0"/>
          <w:numId w:val="29"/>
        </w:numPr>
        <w:tabs>
          <w:tab w:val="clear" w:pos="720"/>
          <w:tab w:val="num" w:pos="1080"/>
        </w:tabs>
        <w:ind w:left="108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Droit de retirer votre consentement à tout moment</w:t>
      </w:r>
    </w:p>
    <w:p w14:paraId="0A7F8C79" w14:textId="77777777" w:rsidR="003A4B71" w:rsidRPr="007A29BF" w:rsidRDefault="003A4B71" w:rsidP="005803F3">
      <w:pPr>
        <w:pStyle w:val="NormalWeb"/>
        <w:ind w:left="360"/>
        <w:rPr>
          <w:rFonts w:ascii="Univers for BP Light" w:hAnsi="Univers for BP Light"/>
          <w:lang w:eastAsia="en-GB"/>
        </w:rPr>
      </w:pPr>
      <w:r w:rsidRPr="007A29BF">
        <w:rPr>
          <w:rFonts w:ascii="Univers for BP Light" w:hAnsi="Univers for BP Light"/>
          <w:lang w:eastAsia="en-GB"/>
        </w:rPr>
        <w:t>Vous pouvez exercer ces droits en contactant : contact@reviewsvisor.fr</w:t>
      </w:r>
    </w:p>
    <w:p w14:paraId="5A3CBD45" w14:textId="77777777" w:rsidR="003A4B71" w:rsidRDefault="003A4B71" w:rsidP="003A4B71"/>
    <w:p w14:paraId="6735EC8F" w14:textId="77777777" w:rsidR="003A4B71" w:rsidRDefault="003A4B71" w:rsidP="00B70276">
      <w:pPr>
        <w:pStyle w:val="Titre1"/>
      </w:pPr>
      <w:bookmarkStart w:id="238" w:name="_Toc225879856"/>
      <w:proofErr w:type="spellStart"/>
      <w:r>
        <w:t>Décisions</w:t>
      </w:r>
      <w:proofErr w:type="spellEnd"/>
      <w:r w:rsidRPr="00860511">
        <w:rPr>
          <w:lang w:val="fr-BE"/>
        </w:rPr>
        <w:t xml:space="preserve"> automatisées</w:t>
      </w:r>
      <w:bookmarkEnd w:id="238"/>
    </w:p>
    <w:p w14:paraId="1AC12AC1" w14:textId="77777777" w:rsidR="003A4B71" w:rsidRPr="005803F3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proofErr w:type="spellStart"/>
      <w:r w:rsidRPr="005803F3">
        <w:rPr>
          <w:rFonts w:ascii="Univers for BP Light" w:hAnsi="Univers for BP Light"/>
          <w:lang w:eastAsia="en-GB"/>
        </w:rPr>
        <w:t>Reviewsvisor</w:t>
      </w:r>
      <w:proofErr w:type="spellEnd"/>
      <w:r w:rsidRPr="005803F3">
        <w:rPr>
          <w:rFonts w:ascii="Univers for BP Light" w:hAnsi="Univers for BP Light"/>
          <w:lang w:eastAsia="en-GB"/>
        </w:rPr>
        <w:t xml:space="preserve"> ne met pas en œuvre de décisions produisant des effets juridiques à l’égard des Utilisateurs fondées exclusivement sur un traitement automatisé au sens de l’article 22 du RGPD.</w:t>
      </w:r>
    </w:p>
    <w:p w14:paraId="7F91EACD" w14:textId="77777777" w:rsidR="003A4B71" w:rsidRDefault="003A4B71" w:rsidP="003A4B71"/>
    <w:p w14:paraId="1BE9BF9F" w14:textId="77777777" w:rsidR="003A4B71" w:rsidRDefault="003A4B71" w:rsidP="00B70276">
      <w:pPr>
        <w:pStyle w:val="Titre1"/>
      </w:pPr>
      <w:bookmarkStart w:id="239" w:name="_Toc225879857"/>
      <w:r>
        <w:lastRenderedPageBreak/>
        <w:t>Cookies</w:t>
      </w:r>
      <w:bookmarkEnd w:id="239"/>
    </w:p>
    <w:p w14:paraId="7169080E" w14:textId="77777777" w:rsidR="003A4B71" w:rsidRPr="005803F3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5803F3">
        <w:rPr>
          <w:rFonts w:ascii="Univers for BP Light" w:hAnsi="Univers for BP Light"/>
          <w:lang w:eastAsia="en-GB"/>
        </w:rPr>
        <w:t>L’utilisation de cookies est détaillée dans la Politique de Cookies accessible sur le site. Vous pouvez gérer vos préférences à tout moment via le bandeau de consentement.</w:t>
      </w:r>
    </w:p>
    <w:p w14:paraId="6567045C" w14:textId="77777777" w:rsidR="003A4B71" w:rsidRDefault="003A4B71" w:rsidP="003A4B71"/>
    <w:p w14:paraId="3C1F2041" w14:textId="77777777" w:rsidR="003A4B71" w:rsidRDefault="003A4B71" w:rsidP="00B70276">
      <w:pPr>
        <w:pStyle w:val="Titre1"/>
      </w:pPr>
      <w:bookmarkStart w:id="240" w:name="_Toc225879858"/>
      <w:r>
        <w:t>Modification de la politique</w:t>
      </w:r>
      <w:bookmarkEnd w:id="240"/>
    </w:p>
    <w:p w14:paraId="1125277F" w14:textId="77777777" w:rsidR="003A4B71" w:rsidRPr="005803F3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proofErr w:type="spellStart"/>
      <w:r w:rsidRPr="005803F3">
        <w:rPr>
          <w:rFonts w:ascii="Univers for BP Light" w:hAnsi="Univers for BP Light"/>
          <w:lang w:eastAsia="en-GB"/>
        </w:rPr>
        <w:t>Reviewsvisor</w:t>
      </w:r>
      <w:proofErr w:type="spellEnd"/>
      <w:r w:rsidRPr="005803F3">
        <w:rPr>
          <w:rFonts w:ascii="Univers for BP Light" w:hAnsi="Univers for BP Light"/>
          <w:lang w:eastAsia="en-GB"/>
        </w:rPr>
        <w:t xml:space="preserve"> se réserve le droit de modifier la présente Politique de Confidentialité à tout moment. Toute modification substantielle fera l’objet d’une information préalable.</w:t>
      </w:r>
    </w:p>
    <w:p w14:paraId="5968EA5C" w14:textId="77777777" w:rsidR="003A4B71" w:rsidRDefault="003A4B71" w:rsidP="00B70276">
      <w:pPr>
        <w:pStyle w:val="Titre1"/>
      </w:pPr>
      <w:bookmarkStart w:id="241" w:name="_Toc225879859"/>
      <w:proofErr w:type="spellStart"/>
      <w:r>
        <w:t>Réclamation</w:t>
      </w:r>
      <w:bookmarkEnd w:id="241"/>
      <w:proofErr w:type="spellEnd"/>
    </w:p>
    <w:p w14:paraId="28F3A03E" w14:textId="77777777" w:rsidR="003A4B71" w:rsidRPr="005803F3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5803F3">
        <w:rPr>
          <w:rFonts w:ascii="Univers for BP Light" w:hAnsi="Univers for BP Light"/>
          <w:lang w:eastAsia="en-GB"/>
        </w:rPr>
        <w:t>Vous pouvez introduire une réclamation auprès de l’autorité de contrôle compétente. En France :</w:t>
      </w:r>
    </w:p>
    <w:p w14:paraId="255735AE" w14:textId="77777777" w:rsidR="003A4B71" w:rsidRPr="005803F3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5803F3">
        <w:rPr>
          <w:rFonts w:ascii="Univers for BP Light" w:hAnsi="Univers for BP Light"/>
          <w:lang w:eastAsia="en-GB"/>
        </w:rPr>
        <w:t>CNIL – Commission Nationale de l’Informatique et des Libertés</w:t>
      </w:r>
      <w:r w:rsidRPr="005803F3">
        <w:rPr>
          <w:rFonts w:ascii="Univers for BP Light" w:hAnsi="Univers for BP Light"/>
          <w:lang w:eastAsia="en-GB"/>
        </w:rPr>
        <w:br/>
        <w:t>www.cnil.fr</w:t>
      </w:r>
    </w:p>
    <w:p w14:paraId="1DB30ECF" w14:textId="77777777" w:rsidR="003A4B71" w:rsidRPr="005803F3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5803F3">
        <w:rPr>
          <w:rFonts w:ascii="Univers for BP Light" w:hAnsi="Univers for BP Light"/>
          <w:lang w:eastAsia="en-GB"/>
        </w:rPr>
        <w:t>Les utilisateurs établis dans un autre État membre de l’Union européenne peuvent également saisir l’autorité locale compétente.</w:t>
      </w:r>
    </w:p>
    <w:p w14:paraId="794BD052" w14:textId="77777777" w:rsidR="003A4B71" w:rsidRDefault="003A4B71" w:rsidP="003A4B71"/>
    <w:p w14:paraId="6C83D1AC" w14:textId="77777777" w:rsidR="003A4B71" w:rsidRDefault="003A4B71" w:rsidP="00B70276">
      <w:pPr>
        <w:pStyle w:val="Titre1"/>
      </w:pPr>
      <w:bookmarkStart w:id="242" w:name="_Toc225879860"/>
      <w:r>
        <w:t>Contact</w:t>
      </w:r>
      <w:bookmarkEnd w:id="242"/>
    </w:p>
    <w:p w14:paraId="180FA54E" w14:textId="77777777" w:rsidR="003A4B71" w:rsidRPr="005803F3" w:rsidRDefault="003A4B71" w:rsidP="005803F3">
      <w:pPr>
        <w:pStyle w:val="NormalWeb"/>
        <w:ind w:left="567"/>
        <w:rPr>
          <w:rFonts w:ascii="Univers for BP Light" w:hAnsi="Univers for BP Light"/>
          <w:lang w:eastAsia="en-GB"/>
        </w:rPr>
      </w:pPr>
      <w:r w:rsidRPr="005803F3">
        <w:rPr>
          <w:rFonts w:ascii="Univers for BP Light" w:hAnsi="Univers for BP Light"/>
          <w:lang w:eastAsia="en-GB"/>
        </w:rPr>
        <w:t>Pour toute question relative à la protection des données personnelles :</w:t>
      </w:r>
    </w:p>
    <w:p w14:paraId="2B455184" w14:textId="77777777" w:rsidR="003A4B71" w:rsidRPr="002746C5" w:rsidRDefault="003A4B71" w:rsidP="005803F3">
      <w:pPr>
        <w:pStyle w:val="NormalWeb"/>
        <w:ind w:left="567"/>
        <w:rPr>
          <w:rFonts w:ascii="Univers for BP Light" w:hAnsi="Univers for BP Light"/>
          <w:lang w:val="en-US" w:eastAsia="en-GB"/>
        </w:rPr>
      </w:pPr>
      <w:r w:rsidRPr="002746C5">
        <w:rPr>
          <w:rFonts w:ascii="Univers for BP Light" w:hAnsi="Univers for BP Light"/>
          <w:lang w:val="en-US" w:eastAsia="en-GB"/>
        </w:rPr>
        <w:t>Email : contact@reviewsvisor.fr</w:t>
      </w:r>
      <w:r w:rsidRPr="002746C5">
        <w:rPr>
          <w:rFonts w:ascii="Univers for BP Light" w:hAnsi="Univers for BP Light"/>
          <w:lang w:val="en-US" w:eastAsia="en-GB"/>
        </w:rPr>
        <w:br/>
        <w:t>Site web : www.reviewsvisor.fr</w:t>
      </w:r>
    </w:p>
    <w:p w14:paraId="1D5506ED" w14:textId="77777777" w:rsidR="003A4B71" w:rsidRPr="002746C5" w:rsidRDefault="003A4B71" w:rsidP="003A4B71">
      <w:pPr>
        <w:rPr>
          <w:lang w:val="en-US"/>
        </w:rPr>
      </w:pPr>
    </w:p>
    <w:p w14:paraId="61F780FF" w14:textId="77777777" w:rsidR="003A4B71" w:rsidRPr="005803F3" w:rsidRDefault="003A4B71" w:rsidP="005803F3">
      <w:pPr>
        <w:pStyle w:val="NormalWeb"/>
        <w:jc w:val="center"/>
        <w:rPr>
          <w:rFonts w:ascii="Univers for BP Light" w:hAnsi="Univers for BP Light"/>
          <w:lang w:eastAsia="en-GB"/>
        </w:rPr>
      </w:pPr>
      <w:r w:rsidRPr="005803F3">
        <w:rPr>
          <w:rFonts w:ascii="Univers for BP Light" w:hAnsi="Univers for BP Light"/>
          <w:lang w:eastAsia="en-GB"/>
        </w:rPr>
        <w:t xml:space="preserve">© 2026 </w:t>
      </w:r>
      <w:proofErr w:type="spellStart"/>
      <w:r w:rsidRPr="005803F3">
        <w:rPr>
          <w:rFonts w:ascii="Univers for BP Light" w:hAnsi="Univers for BP Light"/>
          <w:lang w:eastAsia="en-GB"/>
        </w:rPr>
        <w:t>Reviewsvisor</w:t>
      </w:r>
      <w:proofErr w:type="spellEnd"/>
      <w:r w:rsidRPr="005803F3">
        <w:rPr>
          <w:rFonts w:ascii="Univers for BP Light" w:hAnsi="Univers for BP Light"/>
          <w:lang w:eastAsia="en-GB"/>
        </w:rPr>
        <w:t xml:space="preserve"> – Tous droits réservés</w:t>
      </w:r>
    </w:p>
    <w:p w14:paraId="6F1C9ABD" w14:textId="77777777" w:rsidR="003A4B71" w:rsidRDefault="003A4B71" w:rsidP="00277205">
      <w:pPr>
        <w:spacing w:before="120"/>
        <w:jc w:val="both"/>
      </w:pPr>
    </w:p>
    <w:p w14:paraId="37693846" w14:textId="77777777" w:rsidR="004C60AB" w:rsidRPr="00277205" w:rsidRDefault="004C60AB" w:rsidP="00277205">
      <w:pPr>
        <w:spacing w:before="120"/>
        <w:jc w:val="both"/>
      </w:pPr>
    </w:p>
    <w:sectPr w:rsidR="004C60AB" w:rsidRPr="00277205" w:rsidSect="00581D1D">
      <w:headerReference w:type="default" r:id="rId14"/>
      <w:footerReference w:type="default" r:id="rId15"/>
      <w:headerReference w:type="first" r:id="rId16"/>
      <w:pgSz w:w="11907" w:h="16840" w:code="9"/>
      <w:pgMar w:top="1418" w:right="1134" w:bottom="1332" w:left="1134" w:header="720" w:footer="57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58" w:author="Fabien DROUILLARD" w:date="2026-02-13T16:19:00Z" w:initials="FD">
    <w:p w14:paraId="5AA0B9C2" w14:textId="77777777" w:rsidR="005E70C9" w:rsidRDefault="005E70C9" w:rsidP="005E70C9">
      <w:pPr>
        <w:pStyle w:val="Commentaire"/>
      </w:pPr>
      <w:r>
        <w:rPr>
          <w:rStyle w:val="Marquedecommentaire"/>
        </w:rPr>
        <w:annotationRef/>
      </w:r>
      <w:r>
        <w:t>Inutile de préciser le champ d’application du RGPD en général</w:t>
      </w:r>
    </w:p>
  </w:comment>
  <w:comment w:id="211" w:author="Fabien DROUILLARD" w:date="2026-02-13T16:19:00Z" w:initials="FD">
    <w:p w14:paraId="630329A1" w14:textId="77777777" w:rsidR="005E70C9" w:rsidRDefault="005E70C9" w:rsidP="005E70C9">
      <w:pPr>
        <w:pStyle w:val="Commentaire"/>
      </w:pPr>
      <w:r>
        <w:rPr>
          <w:rStyle w:val="Marquedecommentaire"/>
        </w:rPr>
        <w:annotationRef/>
      </w:r>
      <w:r>
        <w:t>Si les serveurs ne sont pas effectivement en Europe, ne rien préciser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A0B9C2" w15:done="0"/>
  <w15:commentEx w15:paraId="630329A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A0B9C2" w16cid:durableId="2D76A63E"/>
  <w16cid:commentId w16cid:paraId="630329A1" w16cid:durableId="2D76A6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F0493" w14:textId="77777777" w:rsidR="00EC748A" w:rsidRDefault="00EC748A">
      <w:r>
        <w:separator/>
      </w:r>
    </w:p>
  </w:endnote>
  <w:endnote w:type="continuationSeparator" w:id="0">
    <w:p w14:paraId="50E33C9B" w14:textId="77777777" w:rsidR="00EC748A" w:rsidRDefault="00EC7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Univers for BP">
    <w:altName w:val="Times New Roman"/>
    <w:panose1 w:val="00000000000000000000"/>
    <w:charset w:val="00"/>
    <w:family w:val="roman"/>
    <w:notTrueType/>
    <w:pitch w:val="default"/>
  </w:font>
  <w:font w:name="Univers 55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Univers for BP Light">
    <w:altName w:val="Corbel"/>
    <w:charset w:val="00"/>
    <w:family w:val="swiss"/>
    <w:pitch w:val="variable"/>
    <w:sig w:usb0="00000001" w:usb1="00000001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3" w:type="dxa"/>
      <w:tblBorders>
        <w:top w:val="single" w:sz="8" w:space="0" w:color="auto"/>
        <w:bottom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1E0" w:firstRow="1" w:lastRow="1" w:firstColumn="1" w:lastColumn="1" w:noHBand="0" w:noVBand="0"/>
    </w:tblPr>
    <w:tblGrid>
      <w:gridCol w:w="626"/>
      <w:gridCol w:w="598"/>
      <w:gridCol w:w="1639"/>
      <w:gridCol w:w="1611"/>
      <w:gridCol w:w="1075"/>
      <w:gridCol w:w="1204"/>
      <w:gridCol w:w="1393"/>
      <w:gridCol w:w="1493"/>
      <w:gridCol w:w="208"/>
      <w:gridCol w:w="926"/>
    </w:tblGrid>
    <w:tr w:rsidR="002201F4" w:rsidRPr="0035566C" w14:paraId="5EBCA950" w14:textId="77777777" w:rsidTr="00834C8F">
      <w:tc>
        <w:tcPr>
          <w:tcW w:w="626" w:type="dxa"/>
        </w:tcPr>
        <w:p w14:paraId="0617E7A3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2237" w:type="dxa"/>
          <w:gridSpan w:val="2"/>
        </w:tcPr>
        <w:p w14:paraId="5E1E1BE0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611" w:type="dxa"/>
        </w:tcPr>
        <w:p w14:paraId="44203B0A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075" w:type="dxa"/>
        </w:tcPr>
        <w:p w14:paraId="2385C03B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204" w:type="dxa"/>
        </w:tcPr>
        <w:p w14:paraId="5D2C69DA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393" w:type="dxa"/>
        </w:tcPr>
        <w:p w14:paraId="0BE5C8E9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493" w:type="dxa"/>
        </w:tcPr>
        <w:p w14:paraId="095937AA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</w:tcPr>
        <w:p w14:paraId="3EB91DE5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010414CE" w14:textId="77777777" w:rsidTr="00834C8F">
      <w:tc>
        <w:tcPr>
          <w:tcW w:w="626" w:type="dxa"/>
        </w:tcPr>
        <w:p w14:paraId="06B85B13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2237" w:type="dxa"/>
          <w:gridSpan w:val="2"/>
        </w:tcPr>
        <w:p w14:paraId="698AA8CA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611" w:type="dxa"/>
        </w:tcPr>
        <w:p w14:paraId="077A32C4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075" w:type="dxa"/>
        </w:tcPr>
        <w:p w14:paraId="75FA3376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204" w:type="dxa"/>
        </w:tcPr>
        <w:p w14:paraId="1A9520CB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393" w:type="dxa"/>
        </w:tcPr>
        <w:p w14:paraId="6617C703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493" w:type="dxa"/>
        </w:tcPr>
        <w:p w14:paraId="393AB1EE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</w:tcPr>
        <w:p w14:paraId="1BC8CA42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5B21EBA7" w14:textId="77777777" w:rsidTr="00834C8F">
      <w:tc>
        <w:tcPr>
          <w:tcW w:w="626" w:type="dxa"/>
        </w:tcPr>
        <w:p w14:paraId="149ED99D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2237" w:type="dxa"/>
          <w:gridSpan w:val="2"/>
        </w:tcPr>
        <w:p w14:paraId="2D0F070C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611" w:type="dxa"/>
        </w:tcPr>
        <w:p w14:paraId="348E2061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075" w:type="dxa"/>
        </w:tcPr>
        <w:p w14:paraId="4B7CF03C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204" w:type="dxa"/>
        </w:tcPr>
        <w:p w14:paraId="1318F877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393" w:type="dxa"/>
        </w:tcPr>
        <w:p w14:paraId="4000B41D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493" w:type="dxa"/>
        </w:tcPr>
        <w:p w14:paraId="760A8FED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</w:tcPr>
        <w:p w14:paraId="0E407DAC" w14:textId="77777777" w:rsidR="002201F4" w:rsidRPr="0035566C" w:rsidRDefault="002201F4" w:rsidP="001278A7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4B16DDF1" w14:textId="77777777" w:rsidTr="00834C8F">
      <w:tc>
        <w:tcPr>
          <w:tcW w:w="626" w:type="dxa"/>
        </w:tcPr>
        <w:p w14:paraId="3F5A3A0A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2237" w:type="dxa"/>
          <w:gridSpan w:val="2"/>
        </w:tcPr>
        <w:p w14:paraId="03715958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611" w:type="dxa"/>
        </w:tcPr>
        <w:p w14:paraId="2E7D31ED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075" w:type="dxa"/>
        </w:tcPr>
        <w:p w14:paraId="13F12A57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204" w:type="dxa"/>
        </w:tcPr>
        <w:p w14:paraId="25F20BE5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393" w:type="dxa"/>
        </w:tcPr>
        <w:p w14:paraId="51BF242F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493" w:type="dxa"/>
        </w:tcPr>
        <w:p w14:paraId="2CDC10AB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</w:tcPr>
        <w:p w14:paraId="117831B0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2B40600F" w14:textId="77777777" w:rsidTr="00834C8F">
      <w:tc>
        <w:tcPr>
          <w:tcW w:w="626" w:type="dxa"/>
        </w:tcPr>
        <w:p w14:paraId="474D3873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2237" w:type="dxa"/>
          <w:gridSpan w:val="2"/>
        </w:tcPr>
        <w:p w14:paraId="787B5BB5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611" w:type="dxa"/>
        </w:tcPr>
        <w:p w14:paraId="2F7A16FB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075" w:type="dxa"/>
        </w:tcPr>
        <w:p w14:paraId="79D06822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204" w:type="dxa"/>
        </w:tcPr>
        <w:p w14:paraId="4B37CF18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393" w:type="dxa"/>
        </w:tcPr>
        <w:p w14:paraId="3710B78B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493" w:type="dxa"/>
        </w:tcPr>
        <w:p w14:paraId="175E1196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</w:tcPr>
        <w:p w14:paraId="0ED562EA" w14:textId="77777777" w:rsidR="002201F4" w:rsidRPr="0035566C" w:rsidRDefault="002201F4" w:rsidP="006B6474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7E01DD34" w14:textId="77777777" w:rsidTr="00834C8F">
      <w:tc>
        <w:tcPr>
          <w:tcW w:w="626" w:type="dxa"/>
        </w:tcPr>
        <w:p w14:paraId="5FB1EA00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2237" w:type="dxa"/>
          <w:gridSpan w:val="2"/>
        </w:tcPr>
        <w:p w14:paraId="476AF7F0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611" w:type="dxa"/>
        </w:tcPr>
        <w:p w14:paraId="6DB68847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075" w:type="dxa"/>
        </w:tcPr>
        <w:p w14:paraId="0E9700AF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204" w:type="dxa"/>
        </w:tcPr>
        <w:p w14:paraId="5201FAD6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393" w:type="dxa"/>
        </w:tcPr>
        <w:p w14:paraId="3100C59A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493" w:type="dxa"/>
        </w:tcPr>
        <w:p w14:paraId="05A960F7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</w:tcPr>
        <w:p w14:paraId="4DF9AA2A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40DFEEFA" w14:textId="77777777" w:rsidTr="00834C8F">
      <w:tc>
        <w:tcPr>
          <w:tcW w:w="626" w:type="dxa"/>
          <w:tcBorders>
            <w:bottom w:val="single" w:sz="8" w:space="0" w:color="auto"/>
          </w:tcBorders>
        </w:tcPr>
        <w:p w14:paraId="28900CD4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A01</w:t>
          </w:r>
        </w:p>
      </w:tc>
      <w:tc>
        <w:tcPr>
          <w:tcW w:w="2237" w:type="dxa"/>
          <w:gridSpan w:val="2"/>
          <w:tcBorders>
            <w:bottom w:val="single" w:sz="8" w:space="0" w:color="auto"/>
          </w:tcBorders>
        </w:tcPr>
        <w:p w14:paraId="3948DB16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proofErr w:type="spellStart"/>
          <w:r>
            <w:rPr>
              <w:snapToGrid w:val="0"/>
              <w:color w:val="000000"/>
              <w:sz w:val="16"/>
              <w:szCs w:val="16"/>
            </w:rPr>
            <w:t>Issued</w:t>
          </w:r>
          <w:proofErr w:type="spellEnd"/>
          <w:r>
            <w:rPr>
              <w:snapToGrid w:val="0"/>
              <w:color w:val="000000"/>
              <w:sz w:val="16"/>
              <w:szCs w:val="16"/>
            </w:rPr>
            <w:t xml:space="preserve"> for </w:t>
          </w:r>
          <w:proofErr w:type="spellStart"/>
          <w:r>
            <w:rPr>
              <w:snapToGrid w:val="0"/>
              <w:color w:val="000000"/>
              <w:sz w:val="16"/>
              <w:szCs w:val="16"/>
            </w:rPr>
            <w:t>Review</w:t>
          </w:r>
          <w:proofErr w:type="spellEnd"/>
        </w:p>
      </w:tc>
      <w:tc>
        <w:tcPr>
          <w:tcW w:w="1611" w:type="dxa"/>
          <w:tcBorders>
            <w:bottom w:val="single" w:sz="8" w:space="0" w:color="auto"/>
          </w:tcBorders>
        </w:tcPr>
        <w:p w14:paraId="3B09AC11" w14:textId="0E1081FA" w:rsidR="002201F4" w:rsidRPr="0035566C" w:rsidRDefault="003A4B71" w:rsidP="002201F4">
          <w:pPr>
            <w:rPr>
              <w:snapToGrid w:val="0"/>
              <w:color w:val="000000"/>
              <w:sz w:val="16"/>
              <w:szCs w:val="16"/>
            </w:rPr>
          </w:pPr>
          <w:del w:id="0" w:author="Lionel" w:date="2026-05-19T22:58:00Z">
            <w:r w:rsidDel="001E3536">
              <w:rPr>
                <w:snapToGrid w:val="0"/>
                <w:color w:val="000000"/>
                <w:sz w:val="16"/>
                <w:szCs w:val="16"/>
              </w:rPr>
              <w:delText>29</w:delText>
            </w:r>
            <w:r w:rsidR="002201F4" w:rsidDel="001E3536">
              <w:rPr>
                <w:snapToGrid w:val="0"/>
                <w:color w:val="000000"/>
                <w:sz w:val="16"/>
                <w:szCs w:val="16"/>
              </w:rPr>
              <w:delText xml:space="preserve"> </w:delText>
            </w:r>
          </w:del>
          <w:ins w:id="1" w:author="Lionel" w:date="2026-05-19T22:58:00Z">
            <w:r w:rsidR="001E3536">
              <w:rPr>
                <w:snapToGrid w:val="0"/>
                <w:color w:val="000000"/>
                <w:sz w:val="16"/>
                <w:szCs w:val="16"/>
              </w:rPr>
              <w:t>31</w:t>
            </w:r>
            <w:r w:rsidR="001E3536">
              <w:rPr>
                <w:snapToGrid w:val="0"/>
                <w:color w:val="000000"/>
                <w:sz w:val="16"/>
                <w:szCs w:val="16"/>
              </w:rPr>
              <w:t xml:space="preserve"> </w:t>
            </w:r>
          </w:ins>
          <w:r w:rsidR="002201F4">
            <w:rPr>
              <w:snapToGrid w:val="0"/>
              <w:color w:val="000000"/>
              <w:sz w:val="16"/>
              <w:szCs w:val="16"/>
            </w:rPr>
            <w:t>-</w:t>
          </w:r>
          <w:del w:id="2" w:author="Lionel" w:date="2026-05-19T22:58:00Z">
            <w:r w:rsidR="002201F4" w:rsidDel="001E3536">
              <w:rPr>
                <w:snapToGrid w:val="0"/>
                <w:color w:val="000000"/>
                <w:sz w:val="16"/>
                <w:szCs w:val="16"/>
              </w:rPr>
              <w:delText xml:space="preserve"> january</w:delText>
            </w:r>
          </w:del>
          <w:ins w:id="3" w:author="Lionel" w:date="2026-05-19T22:58:00Z">
            <w:r w:rsidR="001E3536">
              <w:rPr>
                <w:snapToGrid w:val="0"/>
                <w:color w:val="000000"/>
                <w:sz w:val="16"/>
                <w:szCs w:val="16"/>
              </w:rPr>
              <w:t xml:space="preserve"> March</w:t>
            </w:r>
          </w:ins>
          <w:r w:rsidR="002201F4">
            <w:rPr>
              <w:snapToGrid w:val="0"/>
              <w:color w:val="000000"/>
              <w:sz w:val="16"/>
              <w:szCs w:val="16"/>
            </w:rPr>
            <w:t>-2026</w:t>
          </w:r>
        </w:p>
      </w:tc>
      <w:tc>
        <w:tcPr>
          <w:tcW w:w="1075" w:type="dxa"/>
          <w:tcBorders>
            <w:bottom w:val="single" w:sz="8" w:space="0" w:color="auto"/>
          </w:tcBorders>
        </w:tcPr>
        <w:p w14:paraId="7D1AD02E" w14:textId="77777777" w:rsidR="002201F4" w:rsidRPr="004552B1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L. bonder</w:t>
          </w:r>
        </w:p>
      </w:tc>
      <w:tc>
        <w:tcPr>
          <w:tcW w:w="1204" w:type="dxa"/>
          <w:tcBorders>
            <w:bottom w:val="single" w:sz="8" w:space="0" w:color="auto"/>
          </w:tcBorders>
        </w:tcPr>
        <w:p w14:paraId="08B163E9" w14:textId="77777777" w:rsidR="002201F4" w:rsidRPr="004552B1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393" w:type="dxa"/>
          <w:tcBorders>
            <w:bottom w:val="single" w:sz="8" w:space="0" w:color="auto"/>
          </w:tcBorders>
        </w:tcPr>
        <w:p w14:paraId="1852840A" w14:textId="77777777" w:rsidR="002201F4" w:rsidRPr="004552B1" w:rsidRDefault="002201F4" w:rsidP="002201F4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493" w:type="dxa"/>
          <w:tcBorders>
            <w:bottom w:val="single" w:sz="8" w:space="0" w:color="auto"/>
          </w:tcBorders>
        </w:tcPr>
        <w:p w14:paraId="30A0356C" w14:textId="77777777" w:rsidR="002201F4" w:rsidRPr="004552B1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  <w:tcBorders>
            <w:bottom w:val="single" w:sz="8" w:space="0" w:color="auto"/>
          </w:tcBorders>
        </w:tcPr>
        <w:p w14:paraId="0D2E3625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71F28344" w14:textId="77777777" w:rsidTr="00834C8F">
      <w:tc>
        <w:tcPr>
          <w:tcW w:w="626" w:type="dxa"/>
          <w:tcBorders>
            <w:bottom w:val="single" w:sz="8" w:space="0" w:color="auto"/>
          </w:tcBorders>
          <w:shd w:val="clear" w:color="auto" w:fill="E6E6E6"/>
          <w:vAlign w:val="center"/>
        </w:tcPr>
        <w:p w14:paraId="69DFB5E0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proofErr w:type="spellStart"/>
          <w:r w:rsidRPr="0035566C">
            <w:rPr>
              <w:snapToGrid w:val="0"/>
              <w:color w:val="000000"/>
              <w:sz w:val="16"/>
              <w:szCs w:val="16"/>
            </w:rPr>
            <w:t>Rev</w:t>
          </w:r>
          <w:proofErr w:type="spellEnd"/>
        </w:p>
      </w:tc>
      <w:tc>
        <w:tcPr>
          <w:tcW w:w="2237" w:type="dxa"/>
          <w:gridSpan w:val="2"/>
          <w:tcBorders>
            <w:bottom w:val="single" w:sz="8" w:space="0" w:color="auto"/>
          </w:tcBorders>
          <w:shd w:val="clear" w:color="auto" w:fill="E6E6E6"/>
          <w:vAlign w:val="center"/>
        </w:tcPr>
        <w:p w14:paraId="46513009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 w:rsidRPr="0035566C">
            <w:rPr>
              <w:snapToGrid w:val="0"/>
              <w:color w:val="000000"/>
              <w:sz w:val="16"/>
              <w:szCs w:val="16"/>
            </w:rPr>
            <w:t>Reason for Issue</w:t>
          </w:r>
        </w:p>
      </w:tc>
      <w:tc>
        <w:tcPr>
          <w:tcW w:w="1611" w:type="dxa"/>
          <w:tcBorders>
            <w:bottom w:val="single" w:sz="8" w:space="0" w:color="auto"/>
          </w:tcBorders>
          <w:shd w:val="clear" w:color="auto" w:fill="E6E6E6"/>
          <w:vAlign w:val="center"/>
        </w:tcPr>
        <w:p w14:paraId="33ACA50F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Date</w:t>
          </w:r>
        </w:p>
      </w:tc>
      <w:tc>
        <w:tcPr>
          <w:tcW w:w="1075" w:type="dxa"/>
          <w:tcBorders>
            <w:bottom w:val="single" w:sz="8" w:space="0" w:color="auto"/>
          </w:tcBorders>
          <w:shd w:val="clear" w:color="auto" w:fill="E6E6E6"/>
          <w:vAlign w:val="center"/>
        </w:tcPr>
        <w:p w14:paraId="0144F77C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proofErr w:type="spellStart"/>
          <w:r>
            <w:rPr>
              <w:snapToGrid w:val="0"/>
              <w:color w:val="000000"/>
              <w:sz w:val="16"/>
              <w:szCs w:val="16"/>
            </w:rPr>
            <w:t>Author</w:t>
          </w:r>
          <w:proofErr w:type="spellEnd"/>
        </w:p>
      </w:tc>
      <w:tc>
        <w:tcPr>
          <w:tcW w:w="1204" w:type="dxa"/>
          <w:tcBorders>
            <w:bottom w:val="single" w:sz="8" w:space="0" w:color="auto"/>
          </w:tcBorders>
          <w:shd w:val="clear" w:color="auto" w:fill="E6E6E6"/>
          <w:vAlign w:val="center"/>
        </w:tcPr>
        <w:p w14:paraId="4DD70B04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Checker</w:t>
          </w:r>
        </w:p>
      </w:tc>
      <w:tc>
        <w:tcPr>
          <w:tcW w:w="1393" w:type="dxa"/>
          <w:tcBorders>
            <w:bottom w:val="single" w:sz="8" w:space="0" w:color="auto"/>
          </w:tcBorders>
          <w:shd w:val="clear" w:color="auto" w:fill="E6E6E6"/>
          <w:vAlign w:val="center"/>
        </w:tcPr>
        <w:p w14:paraId="4DCE706B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proofErr w:type="spellStart"/>
          <w:r>
            <w:rPr>
              <w:snapToGrid w:val="0"/>
              <w:color w:val="000000"/>
              <w:sz w:val="16"/>
              <w:szCs w:val="16"/>
            </w:rPr>
            <w:t>Approver</w:t>
          </w:r>
          <w:proofErr w:type="spellEnd"/>
          <w:r>
            <w:rPr>
              <w:snapToGrid w:val="0"/>
              <w:color w:val="000000"/>
              <w:sz w:val="16"/>
              <w:szCs w:val="16"/>
            </w:rPr>
            <w:t xml:space="preserve">  Contractor</w:t>
          </w:r>
        </w:p>
      </w:tc>
      <w:tc>
        <w:tcPr>
          <w:tcW w:w="1493" w:type="dxa"/>
          <w:tcBorders>
            <w:bottom w:val="single" w:sz="8" w:space="0" w:color="auto"/>
          </w:tcBorders>
          <w:shd w:val="clear" w:color="auto" w:fill="E6E6E6"/>
          <w:vAlign w:val="center"/>
        </w:tcPr>
        <w:p w14:paraId="03BBA79E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  <w:tc>
        <w:tcPr>
          <w:tcW w:w="1134" w:type="dxa"/>
          <w:gridSpan w:val="2"/>
          <w:tcBorders>
            <w:bottom w:val="single" w:sz="8" w:space="0" w:color="auto"/>
          </w:tcBorders>
          <w:shd w:val="clear" w:color="auto" w:fill="E6E6E6"/>
          <w:vAlign w:val="center"/>
        </w:tcPr>
        <w:p w14:paraId="511A1DB5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35566C" w14:paraId="1F890750" w14:textId="77777777" w:rsidTr="00834C8F">
      <w:tc>
        <w:tcPr>
          <w:tcW w:w="10773" w:type="dxa"/>
          <w:gridSpan w:val="10"/>
          <w:vAlign w:val="center"/>
        </w:tcPr>
        <w:p w14:paraId="7FA2B1B9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</w:p>
      </w:tc>
    </w:tr>
    <w:tr w:rsidR="002201F4" w:rsidRPr="00CC4FF5" w14:paraId="4B418FF9" w14:textId="77777777" w:rsidTr="00834C8F">
      <w:tc>
        <w:tcPr>
          <w:tcW w:w="2863" w:type="dxa"/>
          <w:gridSpan w:val="3"/>
          <w:shd w:val="clear" w:color="auto" w:fill="E6E6E6"/>
          <w:vAlign w:val="center"/>
        </w:tcPr>
        <w:p w14:paraId="66EA3A56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proofErr w:type="spellStart"/>
          <w:r>
            <w:rPr>
              <w:snapToGrid w:val="0"/>
              <w:color w:val="000000"/>
              <w:sz w:val="16"/>
              <w:szCs w:val="16"/>
            </w:rPr>
            <w:t>Refresh</w:t>
          </w:r>
          <w:proofErr w:type="spellEnd"/>
          <w:r>
            <w:rPr>
              <w:snapToGrid w:val="0"/>
              <w:color w:val="000000"/>
              <w:sz w:val="16"/>
              <w:szCs w:val="16"/>
            </w:rPr>
            <w:t xml:space="preserve"> Cycle Code (</w:t>
          </w:r>
          <w:proofErr w:type="spellStart"/>
          <w:r>
            <w:rPr>
              <w:snapToGrid w:val="0"/>
              <w:color w:val="000000"/>
              <w:sz w:val="16"/>
              <w:szCs w:val="16"/>
            </w:rPr>
            <w:t>Y</w:t>
          </w:r>
          <w:r w:rsidRPr="0035566C">
            <w:rPr>
              <w:snapToGrid w:val="0"/>
              <w:color w:val="000000"/>
              <w:sz w:val="16"/>
              <w:szCs w:val="16"/>
            </w:rPr>
            <w:t>ears</w:t>
          </w:r>
          <w:proofErr w:type="spellEnd"/>
          <w:r w:rsidRPr="0035566C">
            <w:rPr>
              <w:snapToGrid w:val="0"/>
              <w:color w:val="000000"/>
              <w:sz w:val="16"/>
              <w:szCs w:val="16"/>
            </w:rPr>
            <w:t>)</w:t>
          </w:r>
          <w:r>
            <w:rPr>
              <w:snapToGrid w:val="0"/>
              <w:color w:val="000000"/>
              <w:sz w:val="16"/>
              <w:szCs w:val="16"/>
            </w:rPr>
            <w:t>:</w:t>
          </w:r>
        </w:p>
      </w:tc>
      <w:tc>
        <w:tcPr>
          <w:tcW w:w="7910" w:type="dxa"/>
          <w:gridSpan w:val="7"/>
          <w:vAlign w:val="center"/>
        </w:tcPr>
        <w:p w14:paraId="42CCF0E0" w14:textId="77777777" w:rsidR="002201F4" w:rsidRPr="002746C5" w:rsidRDefault="002201F4" w:rsidP="00315C48">
          <w:pPr>
            <w:rPr>
              <w:snapToGrid w:val="0"/>
              <w:color w:val="000000"/>
              <w:sz w:val="16"/>
              <w:szCs w:val="16"/>
              <w:lang w:val="en-US"/>
            </w:rPr>
          </w:pPr>
          <w:r w:rsidRPr="002746C5">
            <w:rPr>
              <w:snapToGrid w:val="0"/>
              <w:color w:val="000000"/>
              <w:sz w:val="16"/>
              <w:szCs w:val="16"/>
              <w:lang w:val="en-US"/>
            </w:rPr>
            <w:t>Not Applicable for contractor generated documents</w:t>
          </w:r>
        </w:p>
      </w:tc>
    </w:tr>
    <w:tr w:rsidR="002201F4" w:rsidRPr="00CC4FF5" w14:paraId="1FB5FA76" w14:textId="77777777" w:rsidTr="00834C8F">
      <w:tc>
        <w:tcPr>
          <w:tcW w:w="10773" w:type="dxa"/>
          <w:gridSpan w:val="10"/>
          <w:vAlign w:val="center"/>
        </w:tcPr>
        <w:p w14:paraId="2D3D320D" w14:textId="77777777" w:rsidR="002201F4" w:rsidRPr="002746C5" w:rsidRDefault="002201F4" w:rsidP="00315C48">
          <w:pPr>
            <w:rPr>
              <w:snapToGrid w:val="0"/>
              <w:color w:val="000000"/>
              <w:sz w:val="16"/>
              <w:szCs w:val="16"/>
              <w:lang w:val="en-US"/>
            </w:rPr>
          </w:pPr>
        </w:p>
      </w:tc>
    </w:tr>
    <w:tr w:rsidR="002201F4" w:rsidRPr="0035566C" w14:paraId="34888F74" w14:textId="77777777" w:rsidTr="00834C8F">
      <w:tc>
        <w:tcPr>
          <w:tcW w:w="1224" w:type="dxa"/>
          <w:gridSpan w:val="2"/>
          <w:shd w:val="clear" w:color="auto" w:fill="E6E6E6"/>
          <w:vAlign w:val="center"/>
        </w:tcPr>
        <w:p w14:paraId="23563D43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Unique Identifier:</w:t>
          </w:r>
        </w:p>
      </w:tc>
      <w:tc>
        <w:tcPr>
          <w:tcW w:w="1639" w:type="dxa"/>
          <w:vAlign w:val="center"/>
        </w:tcPr>
        <w:p w14:paraId="3E78F640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Not Applicable</w:t>
          </w:r>
        </w:p>
      </w:tc>
      <w:tc>
        <w:tcPr>
          <w:tcW w:w="6984" w:type="dxa"/>
          <w:gridSpan w:val="6"/>
          <w:tcBorders>
            <w:bottom w:val="single" w:sz="4" w:space="0" w:color="auto"/>
          </w:tcBorders>
          <w:vAlign w:val="center"/>
        </w:tcPr>
        <w:p w14:paraId="418BD6F5" w14:textId="77777777" w:rsidR="002201F4" w:rsidRPr="0093314F" w:rsidRDefault="003A4B71" w:rsidP="0093314F">
          <w:pPr>
            <w:pStyle w:val="Titre"/>
            <w:rPr>
              <w:sz w:val="24"/>
              <w:szCs w:val="24"/>
            </w:rPr>
          </w:pPr>
          <w:r>
            <w:rPr>
              <w:sz w:val="24"/>
              <w:szCs w:val="24"/>
            </w:rPr>
            <w:t>Politique de Confidentialité</w:t>
          </w:r>
        </w:p>
      </w:tc>
      <w:tc>
        <w:tcPr>
          <w:tcW w:w="926" w:type="dxa"/>
          <w:shd w:val="clear" w:color="auto" w:fill="E6E6E6"/>
          <w:vAlign w:val="center"/>
        </w:tcPr>
        <w:p w14:paraId="2CC24973" w14:textId="77777777" w:rsidR="002201F4" w:rsidRPr="004552B1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proofErr w:type="spellStart"/>
          <w:r w:rsidRPr="004552B1">
            <w:rPr>
              <w:snapToGrid w:val="0"/>
              <w:color w:val="000000"/>
              <w:sz w:val="16"/>
              <w:szCs w:val="16"/>
            </w:rPr>
            <w:t>Rev</w:t>
          </w:r>
          <w:proofErr w:type="spellEnd"/>
        </w:p>
      </w:tc>
    </w:tr>
    <w:tr w:rsidR="002201F4" w:rsidRPr="0035566C" w14:paraId="633E3038" w14:textId="77777777" w:rsidTr="00C26B95">
      <w:trPr>
        <w:trHeight w:val="690"/>
      </w:trPr>
      <w:tc>
        <w:tcPr>
          <w:tcW w:w="1224" w:type="dxa"/>
          <w:gridSpan w:val="2"/>
          <w:shd w:val="clear" w:color="auto" w:fill="E6E6E6"/>
          <w:vAlign w:val="center"/>
        </w:tcPr>
        <w:p w14:paraId="75F42456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RD</w:t>
          </w:r>
          <w:r w:rsidRPr="0035566C">
            <w:rPr>
              <w:snapToGrid w:val="0"/>
              <w:color w:val="000000"/>
              <w:sz w:val="16"/>
              <w:szCs w:val="16"/>
            </w:rPr>
            <w:t xml:space="preserve"> Type: </w:t>
          </w:r>
        </w:p>
      </w:tc>
      <w:tc>
        <w:tcPr>
          <w:tcW w:w="1639" w:type="dxa"/>
          <w:vAlign w:val="center"/>
        </w:tcPr>
        <w:p w14:paraId="3222F739" w14:textId="77777777" w:rsidR="002201F4" w:rsidRPr="0035566C" w:rsidRDefault="002201F4" w:rsidP="00315C48">
          <w:pPr>
            <w:rPr>
              <w:snapToGrid w:val="0"/>
              <w:color w:val="000000"/>
              <w:sz w:val="16"/>
              <w:szCs w:val="16"/>
            </w:rPr>
          </w:pPr>
          <w:r>
            <w:rPr>
              <w:snapToGrid w:val="0"/>
              <w:color w:val="000000"/>
              <w:sz w:val="16"/>
              <w:szCs w:val="16"/>
            </w:rPr>
            <w:t>Not Applicable</w:t>
          </w:r>
        </w:p>
      </w:tc>
      <w:tc>
        <w:tcPr>
          <w:tcW w:w="6984" w:type="dxa"/>
          <w:gridSpan w:val="6"/>
          <w:tcBorders>
            <w:top w:val="single" w:sz="4" w:space="0" w:color="auto"/>
          </w:tcBorders>
          <w:vAlign w:val="center"/>
        </w:tcPr>
        <w:p w14:paraId="0273027A" w14:textId="77777777" w:rsidR="002201F4" w:rsidRPr="004552B1" w:rsidRDefault="002201F4" w:rsidP="00315C48">
          <w:pPr>
            <w:spacing w:before="60" w:after="60"/>
            <w:jc w:val="center"/>
            <w:rPr>
              <w:b/>
            </w:rPr>
          </w:pPr>
        </w:p>
      </w:tc>
      <w:tc>
        <w:tcPr>
          <w:tcW w:w="926" w:type="dxa"/>
          <w:vAlign w:val="center"/>
        </w:tcPr>
        <w:p w14:paraId="1132C1B6" w14:textId="77777777" w:rsidR="002201F4" w:rsidRPr="004552B1" w:rsidRDefault="002201F4" w:rsidP="00315C48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A01</w:t>
          </w:r>
        </w:p>
      </w:tc>
    </w:tr>
  </w:tbl>
  <w:p w14:paraId="63CCC1AA" w14:textId="77777777" w:rsidR="002201F4" w:rsidRPr="00577F5F" w:rsidRDefault="002201F4" w:rsidP="00577F5F">
    <w:pPr>
      <w:spacing w:before="60" w:after="60"/>
      <w:jc w:val="center"/>
      <w:rPr>
        <w:b/>
        <w:snapToGrid w:val="0"/>
        <w:color w:val="000000"/>
        <w:sz w:val="18"/>
        <w:szCs w:val="18"/>
        <w:lang w:val="en-GB" w:eastAsia="en-GB"/>
      </w:rPr>
    </w:pPr>
    <w:r w:rsidRPr="00577F5F">
      <w:rPr>
        <w:b/>
        <w:snapToGrid w:val="0"/>
        <w:color w:val="000000"/>
        <w:sz w:val="18"/>
        <w:szCs w:val="18"/>
        <w:lang w:val="en-GB" w:eastAsia="en-GB"/>
      </w:rPr>
      <w:t>Uncontrolled when printed or stored locally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1AE30" w14:textId="77777777" w:rsidR="002201F4" w:rsidRDefault="002201F4" w:rsidP="000E222A">
    <w:pPr>
      <w:pStyle w:val="Pieddepage"/>
      <w:pBdr>
        <w:top w:val="single" w:sz="4" w:space="0" w:color="auto"/>
      </w:pBdr>
      <w:tabs>
        <w:tab w:val="clear" w:pos="9360"/>
        <w:tab w:val="right" w:pos="9639"/>
      </w:tabs>
    </w:pPr>
  </w:p>
  <w:p w14:paraId="2BD46325" w14:textId="081030C8" w:rsidR="002201F4" w:rsidRPr="002746C5" w:rsidRDefault="003A4B71" w:rsidP="000E222A">
    <w:pPr>
      <w:pStyle w:val="Pieddepage"/>
      <w:pBdr>
        <w:top w:val="single" w:sz="4" w:space="0" w:color="auto"/>
      </w:pBdr>
      <w:tabs>
        <w:tab w:val="clear" w:pos="9360"/>
        <w:tab w:val="right" w:pos="9639"/>
      </w:tabs>
      <w:rPr>
        <w:lang w:val="en-US"/>
      </w:rPr>
    </w:pPr>
    <w:proofErr w:type="spellStart"/>
    <w:r w:rsidRPr="002746C5">
      <w:rPr>
        <w:szCs w:val="18"/>
        <w:lang w:val="en-US" w:eastAsia="fr-FR"/>
      </w:rPr>
      <w:t>Reviewsvisor</w:t>
    </w:r>
    <w:proofErr w:type="spellEnd"/>
    <w:ins w:id="246" w:author="Lionel" w:date="2026-03-31T20:08:00Z">
      <w:r w:rsidR="00AA30C4">
        <w:rPr>
          <w:szCs w:val="18"/>
          <w:lang w:val="en-US" w:eastAsia="fr-FR"/>
        </w:rPr>
        <w:t xml:space="preserve"> - </w:t>
      </w:r>
      <w:proofErr w:type="spellStart"/>
      <w:r w:rsidR="00AA30C4">
        <w:rPr>
          <w:szCs w:val="18"/>
          <w:lang w:val="en-US" w:eastAsia="fr-FR"/>
        </w:rPr>
        <w:t>Hawkman</w:t>
      </w:r>
    </w:ins>
    <w:proofErr w:type="spellEnd"/>
    <w:r w:rsidR="002201F4" w:rsidRPr="002746C5">
      <w:rPr>
        <w:lang w:val="en-US"/>
      </w:rPr>
      <w:tab/>
      <w:t xml:space="preserve">Page </w:t>
    </w:r>
    <w:r w:rsidR="00D04A7C">
      <w:fldChar w:fldCharType="begin"/>
    </w:r>
    <w:r w:rsidR="00860511" w:rsidRPr="002746C5">
      <w:rPr>
        <w:lang w:val="en-US"/>
      </w:rPr>
      <w:instrText xml:space="preserve"> PAGE </w:instrText>
    </w:r>
    <w:r w:rsidR="00D04A7C">
      <w:fldChar w:fldCharType="separate"/>
    </w:r>
    <w:r w:rsidR="000F7F21">
      <w:rPr>
        <w:noProof/>
        <w:lang w:val="en-US"/>
      </w:rPr>
      <w:t>2</w:t>
    </w:r>
    <w:r w:rsidR="00D04A7C">
      <w:rPr>
        <w:noProof/>
      </w:rPr>
      <w:fldChar w:fldCharType="end"/>
    </w:r>
    <w:r w:rsidR="002201F4" w:rsidRPr="002746C5">
      <w:rPr>
        <w:lang w:val="en-US"/>
      </w:rPr>
      <w:t xml:space="preserve"> of </w:t>
    </w:r>
    <w:r w:rsidR="00D04A7C">
      <w:fldChar w:fldCharType="begin"/>
    </w:r>
    <w:r w:rsidR="00860511" w:rsidRPr="002746C5">
      <w:rPr>
        <w:lang w:val="en-US"/>
      </w:rPr>
      <w:instrText xml:space="preserve"> NUMPAGES </w:instrText>
    </w:r>
    <w:r w:rsidR="00D04A7C">
      <w:fldChar w:fldCharType="separate"/>
    </w:r>
    <w:r w:rsidR="000F7F21">
      <w:rPr>
        <w:noProof/>
        <w:lang w:val="en-US"/>
      </w:rPr>
      <w:t>7</w:t>
    </w:r>
    <w:r w:rsidR="00D04A7C">
      <w:rPr>
        <w:noProof/>
      </w:rPr>
      <w:fldChar w:fldCharType="end"/>
    </w:r>
    <w:bookmarkStart w:id="247" w:name="_Toc522976735"/>
    <w:r w:rsidR="002201F4" w:rsidRPr="002746C5">
      <w:rPr>
        <w:lang w:val="en-US"/>
      </w:rPr>
      <w:tab/>
      <w:t>Rev: A01</w:t>
    </w:r>
  </w:p>
  <w:p w14:paraId="0DEC5816" w14:textId="77777777" w:rsidR="002201F4" w:rsidRPr="002746C5" w:rsidRDefault="002201F4" w:rsidP="00F94818">
    <w:pPr>
      <w:pStyle w:val="Pieddepage"/>
      <w:tabs>
        <w:tab w:val="clear" w:pos="9360"/>
        <w:tab w:val="right" w:pos="9639"/>
      </w:tabs>
      <w:rPr>
        <w:lang w:val="en-US"/>
      </w:rPr>
    </w:pPr>
    <w:r w:rsidRPr="002746C5">
      <w:rPr>
        <w:lang w:val="en-US"/>
      </w:rPr>
      <w:tab/>
    </w:r>
    <w:r w:rsidRPr="002746C5">
      <w:rPr>
        <w:lang w:val="en-US"/>
      </w:rPr>
      <w:tab/>
      <w:t>General</w:t>
    </w:r>
  </w:p>
  <w:p w14:paraId="3EFC0F12" w14:textId="77777777" w:rsidR="002201F4" w:rsidRPr="002746C5" w:rsidRDefault="002201F4" w:rsidP="00F94818">
    <w:pPr>
      <w:pStyle w:val="Pieddepage"/>
      <w:tabs>
        <w:tab w:val="clear" w:pos="9360"/>
        <w:tab w:val="right" w:pos="9639"/>
      </w:tabs>
      <w:jc w:val="center"/>
      <w:rPr>
        <w:lang w:val="en-US"/>
      </w:rPr>
    </w:pPr>
    <w:r w:rsidRPr="002746C5">
      <w:rPr>
        <w:lang w:val="en-US"/>
      </w:rPr>
      <w:t>Uncontrolled when printed or stored locally</w:t>
    </w:r>
    <w:bookmarkEnd w:id="24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B81C2" w14:textId="77777777" w:rsidR="00EC748A" w:rsidRDefault="00EC748A">
      <w:r>
        <w:separator/>
      </w:r>
    </w:p>
  </w:footnote>
  <w:footnote w:type="continuationSeparator" w:id="0">
    <w:p w14:paraId="0A796E34" w14:textId="77777777" w:rsidR="00EC748A" w:rsidRDefault="00EC7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3" w:type="dxa"/>
      <w:tblBorders>
        <w:top w:val="single" w:sz="8" w:space="0" w:color="auto"/>
        <w:bottom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1E0" w:firstRow="1" w:lastRow="1" w:firstColumn="1" w:lastColumn="1" w:noHBand="0" w:noVBand="0"/>
    </w:tblPr>
    <w:tblGrid>
      <w:gridCol w:w="3648"/>
      <w:gridCol w:w="3648"/>
      <w:gridCol w:w="3477"/>
    </w:tblGrid>
    <w:tr w:rsidR="002201F4" w:rsidRPr="00CC3FA4" w14:paraId="5687A6CF" w14:textId="77777777" w:rsidTr="00D900A7">
      <w:trPr>
        <w:trHeight w:val="1509"/>
      </w:trPr>
      <w:tc>
        <w:tcPr>
          <w:tcW w:w="3648" w:type="dxa"/>
        </w:tcPr>
        <w:p w14:paraId="17B7EE32" w14:textId="77777777" w:rsidR="002201F4" w:rsidRPr="0093314F" w:rsidRDefault="002201F4" w:rsidP="0093314F">
          <w:pPr>
            <w:pStyle w:val="AnnexHeading2"/>
            <w:numPr>
              <w:ilvl w:val="0"/>
              <w:numId w:val="0"/>
            </w:numPr>
            <w:rPr>
              <w:lang w:val="en-US"/>
            </w:rPr>
          </w:pPr>
        </w:p>
      </w:tc>
      <w:tc>
        <w:tcPr>
          <w:tcW w:w="3648" w:type="dxa"/>
          <w:vAlign w:val="center"/>
        </w:tcPr>
        <w:p w14:paraId="0639B6EE" w14:textId="77777777" w:rsidR="002201F4" w:rsidRDefault="002201F4" w:rsidP="0009757D">
          <w:pPr>
            <w:jc w:val="center"/>
            <w:rPr>
              <w:rFonts w:cs="Arial"/>
              <w:b/>
              <w:sz w:val="40"/>
              <w:szCs w:val="24"/>
              <w:lang w:val="en-GB"/>
            </w:rPr>
          </w:pPr>
          <w:proofErr w:type="spellStart"/>
          <w:r>
            <w:rPr>
              <w:rFonts w:cs="Arial"/>
              <w:b/>
              <w:sz w:val="40"/>
              <w:szCs w:val="24"/>
              <w:lang w:val="en-GB"/>
            </w:rPr>
            <w:t>Reviewsvisor</w:t>
          </w:r>
          <w:proofErr w:type="spellEnd"/>
        </w:p>
        <w:p w14:paraId="6F2B75DD" w14:textId="77777777" w:rsidR="002201F4" w:rsidRPr="002201F4" w:rsidRDefault="002201F4" w:rsidP="002201F4">
          <w:pPr>
            <w:jc w:val="center"/>
            <w:rPr>
              <w:rFonts w:cs="Arial"/>
              <w:sz w:val="36"/>
              <w:szCs w:val="36"/>
              <w:lang w:val="en-GB"/>
            </w:rPr>
          </w:pPr>
          <w:r>
            <w:rPr>
              <w:rFonts w:cs="Arial"/>
              <w:b/>
              <w:sz w:val="40"/>
              <w:szCs w:val="24"/>
              <w:lang w:val="en-GB"/>
            </w:rPr>
            <w:t>Project</w:t>
          </w:r>
        </w:p>
      </w:tc>
      <w:tc>
        <w:tcPr>
          <w:tcW w:w="3477" w:type="dxa"/>
          <w:vAlign w:val="bottom"/>
        </w:tcPr>
        <w:p w14:paraId="7155A255" w14:textId="77777777" w:rsidR="002201F4" w:rsidRDefault="0093314F" w:rsidP="00CC209B">
          <w:pPr>
            <w:pStyle w:val="AnnexHeading2"/>
            <w:numPr>
              <w:ilvl w:val="0"/>
              <w:numId w:val="0"/>
            </w:numPr>
            <w:rPr>
              <w:rFonts w:ascii="Arial" w:eastAsia="Calibri" w:hAnsi="Arial"/>
              <w:noProof/>
              <w:color w:val="0070EE"/>
              <w:lang w:eastAsia="fr-FR"/>
            </w:rPr>
          </w:pPr>
          <w:r>
            <w:rPr>
              <w:rFonts w:ascii="Arial" w:eastAsia="Calibri" w:hAnsi="Arial"/>
              <w:b w:val="0"/>
              <w:bCs w:val="0"/>
              <w:iCs w:val="0"/>
              <w:noProof/>
              <w:color w:val="0070EE"/>
              <w:lang w:val="fr-FR" w:eastAsia="fr-FR"/>
            </w:rPr>
            <w:drawing>
              <wp:anchor distT="0" distB="0" distL="114300" distR="114300" simplePos="0" relativeHeight="251674112" behindDoc="1" locked="0" layoutInCell="1" allowOverlap="1" wp14:anchorId="3639AB05" wp14:editId="5D62A8EB">
                <wp:simplePos x="0" y="0"/>
                <wp:positionH relativeFrom="column">
                  <wp:posOffset>187325</wp:posOffset>
                </wp:positionH>
                <wp:positionV relativeFrom="paragraph">
                  <wp:posOffset>-64135</wp:posOffset>
                </wp:positionV>
                <wp:extent cx="1720850" cy="330200"/>
                <wp:effectExtent l="19050" t="0" r="0" b="0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085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14:paraId="7D418B3D" w14:textId="77777777" w:rsidR="002201F4" w:rsidRPr="00574E3A" w:rsidRDefault="002201F4" w:rsidP="00574E3A">
          <w:pPr>
            <w:autoSpaceDE w:val="0"/>
            <w:autoSpaceDN w:val="0"/>
            <w:rPr>
              <w:rFonts w:ascii="Arial" w:eastAsia="Calibri" w:hAnsi="Arial" w:cs="Arial"/>
              <w:b/>
              <w:bCs/>
              <w:noProof/>
              <w:color w:val="0070EE"/>
              <w:lang w:eastAsia="fr-FR"/>
            </w:rPr>
          </w:pPr>
        </w:p>
      </w:tc>
    </w:tr>
  </w:tbl>
  <w:p w14:paraId="2D173296" w14:textId="77777777" w:rsidR="002201F4" w:rsidRPr="00823ADF" w:rsidRDefault="002201F4" w:rsidP="00557F5C">
    <w:pPr>
      <w:pStyle w:val="En-tte"/>
      <w:tabs>
        <w:tab w:val="clear" w:pos="4680"/>
        <w:tab w:val="clear" w:pos="9360"/>
      </w:tabs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68E5A" w14:textId="77777777" w:rsidR="002201F4" w:rsidRDefault="002201F4" w:rsidP="00002226">
    <w:pPr>
      <w:pStyle w:val="En-tte"/>
      <w:pBdr>
        <w:bottom w:val="single" w:sz="4" w:space="1" w:color="auto"/>
      </w:pBdr>
      <w:rPr>
        <w:rFonts w:cs="Arial"/>
        <w:noProof/>
        <w:kern w:val="28"/>
        <w:szCs w:val="18"/>
        <w:lang w:val="en-GB" w:eastAsia="en-GB"/>
      </w:rPr>
    </w:pPr>
  </w:p>
  <w:p w14:paraId="4F7FCF3D" w14:textId="2DFB854A" w:rsidR="002201F4" w:rsidRPr="006A4765" w:rsidRDefault="0093314F" w:rsidP="00002226">
    <w:pPr>
      <w:pStyle w:val="En-tte"/>
      <w:pBdr>
        <w:bottom w:val="single" w:sz="4" w:space="1" w:color="auto"/>
      </w:pBdr>
      <w:rPr>
        <w:sz w:val="8"/>
        <w:szCs w:val="8"/>
      </w:rPr>
    </w:pPr>
    <w:del w:id="243" w:author="Lionel" w:date="2026-03-31T20:07:00Z">
      <w:r w:rsidDel="00AA30C4">
        <w:rPr>
          <w:rFonts w:cs="Arial"/>
          <w:noProof/>
          <w:kern w:val="28"/>
          <w:szCs w:val="18"/>
          <w:lang w:val="en-GB" w:eastAsia="en-GB"/>
        </w:rPr>
        <w:delText>Access and Password</w:delText>
      </w:r>
    </w:del>
    <w:ins w:id="244" w:author="Lionel" w:date="2026-03-31T20:07:00Z">
      <w:r w:rsidR="00AA30C4">
        <w:rPr>
          <w:rFonts w:cs="Arial"/>
          <w:noProof/>
          <w:kern w:val="28"/>
          <w:szCs w:val="18"/>
          <w:lang w:val="en-GB" w:eastAsia="en-GB"/>
        </w:rPr>
        <w:t>Politi</w:t>
      </w:r>
    </w:ins>
    <w:ins w:id="245" w:author="Lionel" w:date="2026-03-31T20:08:00Z">
      <w:r w:rsidR="00AA30C4">
        <w:rPr>
          <w:rFonts w:cs="Arial"/>
          <w:noProof/>
          <w:kern w:val="28"/>
          <w:szCs w:val="18"/>
          <w:lang w:val="en-GB" w:eastAsia="en-GB"/>
        </w:rPr>
        <w:t>que Confidentialité</w:t>
      </w:r>
    </w:ins>
    <w:r>
      <w:rPr>
        <w:rFonts w:cs="Arial"/>
        <w:noProof/>
        <w:kern w:val="28"/>
        <w:szCs w:val="18"/>
        <w:lang w:val="en-GB" w:eastAsia="en-GB"/>
      </w:rPr>
      <w:t xml:space="preserve"> – Reviewsvisor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24" w:type="dxa"/>
      <w:tblInd w:w="18" w:type="dxa"/>
      <w:tblBorders>
        <w:top w:val="single" w:sz="8" w:space="0" w:color="auto"/>
        <w:bottom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1E0" w:firstRow="1" w:lastRow="1" w:firstColumn="1" w:lastColumn="1" w:noHBand="0" w:noVBand="0"/>
    </w:tblPr>
    <w:tblGrid>
      <w:gridCol w:w="3648"/>
      <w:gridCol w:w="3648"/>
      <w:gridCol w:w="3628"/>
    </w:tblGrid>
    <w:tr w:rsidR="002201F4" w:rsidRPr="00CC3FA4" w14:paraId="1185F43C" w14:textId="77777777" w:rsidTr="001278A7">
      <w:trPr>
        <w:trHeight w:val="1509"/>
      </w:trPr>
      <w:tc>
        <w:tcPr>
          <w:tcW w:w="3648" w:type="dxa"/>
          <w:tcBorders>
            <w:top w:val="nil"/>
          </w:tcBorders>
        </w:tcPr>
        <w:p w14:paraId="7A89BDA6" w14:textId="3813C1A3" w:rsidR="002201F4" w:rsidRPr="002746C5" w:rsidRDefault="002201F4" w:rsidP="001278A7">
          <w:pPr>
            <w:spacing w:before="120"/>
            <w:rPr>
              <w:rFonts w:cs="Univers 45 Light"/>
              <w:lang w:val="en-US"/>
            </w:rPr>
          </w:pPr>
          <w:r>
            <w:rPr>
              <w:rFonts w:cs="Univers 45 Light"/>
              <w:noProof/>
              <w:lang w:eastAsia="fr-FR"/>
            </w:rPr>
            <w:drawing>
              <wp:anchor distT="0" distB="0" distL="114300" distR="114300" simplePos="0" relativeHeight="251672064" behindDoc="1" locked="1" layoutInCell="1" allowOverlap="1" wp14:anchorId="2CF731DD" wp14:editId="2240B3BE">
                <wp:simplePos x="0" y="0"/>
                <wp:positionH relativeFrom="page">
                  <wp:posOffset>2694305</wp:posOffset>
                </wp:positionH>
                <wp:positionV relativeFrom="page">
                  <wp:posOffset>3624580</wp:posOffset>
                </wp:positionV>
                <wp:extent cx="4189095" cy="4249420"/>
                <wp:effectExtent l="0" t="0" r="1905" b="0"/>
                <wp:wrapNone/>
                <wp:docPr id="37" name="Picture 37" descr="ORltg1B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ORltg1B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4189095" cy="424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2746C5">
            <w:rPr>
              <w:rFonts w:cs="Univers 45 Light"/>
              <w:lang w:val="en-US"/>
            </w:rPr>
            <w:t xml:space="preserve">© </w:t>
          </w:r>
          <w:del w:id="248" w:author="Lionel" w:date="2026-03-31T20:07:00Z">
            <w:r w:rsidRPr="002746C5" w:rsidDel="00AA30C4">
              <w:rPr>
                <w:rFonts w:cs="Univers 45 Light"/>
                <w:lang w:val="en-US"/>
              </w:rPr>
              <w:delText xml:space="preserve">BP </w:delText>
            </w:r>
          </w:del>
          <w:proofErr w:type="spellStart"/>
          <w:ins w:id="249" w:author="Lionel" w:date="2026-03-31T20:07:00Z">
            <w:r w:rsidR="00AA30C4">
              <w:rPr>
                <w:rFonts w:cs="Univers 45 Light"/>
                <w:lang w:val="en-US"/>
              </w:rPr>
              <w:t>Hawkman</w:t>
            </w:r>
            <w:proofErr w:type="spellEnd"/>
            <w:r w:rsidR="00AA30C4" w:rsidRPr="002746C5">
              <w:rPr>
                <w:rFonts w:cs="Univers 45 Light"/>
                <w:lang w:val="en-US"/>
              </w:rPr>
              <w:t xml:space="preserve"> </w:t>
            </w:r>
          </w:ins>
          <w:del w:id="250" w:author="Lionel" w:date="2026-03-31T20:07:00Z">
            <w:r w:rsidRPr="002746C5" w:rsidDel="00AA30C4">
              <w:rPr>
                <w:rFonts w:cs="Univers 45 Light"/>
                <w:lang w:val="en-US"/>
              </w:rPr>
              <w:delText>p.l.c.</w:delText>
            </w:r>
          </w:del>
        </w:p>
        <w:p w14:paraId="113D80D2" w14:textId="0AECC379" w:rsidR="002201F4" w:rsidRPr="002746C5" w:rsidRDefault="002201F4" w:rsidP="001278A7">
          <w:pPr>
            <w:rPr>
              <w:lang w:val="en-US"/>
            </w:rPr>
          </w:pPr>
          <w:del w:id="251" w:author="Lionel" w:date="2026-03-31T20:07:00Z">
            <w:r w:rsidRPr="002746C5" w:rsidDel="00AA30C4">
              <w:rPr>
                <w:sz w:val="18"/>
                <w:lang w:val="en-US"/>
              </w:rPr>
              <w:delText>Security Classification: BP Internal</w:delText>
            </w:r>
          </w:del>
        </w:p>
      </w:tc>
      <w:tc>
        <w:tcPr>
          <w:tcW w:w="3648" w:type="dxa"/>
          <w:vAlign w:val="center"/>
        </w:tcPr>
        <w:p w14:paraId="7F83A0F9" w14:textId="77777777" w:rsidR="002201F4" w:rsidRDefault="002201F4" w:rsidP="001278A7">
          <w:pPr>
            <w:jc w:val="center"/>
            <w:rPr>
              <w:b/>
              <w:sz w:val="40"/>
              <w:szCs w:val="40"/>
            </w:rPr>
          </w:pPr>
          <w:r>
            <w:rPr>
              <w:b/>
              <w:sz w:val="40"/>
              <w:szCs w:val="40"/>
            </w:rPr>
            <w:t>Global</w:t>
          </w:r>
        </w:p>
        <w:p w14:paraId="77C3627F" w14:textId="77777777" w:rsidR="002201F4" w:rsidRDefault="002201F4" w:rsidP="001278A7">
          <w:pPr>
            <w:jc w:val="center"/>
            <w:rPr>
              <w:b/>
              <w:sz w:val="40"/>
              <w:szCs w:val="40"/>
            </w:rPr>
          </w:pPr>
          <w:proofErr w:type="spellStart"/>
          <w:r>
            <w:rPr>
              <w:b/>
              <w:sz w:val="40"/>
              <w:szCs w:val="40"/>
            </w:rPr>
            <w:t>Projects</w:t>
          </w:r>
          <w:proofErr w:type="spellEnd"/>
        </w:p>
        <w:p w14:paraId="1DA68DA9" w14:textId="77777777" w:rsidR="002201F4" w:rsidRPr="007A1841" w:rsidRDefault="002201F4" w:rsidP="001278A7">
          <w:pPr>
            <w:jc w:val="center"/>
            <w:rPr>
              <w:b/>
              <w:sz w:val="40"/>
              <w:szCs w:val="40"/>
            </w:rPr>
          </w:pPr>
          <w:proofErr w:type="spellStart"/>
          <w:r>
            <w:rPr>
              <w:b/>
              <w:sz w:val="40"/>
              <w:szCs w:val="40"/>
            </w:rPr>
            <w:t>Organiz</w:t>
          </w:r>
          <w:r w:rsidRPr="0052204D">
            <w:rPr>
              <w:b/>
              <w:sz w:val="40"/>
              <w:szCs w:val="40"/>
            </w:rPr>
            <w:t>ation</w:t>
          </w:r>
          <w:proofErr w:type="spellEnd"/>
        </w:p>
      </w:tc>
      <w:tc>
        <w:tcPr>
          <w:tcW w:w="3628" w:type="dxa"/>
        </w:tcPr>
        <w:p w14:paraId="1995590D" w14:textId="77777777" w:rsidR="002201F4" w:rsidRPr="00CC3FA4" w:rsidRDefault="002201F4" w:rsidP="001278A7">
          <w:r>
            <w:rPr>
              <w:noProof/>
              <w:lang w:eastAsia="fr-FR"/>
            </w:rPr>
            <w:drawing>
              <wp:anchor distT="0" distB="0" distL="114300" distR="114300" simplePos="0" relativeHeight="251671040" behindDoc="1" locked="0" layoutInCell="1" allowOverlap="1" wp14:anchorId="273C4C4D" wp14:editId="4F47FC5D">
                <wp:simplePos x="0" y="0"/>
                <wp:positionH relativeFrom="column">
                  <wp:posOffset>1546860</wp:posOffset>
                </wp:positionH>
                <wp:positionV relativeFrom="paragraph">
                  <wp:posOffset>28575</wp:posOffset>
                </wp:positionV>
                <wp:extent cx="615315" cy="887730"/>
                <wp:effectExtent l="0" t="0" r="0" b="7620"/>
                <wp:wrapTight wrapText="bothSides">
                  <wp:wrapPolygon edited="0">
                    <wp:start x="0" y="0"/>
                    <wp:lineTo x="0" y="21322"/>
                    <wp:lineTo x="20731" y="21322"/>
                    <wp:lineTo x="20731" y="0"/>
                    <wp:lineTo x="0" y="0"/>
                  </wp:wrapPolygon>
                </wp:wrapTight>
                <wp:docPr id="38" name="Picture 38" descr="BP Heli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BP Helios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5315" cy="887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5AF7513A" w14:textId="77777777" w:rsidR="002201F4" w:rsidRDefault="002201F4" w:rsidP="00557F5C">
    <w:pPr>
      <w:pStyle w:val="En-tte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527"/>
    <w:multiLevelType w:val="multilevel"/>
    <w:tmpl w:val="B5C6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567F"/>
    <w:multiLevelType w:val="multilevel"/>
    <w:tmpl w:val="FD80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7215C"/>
    <w:multiLevelType w:val="hybridMultilevel"/>
    <w:tmpl w:val="DF44DD9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F4BE2"/>
    <w:multiLevelType w:val="hybridMultilevel"/>
    <w:tmpl w:val="A7B6A3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E00FE7"/>
    <w:multiLevelType w:val="multilevel"/>
    <w:tmpl w:val="6D6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42356"/>
    <w:multiLevelType w:val="multilevel"/>
    <w:tmpl w:val="BF60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6A0649"/>
    <w:multiLevelType w:val="hybridMultilevel"/>
    <w:tmpl w:val="AED821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DA5335"/>
    <w:multiLevelType w:val="hybridMultilevel"/>
    <w:tmpl w:val="2E780EC6"/>
    <w:lvl w:ilvl="0" w:tplc="060A0AD6">
      <w:start w:val="1"/>
      <w:numFmt w:val="decimal"/>
      <w:lvlText w:val="[%1]"/>
      <w:lvlJc w:val="left"/>
      <w:pPr>
        <w:ind w:left="360" w:hanging="36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407F2D"/>
    <w:multiLevelType w:val="hybridMultilevel"/>
    <w:tmpl w:val="4D32F6E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96718"/>
    <w:multiLevelType w:val="multilevel"/>
    <w:tmpl w:val="9E92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34D3D"/>
    <w:multiLevelType w:val="hybridMultilevel"/>
    <w:tmpl w:val="E79E4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291FA3"/>
    <w:multiLevelType w:val="multilevel"/>
    <w:tmpl w:val="181EBCE4"/>
    <w:lvl w:ilvl="0">
      <w:start w:val="1"/>
      <w:numFmt w:val="bullet"/>
      <w:lvlText w:val="–"/>
      <w:lvlJc w:val="left"/>
      <w:pPr>
        <w:tabs>
          <w:tab w:val="num" w:pos="2835"/>
        </w:tabs>
        <w:ind w:left="2835" w:hanging="340"/>
      </w:pPr>
      <w:rPr>
        <w:rFonts w:ascii="Arial Narrow" w:hAnsi="Arial Narrow" w:hint="default"/>
      </w:rPr>
    </w:lvl>
    <w:lvl w:ilvl="1">
      <w:start w:val="1"/>
      <w:numFmt w:val="bullet"/>
      <w:pStyle w:val="Textcommentbullet2"/>
      <w:lvlText w:val="–"/>
      <w:lvlJc w:val="left"/>
      <w:pPr>
        <w:tabs>
          <w:tab w:val="num" w:pos="2268"/>
        </w:tabs>
        <w:ind w:left="2268" w:hanging="340"/>
      </w:pPr>
      <w:rPr>
        <w:rFonts w:ascii="Arial Narrow" w:hAnsi="Arial Narrow" w:hint="default"/>
      </w:rPr>
    </w:lvl>
    <w:lvl w:ilvl="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A39774B"/>
    <w:multiLevelType w:val="multilevel"/>
    <w:tmpl w:val="998C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D2E8F"/>
    <w:multiLevelType w:val="hybridMultilevel"/>
    <w:tmpl w:val="E0720A18"/>
    <w:lvl w:ilvl="0" w:tplc="B6ECEC4C">
      <w:start w:val="1"/>
      <w:numFmt w:val="decimal"/>
      <w:pStyle w:val="Bibliographie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B84B16"/>
    <w:multiLevelType w:val="hybridMultilevel"/>
    <w:tmpl w:val="084E0CA6"/>
    <w:lvl w:ilvl="0" w:tplc="A69C54FC">
      <w:start w:val="1"/>
      <w:numFmt w:val="bullet"/>
      <w:pStyle w:val="Titre9"/>
      <w:lvlText w:val=""/>
      <w:lvlJc w:val="left"/>
      <w:pPr>
        <w:tabs>
          <w:tab w:val="num" w:pos="2495"/>
        </w:tabs>
        <w:ind w:left="3402" w:hanging="454"/>
      </w:pPr>
      <w:rPr>
        <w:rFonts w:ascii="Symbol" w:hAnsi="Symbol" w:hint="default"/>
        <w:b w:val="0"/>
        <w:i w:val="0"/>
        <w:color w:val="auto"/>
        <w:spacing w:val="0"/>
        <w:w w:val="100"/>
        <w:position w:val="0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87FC8"/>
    <w:multiLevelType w:val="multilevel"/>
    <w:tmpl w:val="D7F8F11E"/>
    <w:lvl w:ilvl="0">
      <w:start w:val="1"/>
      <w:numFmt w:val="bullet"/>
      <w:pStyle w:val="ListBulletHead6Indent"/>
      <w:lvlText w:val=""/>
      <w:lvlJc w:val="left"/>
      <w:pPr>
        <w:ind w:left="1854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"/>
      <w:lvlJc w:val="left"/>
      <w:pPr>
        <w:ind w:left="2041" w:hanging="453"/>
      </w:pPr>
      <w:rPr>
        <w:rFonts w:ascii="Symbol" w:hAnsi="Symbol" w:hint="default"/>
        <w:b w:val="0"/>
        <w:i w:val="0"/>
        <w:sz w:val="22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3B491D59"/>
    <w:multiLevelType w:val="hybridMultilevel"/>
    <w:tmpl w:val="31C0EBB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3E3C09"/>
    <w:multiLevelType w:val="multilevel"/>
    <w:tmpl w:val="22043FCA"/>
    <w:lvl w:ilvl="0">
      <w:start w:val="1"/>
      <w:numFmt w:val="bullet"/>
      <w:pStyle w:val="ListBullet1"/>
      <w:lvlText w:val=""/>
      <w:lvlJc w:val="left"/>
      <w:pPr>
        <w:tabs>
          <w:tab w:val="num" w:pos="924"/>
        </w:tabs>
        <w:ind w:left="924" w:hanging="357"/>
      </w:pPr>
      <w:rPr>
        <w:rFonts w:ascii="Symbol" w:hAnsi="Symbol" w:hint="default"/>
        <w:sz w:val="22"/>
      </w:rPr>
    </w:lvl>
    <w:lvl w:ilvl="1">
      <w:start w:val="1"/>
      <w:numFmt w:val="bullet"/>
      <w:pStyle w:val="Listepuces2"/>
      <w:lvlText w:val=""/>
      <w:lvlJc w:val="left"/>
      <w:pPr>
        <w:tabs>
          <w:tab w:val="num" w:pos="1281"/>
        </w:tabs>
        <w:ind w:left="1281" w:hanging="357"/>
      </w:pPr>
      <w:rPr>
        <w:rFonts w:ascii="Symbol" w:hAnsi="Symbol" w:hint="default"/>
        <w:color w:val="auto"/>
        <w:sz w:val="22"/>
      </w:rPr>
    </w:lvl>
    <w:lvl w:ilvl="2">
      <w:start w:val="1"/>
      <w:numFmt w:val="bullet"/>
      <w:pStyle w:val="Listepuces3"/>
      <w:lvlText w:val=""/>
      <w:lvlJc w:val="left"/>
      <w:pPr>
        <w:tabs>
          <w:tab w:val="num" w:pos="1605"/>
        </w:tabs>
        <w:ind w:left="1605" w:hanging="324"/>
      </w:pPr>
      <w:rPr>
        <w:rFonts w:ascii="Symbol" w:hAnsi="Symbol" w:hint="default"/>
        <w:color w:val="auto"/>
        <w:sz w:val="22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11C0F"/>
    <w:multiLevelType w:val="multilevel"/>
    <w:tmpl w:val="26FE5E20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itre2"/>
      <w:lvlText w:val="%1.%2"/>
      <w:lvlJc w:val="left"/>
      <w:pPr>
        <w:tabs>
          <w:tab w:val="num" w:pos="1418"/>
        </w:tabs>
        <w:ind w:left="1418" w:hanging="1134"/>
      </w:pPr>
      <w:rPr>
        <w:rFonts w:ascii="Univers for BP" w:hAnsi="Univers for BP" w:hint="default"/>
        <w:b w:val="0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lowerLetter"/>
      <w:pStyle w:val="Titre5"/>
      <w:lvlText w:val="%5."/>
      <w:lvlJc w:val="left"/>
      <w:pPr>
        <w:tabs>
          <w:tab w:val="num" w:pos="1588"/>
        </w:tabs>
        <w:ind w:left="1588" w:hanging="45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Titre6"/>
      <w:lvlText w:val="%6."/>
      <w:lvlJc w:val="left"/>
      <w:pPr>
        <w:tabs>
          <w:tab w:val="num" w:pos="2041"/>
        </w:tabs>
        <w:ind w:left="2041" w:hanging="453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lowerLetter"/>
      <w:pStyle w:val="Titre7"/>
      <w:lvlText w:val="%7)"/>
      <w:lvlJc w:val="left"/>
      <w:pPr>
        <w:tabs>
          <w:tab w:val="num" w:pos="2495"/>
        </w:tabs>
        <w:ind w:left="2495" w:hanging="454"/>
      </w:pPr>
      <w:rPr>
        <w:rFonts w:hint="default"/>
      </w:rPr>
    </w:lvl>
    <w:lvl w:ilvl="7">
      <w:start w:val="1"/>
      <w:numFmt w:val="decimal"/>
      <w:pStyle w:val="Titre8"/>
      <w:lvlText w:val="%8)"/>
      <w:lvlJc w:val="left"/>
      <w:pPr>
        <w:tabs>
          <w:tab w:val="num" w:pos="453"/>
        </w:tabs>
        <w:ind w:left="453" w:hanging="453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9" w15:restartNumberingAfterBreak="0">
    <w:nsid w:val="421736E1"/>
    <w:multiLevelType w:val="hybridMultilevel"/>
    <w:tmpl w:val="21B454B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244C22"/>
    <w:multiLevelType w:val="hybridMultilevel"/>
    <w:tmpl w:val="CDD0191E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C84CC0"/>
    <w:multiLevelType w:val="multilevel"/>
    <w:tmpl w:val="7152BB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B407D"/>
    <w:multiLevelType w:val="hybridMultilevel"/>
    <w:tmpl w:val="9AF2E3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D3CA6"/>
    <w:multiLevelType w:val="multilevel"/>
    <w:tmpl w:val="43A8EFAC"/>
    <w:lvl w:ilvl="0">
      <w:start w:val="1"/>
      <w:numFmt w:val="upperLetter"/>
      <w:pStyle w:val="AnnexTitleHeading1"/>
      <w:suff w:val="space"/>
      <w:lvlText w:val="Annex %1"/>
      <w:lvlJc w:val="left"/>
      <w:pPr>
        <w:ind w:left="0" w:firstLine="0"/>
      </w:pPr>
      <w:rPr>
        <w:rFonts w:ascii="Univers for BP" w:hAnsi="Univers for BP" w:hint="default"/>
        <w:b/>
        <w:i w:val="0"/>
        <w:color w:val="auto"/>
        <w:sz w:val="28"/>
      </w:rPr>
    </w:lvl>
    <w:lvl w:ilvl="1">
      <w:start w:val="1"/>
      <w:numFmt w:val="decimal"/>
      <w:pStyle w:val="AnnexHeading2"/>
      <w:lvlText w:val="%1.%2"/>
      <w:lvlJc w:val="left"/>
      <w:pPr>
        <w:tabs>
          <w:tab w:val="num" w:pos="1134"/>
        </w:tabs>
        <w:ind w:left="1134" w:hanging="1134"/>
      </w:pPr>
      <w:rPr>
        <w:rFonts w:ascii="Univers for BP" w:hAnsi="Univers for BP" w:hint="default"/>
        <w:b/>
        <w:i w:val="0"/>
        <w:sz w:val="24"/>
      </w:rPr>
    </w:lvl>
    <w:lvl w:ilvl="2">
      <w:start w:val="1"/>
      <w:numFmt w:val="decimal"/>
      <w:pStyle w:val="AnnexHeading3"/>
      <w:lvlText w:val="%1.%2.%3"/>
      <w:lvlJc w:val="left"/>
      <w:pPr>
        <w:tabs>
          <w:tab w:val="num" w:pos="1134"/>
        </w:tabs>
        <w:ind w:left="1134" w:hanging="1134"/>
      </w:pPr>
      <w:rPr>
        <w:rFonts w:ascii="Univers for BP" w:hAnsi="Univers for BP" w:hint="default"/>
        <w:b/>
        <w:i w:val="0"/>
        <w:sz w:val="22"/>
      </w:rPr>
    </w:lvl>
    <w:lvl w:ilvl="3">
      <w:start w:val="1"/>
      <w:numFmt w:val="decimal"/>
      <w:pStyle w:val="AnnexHeading4"/>
      <w:lvlText w:val="%1.%2.%3.%4"/>
      <w:lvlJc w:val="left"/>
      <w:pPr>
        <w:tabs>
          <w:tab w:val="num" w:pos="1138"/>
        </w:tabs>
        <w:ind w:left="1138" w:hanging="1138"/>
      </w:pPr>
      <w:rPr>
        <w:rFonts w:ascii="Univers 55" w:hAnsi="Univers 55" w:hint="default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138"/>
        </w:tabs>
        <w:ind w:left="1138" w:hanging="1138"/>
      </w:pPr>
      <w:rPr>
        <w:rFonts w:ascii="Univers 55" w:hAnsi="Univers 55" w:hint="default"/>
        <w:b/>
        <w:i w:val="0"/>
        <w:sz w:val="20"/>
      </w:rPr>
    </w:lvl>
    <w:lvl w:ilvl="5">
      <w:start w:val="1"/>
      <w:numFmt w:val="decimal"/>
      <w:lvlRestart w:val="1"/>
      <w:lvlText w:val="%1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8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8">
      <w:start w:val="1"/>
      <w:numFmt w:val="decimal"/>
      <w:lvlText w:val="%1.%2.%3.%4.%9"/>
      <w:lvlJc w:val="left"/>
      <w:pPr>
        <w:tabs>
          <w:tab w:val="num" w:pos="2520"/>
        </w:tabs>
        <w:ind w:left="2520" w:hanging="1440"/>
      </w:pPr>
      <w:rPr>
        <w:rFonts w:hint="default"/>
      </w:rPr>
    </w:lvl>
  </w:abstractNum>
  <w:abstractNum w:abstractNumId="24" w15:restartNumberingAfterBreak="0">
    <w:nsid w:val="53A948D0"/>
    <w:multiLevelType w:val="hybridMultilevel"/>
    <w:tmpl w:val="3C2011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347DCE"/>
    <w:multiLevelType w:val="singleLevel"/>
    <w:tmpl w:val="0E541342"/>
    <w:lvl w:ilvl="0">
      <w:start w:val="1"/>
      <w:numFmt w:val="decimal"/>
      <w:pStyle w:val="1-2-3"/>
      <w:lvlText w:val="%1."/>
      <w:lvlJc w:val="left"/>
      <w:pPr>
        <w:tabs>
          <w:tab w:val="num" w:pos="1778"/>
        </w:tabs>
        <w:ind w:left="1701" w:hanging="283"/>
      </w:pPr>
      <w:rPr>
        <w:rFonts w:ascii="Times New Roman" w:hAnsi="Times New Roman" w:hint="default"/>
        <w:b w:val="0"/>
        <w:i w:val="0"/>
        <w:sz w:val="22"/>
      </w:rPr>
    </w:lvl>
  </w:abstractNum>
  <w:abstractNum w:abstractNumId="26" w15:restartNumberingAfterBreak="0">
    <w:nsid w:val="58DC3F3F"/>
    <w:multiLevelType w:val="multilevel"/>
    <w:tmpl w:val="4CDE6582"/>
    <w:lvl w:ilvl="0">
      <w:start w:val="1"/>
      <w:numFmt w:val="bullet"/>
      <w:pStyle w:val="Textcommentbullet3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-"/>
      <w:lvlJc w:val="left"/>
      <w:pPr>
        <w:tabs>
          <w:tab w:val="num" w:pos="2608"/>
        </w:tabs>
        <w:ind w:left="2608" w:hanging="34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AA62A2"/>
    <w:multiLevelType w:val="multilevel"/>
    <w:tmpl w:val="61A8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80C03"/>
    <w:multiLevelType w:val="hybridMultilevel"/>
    <w:tmpl w:val="E9D8ACA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634335"/>
    <w:multiLevelType w:val="multilevel"/>
    <w:tmpl w:val="4836BAB2"/>
    <w:lvl w:ilvl="0">
      <w:start w:val="1"/>
      <w:numFmt w:val="bullet"/>
      <w:pStyle w:val="Textcommentbullet1"/>
      <w:lvlText w:val=""/>
      <w:lvlJc w:val="left"/>
      <w:pPr>
        <w:tabs>
          <w:tab w:val="num" w:pos="1928"/>
        </w:tabs>
        <w:ind w:left="1928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82761"/>
    <w:multiLevelType w:val="hybridMultilevel"/>
    <w:tmpl w:val="6C16E702"/>
    <w:lvl w:ilvl="0" w:tplc="C3507630">
      <w:numFmt w:val="bullet"/>
      <w:lvlText w:val="-"/>
      <w:lvlJc w:val="left"/>
      <w:pPr>
        <w:ind w:left="720" w:hanging="360"/>
      </w:pPr>
      <w:rPr>
        <w:rFonts w:ascii="Univers for BP Light" w:eastAsia="Times New Roman" w:hAnsi="Univers for BP Light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57DFB"/>
    <w:multiLevelType w:val="hybridMultilevel"/>
    <w:tmpl w:val="979CB9FC"/>
    <w:lvl w:ilvl="0" w:tplc="040C000F">
      <w:start w:val="1"/>
      <w:numFmt w:val="decimal"/>
      <w:lvlText w:val="%1."/>
      <w:lvlJc w:val="left"/>
      <w:pPr>
        <w:ind w:left="1854" w:hanging="360"/>
      </w:pPr>
    </w:lvl>
    <w:lvl w:ilvl="1" w:tplc="040C0019" w:tentative="1">
      <w:start w:val="1"/>
      <w:numFmt w:val="lowerLetter"/>
      <w:lvlText w:val="%2."/>
      <w:lvlJc w:val="left"/>
      <w:pPr>
        <w:ind w:left="2574" w:hanging="360"/>
      </w:pPr>
    </w:lvl>
    <w:lvl w:ilvl="2" w:tplc="040C001B" w:tentative="1">
      <w:start w:val="1"/>
      <w:numFmt w:val="lowerRoman"/>
      <w:lvlText w:val="%3."/>
      <w:lvlJc w:val="right"/>
      <w:pPr>
        <w:ind w:left="3294" w:hanging="180"/>
      </w:pPr>
    </w:lvl>
    <w:lvl w:ilvl="3" w:tplc="040C000F" w:tentative="1">
      <w:start w:val="1"/>
      <w:numFmt w:val="decimal"/>
      <w:lvlText w:val="%4."/>
      <w:lvlJc w:val="left"/>
      <w:pPr>
        <w:ind w:left="4014" w:hanging="360"/>
      </w:pPr>
    </w:lvl>
    <w:lvl w:ilvl="4" w:tplc="040C0019" w:tentative="1">
      <w:start w:val="1"/>
      <w:numFmt w:val="lowerLetter"/>
      <w:lvlText w:val="%5."/>
      <w:lvlJc w:val="left"/>
      <w:pPr>
        <w:ind w:left="4734" w:hanging="360"/>
      </w:pPr>
    </w:lvl>
    <w:lvl w:ilvl="5" w:tplc="040C001B" w:tentative="1">
      <w:start w:val="1"/>
      <w:numFmt w:val="lowerRoman"/>
      <w:lvlText w:val="%6."/>
      <w:lvlJc w:val="right"/>
      <w:pPr>
        <w:ind w:left="5454" w:hanging="180"/>
      </w:pPr>
    </w:lvl>
    <w:lvl w:ilvl="6" w:tplc="040C000F" w:tentative="1">
      <w:start w:val="1"/>
      <w:numFmt w:val="decimal"/>
      <w:lvlText w:val="%7."/>
      <w:lvlJc w:val="left"/>
      <w:pPr>
        <w:ind w:left="6174" w:hanging="360"/>
      </w:pPr>
    </w:lvl>
    <w:lvl w:ilvl="7" w:tplc="040C0019" w:tentative="1">
      <w:start w:val="1"/>
      <w:numFmt w:val="lowerLetter"/>
      <w:lvlText w:val="%8."/>
      <w:lvlJc w:val="left"/>
      <w:pPr>
        <w:ind w:left="6894" w:hanging="360"/>
      </w:pPr>
    </w:lvl>
    <w:lvl w:ilvl="8" w:tplc="040C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2" w15:restartNumberingAfterBreak="0">
    <w:nsid w:val="77566192"/>
    <w:multiLevelType w:val="hybridMultilevel"/>
    <w:tmpl w:val="B5DE9058"/>
    <w:lvl w:ilvl="0" w:tplc="040C000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B31919"/>
    <w:multiLevelType w:val="hybridMultilevel"/>
    <w:tmpl w:val="28720F6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13"/>
  </w:num>
  <w:num w:numId="4">
    <w:abstractNumId w:val="17"/>
  </w:num>
  <w:num w:numId="5">
    <w:abstractNumId w:val="15"/>
  </w:num>
  <w:num w:numId="6">
    <w:abstractNumId w:val="29"/>
  </w:num>
  <w:num w:numId="7">
    <w:abstractNumId w:val="11"/>
  </w:num>
  <w:num w:numId="8">
    <w:abstractNumId w:val="26"/>
  </w:num>
  <w:num w:numId="9">
    <w:abstractNumId w:val="23"/>
  </w:num>
  <w:num w:numId="10">
    <w:abstractNumId w:val="7"/>
  </w:num>
  <w:num w:numId="11">
    <w:abstractNumId w:val="20"/>
  </w:num>
  <w:num w:numId="12">
    <w:abstractNumId w:val="25"/>
  </w:num>
  <w:num w:numId="13">
    <w:abstractNumId w:val="16"/>
  </w:num>
  <w:num w:numId="14">
    <w:abstractNumId w:val="28"/>
  </w:num>
  <w:num w:numId="15">
    <w:abstractNumId w:val="33"/>
  </w:num>
  <w:num w:numId="16">
    <w:abstractNumId w:val="22"/>
  </w:num>
  <w:num w:numId="17">
    <w:abstractNumId w:val="2"/>
  </w:num>
  <w:num w:numId="18">
    <w:abstractNumId w:val="19"/>
  </w:num>
  <w:num w:numId="19">
    <w:abstractNumId w:val="8"/>
  </w:num>
  <w:num w:numId="20">
    <w:abstractNumId w:val="32"/>
  </w:num>
  <w:num w:numId="21">
    <w:abstractNumId w:val="30"/>
  </w:num>
  <w:num w:numId="22">
    <w:abstractNumId w:val="21"/>
  </w:num>
  <w:num w:numId="23">
    <w:abstractNumId w:val="1"/>
  </w:num>
  <w:num w:numId="24">
    <w:abstractNumId w:val="12"/>
  </w:num>
  <w:num w:numId="25">
    <w:abstractNumId w:val="4"/>
  </w:num>
  <w:num w:numId="26">
    <w:abstractNumId w:val="5"/>
  </w:num>
  <w:num w:numId="27">
    <w:abstractNumId w:val="27"/>
  </w:num>
  <w:num w:numId="28">
    <w:abstractNumId w:val="0"/>
  </w:num>
  <w:num w:numId="29">
    <w:abstractNumId w:val="9"/>
  </w:num>
  <w:num w:numId="30">
    <w:abstractNumId w:val="31"/>
  </w:num>
  <w:num w:numId="31">
    <w:abstractNumId w:val="3"/>
  </w:num>
  <w:num w:numId="32">
    <w:abstractNumId w:val="24"/>
  </w:num>
  <w:num w:numId="33">
    <w:abstractNumId w:val="18"/>
  </w:num>
  <w:num w:numId="34">
    <w:abstractNumId w:val="6"/>
  </w:num>
  <w:num w:numId="35">
    <w:abstractNumId w:val="10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onel">
    <w15:presenceInfo w15:providerId="None" w15:userId="Lionel"/>
  </w15:person>
  <w15:person w15:author="Fabien DROUILLARD">
    <w15:presenceInfo w15:providerId="AD" w15:userId="S::fdrouillard@ar-law.fr::8610ad8b-6d37-4efe-84fe-ec0066db88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en-GB" w:vendorID="64" w:dllVersion="5" w:nlCheck="1" w:checkStyle="1"/>
  <w:activeWritingStyle w:appName="MSWord" w:lang="en-US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0" w:nlCheck="1" w:checkStyle="0"/>
  <w:activeWritingStyle w:appName="MSWord" w:lang="fr-FR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BE01" w:allStyles="1" w:customStyles="0" w:latentStyles="0" w:stylesInUse="0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1"/>
  <w:trackRevisions/>
  <w:defaultTabStop w:val="1134"/>
  <w:hyphenationZone w:val="425"/>
  <w:clickAndTypeStyle w:val="AnnexHeading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823"/>
    <w:rsid w:val="00002226"/>
    <w:rsid w:val="00002722"/>
    <w:rsid w:val="00002D25"/>
    <w:rsid w:val="00003657"/>
    <w:rsid w:val="00003AE8"/>
    <w:rsid w:val="00004362"/>
    <w:rsid w:val="00005A02"/>
    <w:rsid w:val="00005F57"/>
    <w:rsid w:val="00006210"/>
    <w:rsid w:val="00006C15"/>
    <w:rsid w:val="00007A7F"/>
    <w:rsid w:val="00010408"/>
    <w:rsid w:val="00010769"/>
    <w:rsid w:val="000107D8"/>
    <w:rsid w:val="00010B3E"/>
    <w:rsid w:val="000118D0"/>
    <w:rsid w:val="00012027"/>
    <w:rsid w:val="000138CD"/>
    <w:rsid w:val="00013CAE"/>
    <w:rsid w:val="000148A3"/>
    <w:rsid w:val="00014F7F"/>
    <w:rsid w:val="00015587"/>
    <w:rsid w:val="00016184"/>
    <w:rsid w:val="000164A2"/>
    <w:rsid w:val="00016A67"/>
    <w:rsid w:val="00017700"/>
    <w:rsid w:val="00017A37"/>
    <w:rsid w:val="0002009F"/>
    <w:rsid w:val="0002121B"/>
    <w:rsid w:val="00021705"/>
    <w:rsid w:val="00023FF3"/>
    <w:rsid w:val="0002414F"/>
    <w:rsid w:val="0002436C"/>
    <w:rsid w:val="00024771"/>
    <w:rsid w:val="00026B76"/>
    <w:rsid w:val="00027DC3"/>
    <w:rsid w:val="00030255"/>
    <w:rsid w:val="00030D9E"/>
    <w:rsid w:val="0003250A"/>
    <w:rsid w:val="0003273E"/>
    <w:rsid w:val="00034ED6"/>
    <w:rsid w:val="00035409"/>
    <w:rsid w:val="00036BEF"/>
    <w:rsid w:val="00036F52"/>
    <w:rsid w:val="00037455"/>
    <w:rsid w:val="00037C3E"/>
    <w:rsid w:val="00037F76"/>
    <w:rsid w:val="00040309"/>
    <w:rsid w:val="0004163E"/>
    <w:rsid w:val="00041BB9"/>
    <w:rsid w:val="00042EA9"/>
    <w:rsid w:val="00042F29"/>
    <w:rsid w:val="00043E53"/>
    <w:rsid w:val="00043F16"/>
    <w:rsid w:val="000457C5"/>
    <w:rsid w:val="0004672A"/>
    <w:rsid w:val="00046DCF"/>
    <w:rsid w:val="0004736B"/>
    <w:rsid w:val="00050745"/>
    <w:rsid w:val="000516F8"/>
    <w:rsid w:val="00051773"/>
    <w:rsid w:val="00051D5C"/>
    <w:rsid w:val="00052F61"/>
    <w:rsid w:val="00053303"/>
    <w:rsid w:val="00054792"/>
    <w:rsid w:val="00055C5A"/>
    <w:rsid w:val="00056320"/>
    <w:rsid w:val="000564F4"/>
    <w:rsid w:val="00056A72"/>
    <w:rsid w:val="000601BE"/>
    <w:rsid w:val="00060F60"/>
    <w:rsid w:val="0006462C"/>
    <w:rsid w:val="0006509D"/>
    <w:rsid w:val="000663B8"/>
    <w:rsid w:val="000678AC"/>
    <w:rsid w:val="00067EDE"/>
    <w:rsid w:val="00071596"/>
    <w:rsid w:val="00071B35"/>
    <w:rsid w:val="000726F5"/>
    <w:rsid w:val="00072F0D"/>
    <w:rsid w:val="00073040"/>
    <w:rsid w:val="00073B60"/>
    <w:rsid w:val="00073D66"/>
    <w:rsid w:val="00073E0E"/>
    <w:rsid w:val="00074A05"/>
    <w:rsid w:val="00076405"/>
    <w:rsid w:val="00076701"/>
    <w:rsid w:val="00076B9D"/>
    <w:rsid w:val="00076C9F"/>
    <w:rsid w:val="00077505"/>
    <w:rsid w:val="00081025"/>
    <w:rsid w:val="0008130E"/>
    <w:rsid w:val="00081C13"/>
    <w:rsid w:val="00082009"/>
    <w:rsid w:val="0008240E"/>
    <w:rsid w:val="00082924"/>
    <w:rsid w:val="00082C6F"/>
    <w:rsid w:val="000830B9"/>
    <w:rsid w:val="00084671"/>
    <w:rsid w:val="00084BD2"/>
    <w:rsid w:val="0008509D"/>
    <w:rsid w:val="00085E04"/>
    <w:rsid w:val="00085E67"/>
    <w:rsid w:val="00086047"/>
    <w:rsid w:val="00090E30"/>
    <w:rsid w:val="00092194"/>
    <w:rsid w:val="00092C20"/>
    <w:rsid w:val="00093312"/>
    <w:rsid w:val="00093496"/>
    <w:rsid w:val="00094602"/>
    <w:rsid w:val="000950F4"/>
    <w:rsid w:val="0009520A"/>
    <w:rsid w:val="0009535E"/>
    <w:rsid w:val="00095899"/>
    <w:rsid w:val="0009632A"/>
    <w:rsid w:val="00096FB5"/>
    <w:rsid w:val="0009757D"/>
    <w:rsid w:val="000A00E9"/>
    <w:rsid w:val="000A02D0"/>
    <w:rsid w:val="000A0BDB"/>
    <w:rsid w:val="000A0FFF"/>
    <w:rsid w:val="000A1940"/>
    <w:rsid w:val="000A26F9"/>
    <w:rsid w:val="000A2C31"/>
    <w:rsid w:val="000A5173"/>
    <w:rsid w:val="000A66E8"/>
    <w:rsid w:val="000A673F"/>
    <w:rsid w:val="000A6807"/>
    <w:rsid w:val="000A6A31"/>
    <w:rsid w:val="000A7347"/>
    <w:rsid w:val="000A73EE"/>
    <w:rsid w:val="000B00EE"/>
    <w:rsid w:val="000B077A"/>
    <w:rsid w:val="000B07F2"/>
    <w:rsid w:val="000B091B"/>
    <w:rsid w:val="000B2003"/>
    <w:rsid w:val="000B20A0"/>
    <w:rsid w:val="000B39A1"/>
    <w:rsid w:val="000B470C"/>
    <w:rsid w:val="000B4CD1"/>
    <w:rsid w:val="000B4EFF"/>
    <w:rsid w:val="000B5D2D"/>
    <w:rsid w:val="000B7621"/>
    <w:rsid w:val="000C0431"/>
    <w:rsid w:val="000C0AF7"/>
    <w:rsid w:val="000C0BC9"/>
    <w:rsid w:val="000C14EB"/>
    <w:rsid w:val="000C301A"/>
    <w:rsid w:val="000C3095"/>
    <w:rsid w:val="000C56BB"/>
    <w:rsid w:val="000C5F97"/>
    <w:rsid w:val="000C669A"/>
    <w:rsid w:val="000C74AC"/>
    <w:rsid w:val="000C7F79"/>
    <w:rsid w:val="000D1213"/>
    <w:rsid w:val="000D1298"/>
    <w:rsid w:val="000D1876"/>
    <w:rsid w:val="000D1F52"/>
    <w:rsid w:val="000D303A"/>
    <w:rsid w:val="000D3189"/>
    <w:rsid w:val="000D4032"/>
    <w:rsid w:val="000D4845"/>
    <w:rsid w:val="000D49FC"/>
    <w:rsid w:val="000D4DE3"/>
    <w:rsid w:val="000D68A9"/>
    <w:rsid w:val="000E0C14"/>
    <w:rsid w:val="000E1310"/>
    <w:rsid w:val="000E222A"/>
    <w:rsid w:val="000E291F"/>
    <w:rsid w:val="000E49C5"/>
    <w:rsid w:val="000E4D94"/>
    <w:rsid w:val="000E5CBB"/>
    <w:rsid w:val="000E5E84"/>
    <w:rsid w:val="000E65E3"/>
    <w:rsid w:val="000E6BD9"/>
    <w:rsid w:val="000E7BB5"/>
    <w:rsid w:val="000F2B3C"/>
    <w:rsid w:val="000F3489"/>
    <w:rsid w:val="000F5C65"/>
    <w:rsid w:val="000F6026"/>
    <w:rsid w:val="000F6690"/>
    <w:rsid w:val="000F77A6"/>
    <w:rsid w:val="000F7F21"/>
    <w:rsid w:val="00100E3F"/>
    <w:rsid w:val="00101542"/>
    <w:rsid w:val="00101D7D"/>
    <w:rsid w:val="0010238A"/>
    <w:rsid w:val="0010394E"/>
    <w:rsid w:val="0010422A"/>
    <w:rsid w:val="00104709"/>
    <w:rsid w:val="0010471E"/>
    <w:rsid w:val="0010658D"/>
    <w:rsid w:val="00107357"/>
    <w:rsid w:val="00107673"/>
    <w:rsid w:val="001077E8"/>
    <w:rsid w:val="00107E28"/>
    <w:rsid w:val="0011040C"/>
    <w:rsid w:val="00110FF4"/>
    <w:rsid w:val="001119D6"/>
    <w:rsid w:val="00112D40"/>
    <w:rsid w:val="00112E3D"/>
    <w:rsid w:val="001131E1"/>
    <w:rsid w:val="00113E3E"/>
    <w:rsid w:val="001205F6"/>
    <w:rsid w:val="0012089E"/>
    <w:rsid w:val="00120BDF"/>
    <w:rsid w:val="00120F31"/>
    <w:rsid w:val="00123FC5"/>
    <w:rsid w:val="00125AA9"/>
    <w:rsid w:val="001278A7"/>
    <w:rsid w:val="00131A5B"/>
    <w:rsid w:val="00131BCE"/>
    <w:rsid w:val="00133079"/>
    <w:rsid w:val="00133440"/>
    <w:rsid w:val="00134683"/>
    <w:rsid w:val="00134DAB"/>
    <w:rsid w:val="00135329"/>
    <w:rsid w:val="00135A25"/>
    <w:rsid w:val="00136D51"/>
    <w:rsid w:val="00137046"/>
    <w:rsid w:val="00140ABE"/>
    <w:rsid w:val="00141A7A"/>
    <w:rsid w:val="001423CB"/>
    <w:rsid w:val="00142F39"/>
    <w:rsid w:val="00143D62"/>
    <w:rsid w:val="00144BB7"/>
    <w:rsid w:val="001453D3"/>
    <w:rsid w:val="001454D4"/>
    <w:rsid w:val="001461A8"/>
    <w:rsid w:val="0015008B"/>
    <w:rsid w:val="001509B9"/>
    <w:rsid w:val="00151D18"/>
    <w:rsid w:val="001536AE"/>
    <w:rsid w:val="00153CB3"/>
    <w:rsid w:val="00154EEE"/>
    <w:rsid w:val="001553E1"/>
    <w:rsid w:val="00155521"/>
    <w:rsid w:val="00156079"/>
    <w:rsid w:val="001566E0"/>
    <w:rsid w:val="0015731D"/>
    <w:rsid w:val="00157658"/>
    <w:rsid w:val="00157847"/>
    <w:rsid w:val="001601E3"/>
    <w:rsid w:val="00160C31"/>
    <w:rsid w:val="00160E97"/>
    <w:rsid w:val="0016131D"/>
    <w:rsid w:val="00161D83"/>
    <w:rsid w:val="00162986"/>
    <w:rsid w:val="00163E11"/>
    <w:rsid w:val="00163EFE"/>
    <w:rsid w:val="00163F7E"/>
    <w:rsid w:val="00164B61"/>
    <w:rsid w:val="00165888"/>
    <w:rsid w:val="00167801"/>
    <w:rsid w:val="001703FD"/>
    <w:rsid w:val="00170585"/>
    <w:rsid w:val="00170904"/>
    <w:rsid w:val="00170B5C"/>
    <w:rsid w:val="0017409D"/>
    <w:rsid w:val="00174922"/>
    <w:rsid w:val="001758BC"/>
    <w:rsid w:val="00177AF0"/>
    <w:rsid w:val="00181477"/>
    <w:rsid w:val="00181F1A"/>
    <w:rsid w:val="00182586"/>
    <w:rsid w:val="00182A53"/>
    <w:rsid w:val="00182BB6"/>
    <w:rsid w:val="0018313A"/>
    <w:rsid w:val="00185088"/>
    <w:rsid w:val="00186897"/>
    <w:rsid w:val="00187CD0"/>
    <w:rsid w:val="00190551"/>
    <w:rsid w:val="001910A2"/>
    <w:rsid w:val="00191DCF"/>
    <w:rsid w:val="00192450"/>
    <w:rsid w:val="00192B93"/>
    <w:rsid w:val="00193FCA"/>
    <w:rsid w:val="00194403"/>
    <w:rsid w:val="00194D66"/>
    <w:rsid w:val="00195857"/>
    <w:rsid w:val="00196328"/>
    <w:rsid w:val="00196432"/>
    <w:rsid w:val="00197641"/>
    <w:rsid w:val="001976ED"/>
    <w:rsid w:val="0019790C"/>
    <w:rsid w:val="00197E86"/>
    <w:rsid w:val="001A0A30"/>
    <w:rsid w:val="001A0C76"/>
    <w:rsid w:val="001A1830"/>
    <w:rsid w:val="001A1E11"/>
    <w:rsid w:val="001A2133"/>
    <w:rsid w:val="001A2845"/>
    <w:rsid w:val="001A7540"/>
    <w:rsid w:val="001B2F10"/>
    <w:rsid w:val="001B38DD"/>
    <w:rsid w:val="001B3F51"/>
    <w:rsid w:val="001B40AE"/>
    <w:rsid w:val="001B46E8"/>
    <w:rsid w:val="001B5245"/>
    <w:rsid w:val="001C01D1"/>
    <w:rsid w:val="001C2FA6"/>
    <w:rsid w:val="001C3E7E"/>
    <w:rsid w:val="001C4D7E"/>
    <w:rsid w:val="001C6875"/>
    <w:rsid w:val="001D1735"/>
    <w:rsid w:val="001D50E0"/>
    <w:rsid w:val="001D68CB"/>
    <w:rsid w:val="001D75DB"/>
    <w:rsid w:val="001E03DB"/>
    <w:rsid w:val="001E13FD"/>
    <w:rsid w:val="001E16BF"/>
    <w:rsid w:val="001E1C73"/>
    <w:rsid w:val="001E1E4E"/>
    <w:rsid w:val="001E269F"/>
    <w:rsid w:val="001E3536"/>
    <w:rsid w:val="001E56EB"/>
    <w:rsid w:val="001E58F0"/>
    <w:rsid w:val="001E5A12"/>
    <w:rsid w:val="001E5A63"/>
    <w:rsid w:val="001E6360"/>
    <w:rsid w:val="001E7672"/>
    <w:rsid w:val="001E77E0"/>
    <w:rsid w:val="001F0939"/>
    <w:rsid w:val="001F0B06"/>
    <w:rsid w:val="001F1999"/>
    <w:rsid w:val="001F2083"/>
    <w:rsid w:val="001F2A71"/>
    <w:rsid w:val="001F3948"/>
    <w:rsid w:val="001F4A27"/>
    <w:rsid w:val="001F4DF2"/>
    <w:rsid w:val="001F5E02"/>
    <w:rsid w:val="001F5FA9"/>
    <w:rsid w:val="001F6863"/>
    <w:rsid w:val="002008D7"/>
    <w:rsid w:val="002011A2"/>
    <w:rsid w:val="002015A0"/>
    <w:rsid w:val="002017F7"/>
    <w:rsid w:val="00203FBB"/>
    <w:rsid w:val="0020504E"/>
    <w:rsid w:val="002076BE"/>
    <w:rsid w:val="0021025C"/>
    <w:rsid w:val="00211673"/>
    <w:rsid w:val="00214A71"/>
    <w:rsid w:val="00215312"/>
    <w:rsid w:val="002166BC"/>
    <w:rsid w:val="0021703A"/>
    <w:rsid w:val="00217703"/>
    <w:rsid w:val="002201F4"/>
    <w:rsid w:val="00220528"/>
    <w:rsid w:val="00221E32"/>
    <w:rsid w:val="002227EC"/>
    <w:rsid w:val="00223671"/>
    <w:rsid w:val="00223A5C"/>
    <w:rsid w:val="00224CB7"/>
    <w:rsid w:val="00224EE9"/>
    <w:rsid w:val="00225DC6"/>
    <w:rsid w:val="00225EC5"/>
    <w:rsid w:val="00226E69"/>
    <w:rsid w:val="002276D1"/>
    <w:rsid w:val="00227B05"/>
    <w:rsid w:val="00230025"/>
    <w:rsid w:val="00230B8B"/>
    <w:rsid w:val="00230F30"/>
    <w:rsid w:val="00230FCC"/>
    <w:rsid w:val="00231425"/>
    <w:rsid w:val="002324A4"/>
    <w:rsid w:val="00232615"/>
    <w:rsid w:val="00232707"/>
    <w:rsid w:val="00233187"/>
    <w:rsid w:val="002345D2"/>
    <w:rsid w:val="00234DB4"/>
    <w:rsid w:val="00234E0C"/>
    <w:rsid w:val="0023575F"/>
    <w:rsid w:val="002377A4"/>
    <w:rsid w:val="00240386"/>
    <w:rsid w:val="002416D3"/>
    <w:rsid w:val="002418D6"/>
    <w:rsid w:val="00242FB2"/>
    <w:rsid w:val="00243BA1"/>
    <w:rsid w:val="0024417B"/>
    <w:rsid w:val="002458A2"/>
    <w:rsid w:val="00246EFD"/>
    <w:rsid w:val="00247F46"/>
    <w:rsid w:val="00250273"/>
    <w:rsid w:val="002504DD"/>
    <w:rsid w:val="00251407"/>
    <w:rsid w:val="00251815"/>
    <w:rsid w:val="0025325A"/>
    <w:rsid w:val="002534AE"/>
    <w:rsid w:val="00253C51"/>
    <w:rsid w:val="00253FE5"/>
    <w:rsid w:val="0025507B"/>
    <w:rsid w:val="00255791"/>
    <w:rsid w:val="00255A4D"/>
    <w:rsid w:val="002571AA"/>
    <w:rsid w:val="002575FA"/>
    <w:rsid w:val="002576EF"/>
    <w:rsid w:val="00257A26"/>
    <w:rsid w:val="00261445"/>
    <w:rsid w:val="0026163F"/>
    <w:rsid w:val="0026183F"/>
    <w:rsid w:val="00261A10"/>
    <w:rsid w:val="002621F5"/>
    <w:rsid w:val="00262B30"/>
    <w:rsid w:val="00263D5D"/>
    <w:rsid w:val="00265737"/>
    <w:rsid w:val="002710A1"/>
    <w:rsid w:val="00271627"/>
    <w:rsid w:val="00271C96"/>
    <w:rsid w:val="0027325F"/>
    <w:rsid w:val="00273705"/>
    <w:rsid w:val="002746C5"/>
    <w:rsid w:val="00274F48"/>
    <w:rsid w:val="00274F5E"/>
    <w:rsid w:val="0027594C"/>
    <w:rsid w:val="002764FB"/>
    <w:rsid w:val="00276964"/>
    <w:rsid w:val="00277205"/>
    <w:rsid w:val="00277702"/>
    <w:rsid w:val="00280802"/>
    <w:rsid w:val="00281507"/>
    <w:rsid w:val="00281B8C"/>
    <w:rsid w:val="00281D8F"/>
    <w:rsid w:val="00282534"/>
    <w:rsid w:val="002826CE"/>
    <w:rsid w:val="00282CBD"/>
    <w:rsid w:val="00285076"/>
    <w:rsid w:val="00285144"/>
    <w:rsid w:val="00286137"/>
    <w:rsid w:val="00290564"/>
    <w:rsid w:val="00290AED"/>
    <w:rsid w:val="002913EC"/>
    <w:rsid w:val="00293711"/>
    <w:rsid w:val="002950A8"/>
    <w:rsid w:val="00296230"/>
    <w:rsid w:val="002A1156"/>
    <w:rsid w:val="002A28A1"/>
    <w:rsid w:val="002A33A9"/>
    <w:rsid w:val="002A63D4"/>
    <w:rsid w:val="002A67D9"/>
    <w:rsid w:val="002A75E0"/>
    <w:rsid w:val="002B02F3"/>
    <w:rsid w:val="002B102B"/>
    <w:rsid w:val="002B1993"/>
    <w:rsid w:val="002B2339"/>
    <w:rsid w:val="002B40B0"/>
    <w:rsid w:val="002B4779"/>
    <w:rsid w:val="002B480C"/>
    <w:rsid w:val="002B6204"/>
    <w:rsid w:val="002B677C"/>
    <w:rsid w:val="002C0470"/>
    <w:rsid w:val="002C0743"/>
    <w:rsid w:val="002C0E79"/>
    <w:rsid w:val="002C0FC3"/>
    <w:rsid w:val="002C20C8"/>
    <w:rsid w:val="002C227E"/>
    <w:rsid w:val="002C240A"/>
    <w:rsid w:val="002C2E92"/>
    <w:rsid w:val="002C3D55"/>
    <w:rsid w:val="002C5CD3"/>
    <w:rsid w:val="002C648C"/>
    <w:rsid w:val="002C658C"/>
    <w:rsid w:val="002C6606"/>
    <w:rsid w:val="002C67A4"/>
    <w:rsid w:val="002C6943"/>
    <w:rsid w:val="002D275B"/>
    <w:rsid w:val="002D2DAF"/>
    <w:rsid w:val="002D3207"/>
    <w:rsid w:val="002D34B2"/>
    <w:rsid w:val="002D475D"/>
    <w:rsid w:val="002D6C63"/>
    <w:rsid w:val="002E0065"/>
    <w:rsid w:val="002E04D4"/>
    <w:rsid w:val="002E0CA0"/>
    <w:rsid w:val="002E14EB"/>
    <w:rsid w:val="002E2B14"/>
    <w:rsid w:val="002E43C4"/>
    <w:rsid w:val="002E4CF1"/>
    <w:rsid w:val="002E5915"/>
    <w:rsid w:val="002E6A89"/>
    <w:rsid w:val="002E75E4"/>
    <w:rsid w:val="002E7B4D"/>
    <w:rsid w:val="002F1ED8"/>
    <w:rsid w:val="002F4A2F"/>
    <w:rsid w:val="002F58E8"/>
    <w:rsid w:val="002F634E"/>
    <w:rsid w:val="002F6D84"/>
    <w:rsid w:val="0030059E"/>
    <w:rsid w:val="00300913"/>
    <w:rsid w:val="003017A8"/>
    <w:rsid w:val="00302B70"/>
    <w:rsid w:val="003034AC"/>
    <w:rsid w:val="00303BC5"/>
    <w:rsid w:val="00303DA1"/>
    <w:rsid w:val="00304C4F"/>
    <w:rsid w:val="003052E9"/>
    <w:rsid w:val="00310582"/>
    <w:rsid w:val="00310733"/>
    <w:rsid w:val="003110D8"/>
    <w:rsid w:val="00311217"/>
    <w:rsid w:val="00311DDA"/>
    <w:rsid w:val="00312612"/>
    <w:rsid w:val="00312A29"/>
    <w:rsid w:val="00312DD7"/>
    <w:rsid w:val="003131E7"/>
    <w:rsid w:val="0031384B"/>
    <w:rsid w:val="00314B0A"/>
    <w:rsid w:val="003151D7"/>
    <w:rsid w:val="00315C48"/>
    <w:rsid w:val="00316FF8"/>
    <w:rsid w:val="0031733A"/>
    <w:rsid w:val="00317D5E"/>
    <w:rsid w:val="003202CA"/>
    <w:rsid w:val="0032177F"/>
    <w:rsid w:val="003218D2"/>
    <w:rsid w:val="00321B96"/>
    <w:rsid w:val="003221A2"/>
    <w:rsid w:val="003225EB"/>
    <w:rsid w:val="00323602"/>
    <w:rsid w:val="0032624B"/>
    <w:rsid w:val="00331286"/>
    <w:rsid w:val="00331FD8"/>
    <w:rsid w:val="00335458"/>
    <w:rsid w:val="003354CF"/>
    <w:rsid w:val="003359C5"/>
    <w:rsid w:val="00335C78"/>
    <w:rsid w:val="00335FB9"/>
    <w:rsid w:val="00336DE8"/>
    <w:rsid w:val="00337EBD"/>
    <w:rsid w:val="00340183"/>
    <w:rsid w:val="003405DB"/>
    <w:rsid w:val="00340751"/>
    <w:rsid w:val="00341529"/>
    <w:rsid w:val="003421B5"/>
    <w:rsid w:val="003427F0"/>
    <w:rsid w:val="003430E2"/>
    <w:rsid w:val="00343615"/>
    <w:rsid w:val="00343B35"/>
    <w:rsid w:val="0034506B"/>
    <w:rsid w:val="00345402"/>
    <w:rsid w:val="00345610"/>
    <w:rsid w:val="00346C8A"/>
    <w:rsid w:val="00347295"/>
    <w:rsid w:val="00347B49"/>
    <w:rsid w:val="00347C4B"/>
    <w:rsid w:val="00350329"/>
    <w:rsid w:val="00351395"/>
    <w:rsid w:val="003532D6"/>
    <w:rsid w:val="003555CC"/>
    <w:rsid w:val="00355A51"/>
    <w:rsid w:val="00357973"/>
    <w:rsid w:val="00362E18"/>
    <w:rsid w:val="00362F3A"/>
    <w:rsid w:val="003668C6"/>
    <w:rsid w:val="0036709D"/>
    <w:rsid w:val="00367C23"/>
    <w:rsid w:val="0037094F"/>
    <w:rsid w:val="0037283E"/>
    <w:rsid w:val="00373A74"/>
    <w:rsid w:val="00374570"/>
    <w:rsid w:val="00380264"/>
    <w:rsid w:val="0038168C"/>
    <w:rsid w:val="003819E0"/>
    <w:rsid w:val="00382626"/>
    <w:rsid w:val="00382668"/>
    <w:rsid w:val="00382D45"/>
    <w:rsid w:val="00383517"/>
    <w:rsid w:val="0038456A"/>
    <w:rsid w:val="003848DC"/>
    <w:rsid w:val="00384D2A"/>
    <w:rsid w:val="00384E38"/>
    <w:rsid w:val="00385141"/>
    <w:rsid w:val="00385830"/>
    <w:rsid w:val="00386C72"/>
    <w:rsid w:val="00387192"/>
    <w:rsid w:val="00387904"/>
    <w:rsid w:val="00387A69"/>
    <w:rsid w:val="00387CF1"/>
    <w:rsid w:val="0039165D"/>
    <w:rsid w:val="003922F0"/>
    <w:rsid w:val="003928E2"/>
    <w:rsid w:val="00393419"/>
    <w:rsid w:val="00393984"/>
    <w:rsid w:val="00394CCD"/>
    <w:rsid w:val="00396BAF"/>
    <w:rsid w:val="0039772D"/>
    <w:rsid w:val="003A1026"/>
    <w:rsid w:val="003A1252"/>
    <w:rsid w:val="003A2917"/>
    <w:rsid w:val="003A2F99"/>
    <w:rsid w:val="003A3EA8"/>
    <w:rsid w:val="003A4755"/>
    <w:rsid w:val="003A4B71"/>
    <w:rsid w:val="003A4F57"/>
    <w:rsid w:val="003A5D5B"/>
    <w:rsid w:val="003A6335"/>
    <w:rsid w:val="003A7A5B"/>
    <w:rsid w:val="003B05D5"/>
    <w:rsid w:val="003B197A"/>
    <w:rsid w:val="003B55BD"/>
    <w:rsid w:val="003B701B"/>
    <w:rsid w:val="003C0EC1"/>
    <w:rsid w:val="003C2E79"/>
    <w:rsid w:val="003C3B2F"/>
    <w:rsid w:val="003C45F6"/>
    <w:rsid w:val="003C7126"/>
    <w:rsid w:val="003D1A9D"/>
    <w:rsid w:val="003D1FEA"/>
    <w:rsid w:val="003D2BA8"/>
    <w:rsid w:val="003D2C52"/>
    <w:rsid w:val="003D3049"/>
    <w:rsid w:val="003D3856"/>
    <w:rsid w:val="003D68FA"/>
    <w:rsid w:val="003D6C07"/>
    <w:rsid w:val="003D71D1"/>
    <w:rsid w:val="003D72C0"/>
    <w:rsid w:val="003E0372"/>
    <w:rsid w:val="003E23E6"/>
    <w:rsid w:val="003E2C91"/>
    <w:rsid w:val="003E3CAA"/>
    <w:rsid w:val="003E4BE6"/>
    <w:rsid w:val="003E5A52"/>
    <w:rsid w:val="003E5F77"/>
    <w:rsid w:val="003E6CEF"/>
    <w:rsid w:val="003E745E"/>
    <w:rsid w:val="003F0BE4"/>
    <w:rsid w:val="003F109F"/>
    <w:rsid w:val="003F1187"/>
    <w:rsid w:val="003F1386"/>
    <w:rsid w:val="003F1CB0"/>
    <w:rsid w:val="003F2AEC"/>
    <w:rsid w:val="003F2DF5"/>
    <w:rsid w:val="003F383B"/>
    <w:rsid w:val="003F3D4C"/>
    <w:rsid w:val="003F4220"/>
    <w:rsid w:val="003F5A9A"/>
    <w:rsid w:val="003F6416"/>
    <w:rsid w:val="003F7D20"/>
    <w:rsid w:val="00400779"/>
    <w:rsid w:val="0040129B"/>
    <w:rsid w:val="00401FFA"/>
    <w:rsid w:val="004030B5"/>
    <w:rsid w:val="00403C20"/>
    <w:rsid w:val="00403C25"/>
    <w:rsid w:val="00403D5F"/>
    <w:rsid w:val="004045E0"/>
    <w:rsid w:val="004050AF"/>
    <w:rsid w:val="00407641"/>
    <w:rsid w:val="004078EC"/>
    <w:rsid w:val="00410D2D"/>
    <w:rsid w:val="00411903"/>
    <w:rsid w:val="00411E9C"/>
    <w:rsid w:val="00412CEA"/>
    <w:rsid w:val="004147A8"/>
    <w:rsid w:val="00416643"/>
    <w:rsid w:val="004166FE"/>
    <w:rsid w:val="00416723"/>
    <w:rsid w:val="00417291"/>
    <w:rsid w:val="0041754B"/>
    <w:rsid w:val="0042049F"/>
    <w:rsid w:val="00420EB3"/>
    <w:rsid w:val="00421CFC"/>
    <w:rsid w:val="00422029"/>
    <w:rsid w:val="0042251A"/>
    <w:rsid w:val="00422B2E"/>
    <w:rsid w:val="00423183"/>
    <w:rsid w:val="00423FDA"/>
    <w:rsid w:val="004257BA"/>
    <w:rsid w:val="004257E2"/>
    <w:rsid w:val="0042708E"/>
    <w:rsid w:val="00427300"/>
    <w:rsid w:val="004304B4"/>
    <w:rsid w:val="004323E1"/>
    <w:rsid w:val="0043264B"/>
    <w:rsid w:val="00432BF3"/>
    <w:rsid w:val="00432EA8"/>
    <w:rsid w:val="004338AB"/>
    <w:rsid w:val="00433A5A"/>
    <w:rsid w:val="00433AD6"/>
    <w:rsid w:val="00434549"/>
    <w:rsid w:val="00435513"/>
    <w:rsid w:val="0043596E"/>
    <w:rsid w:val="004372E5"/>
    <w:rsid w:val="004378B7"/>
    <w:rsid w:val="004405FB"/>
    <w:rsid w:val="0044104A"/>
    <w:rsid w:val="0044249E"/>
    <w:rsid w:val="00443235"/>
    <w:rsid w:val="004440E0"/>
    <w:rsid w:val="004441AF"/>
    <w:rsid w:val="00444307"/>
    <w:rsid w:val="004444EB"/>
    <w:rsid w:val="004458D7"/>
    <w:rsid w:val="004462F6"/>
    <w:rsid w:val="004466BF"/>
    <w:rsid w:val="004470D6"/>
    <w:rsid w:val="00447D04"/>
    <w:rsid w:val="00447F44"/>
    <w:rsid w:val="004500CA"/>
    <w:rsid w:val="004500D1"/>
    <w:rsid w:val="00450FC3"/>
    <w:rsid w:val="00452036"/>
    <w:rsid w:val="00452817"/>
    <w:rsid w:val="004536BA"/>
    <w:rsid w:val="00454ADB"/>
    <w:rsid w:val="00454DB1"/>
    <w:rsid w:val="004552B1"/>
    <w:rsid w:val="00455717"/>
    <w:rsid w:val="004569C1"/>
    <w:rsid w:val="00457074"/>
    <w:rsid w:val="00461D84"/>
    <w:rsid w:val="0046202A"/>
    <w:rsid w:val="00462B7A"/>
    <w:rsid w:val="00470040"/>
    <w:rsid w:val="004701D2"/>
    <w:rsid w:val="004701DE"/>
    <w:rsid w:val="00471180"/>
    <w:rsid w:val="004719C9"/>
    <w:rsid w:val="00472408"/>
    <w:rsid w:val="00472A9E"/>
    <w:rsid w:val="004750AF"/>
    <w:rsid w:val="004756C5"/>
    <w:rsid w:val="00475E2C"/>
    <w:rsid w:val="00476732"/>
    <w:rsid w:val="0048206A"/>
    <w:rsid w:val="00483065"/>
    <w:rsid w:val="00484107"/>
    <w:rsid w:val="0048420A"/>
    <w:rsid w:val="00484487"/>
    <w:rsid w:val="004844AE"/>
    <w:rsid w:val="00484CAA"/>
    <w:rsid w:val="00485B52"/>
    <w:rsid w:val="00485C48"/>
    <w:rsid w:val="00490295"/>
    <w:rsid w:val="0049056F"/>
    <w:rsid w:val="004916DA"/>
    <w:rsid w:val="0049188F"/>
    <w:rsid w:val="00491B30"/>
    <w:rsid w:val="0049243A"/>
    <w:rsid w:val="004940A0"/>
    <w:rsid w:val="00494409"/>
    <w:rsid w:val="004944D8"/>
    <w:rsid w:val="004948BF"/>
    <w:rsid w:val="00495172"/>
    <w:rsid w:val="00496131"/>
    <w:rsid w:val="00496503"/>
    <w:rsid w:val="0049738B"/>
    <w:rsid w:val="004A0245"/>
    <w:rsid w:val="004A0B7F"/>
    <w:rsid w:val="004A0EFD"/>
    <w:rsid w:val="004A1011"/>
    <w:rsid w:val="004A2C1B"/>
    <w:rsid w:val="004A3319"/>
    <w:rsid w:val="004A3922"/>
    <w:rsid w:val="004A3AD4"/>
    <w:rsid w:val="004A43AB"/>
    <w:rsid w:val="004A5549"/>
    <w:rsid w:val="004A5D4C"/>
    <w:rsid w:val="004A5F4E"/>
    <w:rsid w:val="004A5F51"/>
    <w:rsid w:val="004A615D"/>
    <w:rsid w:val="004A7A21"/>
    <w:rsid w:val="004B3308"/>
    <w:rsid w:val="004B3B8B"/>
    <w:rsid w:val="004B45F1"/>
    <w:rsid w:val="004B5566"/>
    <w:rsid w:val="004B70CB"/>
    <w:rsid w:val="004B7441"/>
    <w:rsid w:val="004B76AB"/>
    <w:rsid w:val="004C0CCE"/>
    <w:rsid w:val="004C0EB8"/>
    <w:rsid w:val="004C1674"/>
    <w:rsid w:val="004C19E5"/>
    <w:rsid w:val="004C1D66"/>
    <w:rsid w:val="004C1DCF"/>
    <w:rsid w:val="004C2B10"/>
    <w:rsid w:val="004C3618"/>
    <w:rsid w:val="004C459E"/>
    <w:rsid w:val="004C46F6"/>
    <w:rsid w:val="004C60AB"/>
    <w:rsid w:val="004C7B92"/>
    <w:rsid w:val="004C7E90"/>
    <w:rsid w:val="004D03D9"/>
    <w:rsid w:val="004D05C0"/>
    <w:rsid w:val="004D0825"/>
    <w:rsid w:val="004D1A6C"/>
    <w:rsid w:val="004D3414"/>
    <w:rsid w:val="004D486D"/>
    <w:rsid w:val="004D490C"/>
    <w:rsid w:val="004D54B8"/>
    <w:rsid w:val="004D5778"/>
    <w:rsid w:val="004D6747"/>
    <w:rsid w:val="004E065A"/>
    <w:rsid w:val="004E0724"/>
    <w:rsid w:val="004E22F0"/>
    <w:rsid w:val="004E24CE"/>
    <w:rsid w:val="004E2EFA"/>
    <w:rsid w:val="004E36FF"/>
    <w:rsid w:val="004E46D9"/>
    <w:rsid w:val="004E6413"/>
    <w:rsid w:val="004F0C4E"/>
    <w:rsid w:val="004F1E4C"/>
    <w:rsid w:val="004F2D82"/>
    <w:rsid w:val="004F3434"/>
    <w:rsid w:val="004F3F4F"/>
    <w:rsid w:val="004F3F60"/>
    <w:rsid w:val="004F4445"/>
    <w:rsid w:val="004F4634"/>
    <w:rsid w:val="004F475B"/>
    <w:rsid w:val="004F5D6A"/>
    <w:rsid w:val="004F5EEE"/>
    <w:rsid w:val="004F5F17"/>
    <w:rsid w:val="00501521"/>
    <w:rsid w:val="00502F23"/>
    <w:rsid w:val="0050389A"/>
    <w:rsid w:val="00503E04"/>
    <w:rsid w:val="00504095"/>
    <w:rsid w:val="00504AC7"/>
    <w:rsid w:val="00505F1C"/>
    <w:rsid w:val="00507012"/>
    <w:rsid w:val="00510541"/>
    <w:rsid w:val="00510860"/>
    <w:rsid w:val="00510869"/>
    <w:rsid w:val="00510AB1"/>
    <w:rsid w:val="005119C2"/>
    <w:rsid w:val="005122F4"/>
    <w:rsid w:val="00512C4A"/>
    <w:rsid w:val="00513393"/>
    <w:rsid w:val="00513E77"/>
    <w:rsid w:val="00514B46"/>
    <w:rsid w:val="00514DDB"/>
    <w:rsid w:val="00515202"/>
    <w:rsid w:val="00515299"/>
    <w:rsid w:val="00515E5D"/>
    <w:rsid w:val="00515F46"/>
    <w:rsid w:val="005163EF"/>
    <w:rsid w:val="005206CA"/>
    <w:rsid w:val="00520B3B"/>
    <w:rsid w:val="00522AE6"/>
    <w:rsid w:val="00522C0C"/>
    <w:rsid w:val="005240D7"/>
    <w:rsid w:val="00527B90"/>
    <w:rsid w:val="005301A4"/>
    <w:rsid w:val="00531376"/>
    <w:rsid w:val="00531D7F"/>
    <w:rsid w:val="005322FD"/>
    <w:rsid w:val="005325F0"/>
    <w:rsid w:val="00532709"/>
    <w:rsid w:val="00532FDF"/>
    <w:rsid w:val="00534261"/>
    <w:rsid w:val="005363E6"/>
    <w:rsid w:val="005370F0"/>
    <w:rsid w:val="00537E0E"/>
    <w:rsid w:val="00537F53"/>
    <w:rsid w:val="00543741"/>
    <w:rsid w:val="0054422A"/>
    <w:rsid w:val="00547D2C"/>
    <w:rsid w:val="00550679"/>
    <w:rsid w:val="0055184B"/>
    <w:rsid w:val="00551EE7"/>
    <w:rsid w:val="005523DD"/>
    <w:rsid w:val="00552578"/>
    <w:rsid w:val="005527FD"/>
    <w:rsid w:val="005530BA"/>
    <w:rsid w:val="00553670"/>
    <w:rsid w:val="00553770"/>
    <w:rsid w:val="00554D65"/>
    <w:rsid w:val="0055501A"/>
    <w:rsid w:val="00556AB4"/>
    <w:rsid w:val="00557717"/>
    <w:rsid w:val="00557ED4"/>
    <w:rsid w:val="00557F5C"/>
    <w:rsid w:val="00561516"/>
    <w:rsid w:val="00562CA9"/>
    <w:rsid w:val="00563933"/>
    <w:rsid w:val="005651A4"/>
    <w:rsid w:val="005658C8"/>
    <w:rsid w:val="00567066"/>
    <w:rsid w:val="00567506"/>
    <w:rsid w:val="0056771C"/>
    <w:rsid w:val="00567A1A"/>
    <w:rsid w:val="0057141B"/>
    <w:rsid w:val="00572035"/>
    <w:rsid w:val="00573D02"/>
    <w:rsid w:val="00574655"/>
    <w:rsid w:val="00574E3A"/>
    <w:rsid w:val="00575515"/>
    <w:rsid w:val="00575A97"/>
    <w:rsid w:val="00576E4E"/>
    <w:rsid w:val="00577B67"/>
    <w:rsid w:val="00577F5F"/>
    <w:rsid w:val="005803F3"/>
    <w:rsid w:val="00580440"/>
    <w:rsid w:val="00580AE4"/>
    <w:rsid w:val="00580B22"/>
    <w:rsid w:val="00580EE9"/>
    <w:rsid w:val="00581D1D"/>
    <w:rsid w:val="00582778"/>
    <w:rsid w:val="0058321B"/>
    <w:rsid w:val="00583A38"/>
    <w:rsid w:val="005840B6"/>
    <w:rsid w:val="0058443F"/>
    <w:rsid w:val="0058512E"/>
    <w:rsid w:val="0058659A"/>
    <w:rsid w:val="00590B8D"/>
    <w:rsid w:val="0059205B"/>
    <w:rsid w:val="005940F0"/>
    <w:rsid w:val="005948F0"/>
    <w:rsid w:val="00594E5E"/>
    <w:rsid w:val="0059546D"/>
    <w:rsid w:val="005957BA"/>
    <w:rsid w:val="00596C4D"/>
    <w:rsid w:val="005A0749"/>
    <w:rsid w:val="005A2E45"/>
    <w:rsid w:val="005A42CA"/>
    <w:rsid w:val="005A4928"/>
    <w:rsid w:val="005A4BF0"/>
    <w:rsid w:val="005A5A83"/>
    <w:rsid w:val="005A5D50"/>
    <w:rsid w:val="005A651F"/>
    <w:rsid w:val="005B0B18"/>
    <w:rsid w:val="005B0F10"/>
    <w:rsid w:val="005B214D"/>
    <w:rsid w:val="005B2DB1"/>
    <w:rsid w:val="005B2E4F"/>
    <w:rsid w:val="005B2E73"/>
    <w:rsid w:val="005B32CB"/>
    <w:rsid w:val="005B4500"/>
    <w:rsid w:val="005B5D2A"/>
    <w:rsid w:val="005C06E0"/>
    <w:rsid w:val="005C10A2"/>
    <w:rsid w:val="005C10C7"/>
    <w:rsid w:val="005C1221"/>
    <w:rsid w:val="005C1B9C"/>
    <w:rsid w:val="005C255A"/>
    <w:rsid w:val="005C2BCA"/>
    <w:rsid w:val="005C5FC5"/>
    <w:rsid w:val="005C6133"/>
    <w:rsid w:val="005C69C4"/>
    <w:rsid w:val="005D055A"/>
    <w:rsid w:val="005D08D3"/>
    <w:rsid w:val="005D1515"/>
    <w:rsid w:val="005D1997"/>
    <w:rsid w:val="005D2117"/>
    <w:rsid w:val="005D454A"/>
    <w:rsid w:val="005D46E4"/>
    <w:rsid w:val="005E06E4"/>
    <w:rsid w:val="005E0817"/>
    <w:rsid w:val="005E082A"/>
    <w:rsid w:val="005E0CE4"/>
    <w:rsid w:val="005E23A4"/>
    <w:rsid w:val="005E2B84"/>
    <w:rsid w:val="005E3ADC"/>
    <w:rsid w:val="005E4738"/>
    <w:rsid w:val="005E5D7F"/>
    <w:rsid w:val="005E5F4B"/>
    <w:rsid w:val="005E64AB"/>
    <w:rsid w:val="005E6B9F"/>
    <w:rsid w:val="005E70C9"/>
    <w:rsid w:val="005E745E"/>
    <w:rsid w:val="005F14FF"/>
    <w:rsid w:val="005F158A"/>
    <w:rsid w:val="005F1939"/>
    <w:rsid w:val="005F328A"/>
    <w:rsid w:val="005F32B6"/>
    <w:rsid w:val="005F3866"/>
    <w:rsid w:val="005F3AAA"/>
    <w:rsid w:val="005F5C43"/>
    <w:rsid w:val="005F5F62"/>
    <w:rsid w:val="005F6B0F"/>
    <w:rsid w:val="00600103"/>
    <w:rsid w:val="00601824"/>
    <w:rsid w:val="00602089"/>
    <w:rsid w:val="0060225E"/>
    <w:rsid w:val="0060299B"/>
    <w:rsid w:val="00602AD6"/>
    <w:rsid w:val="006038D5"/>
    <w:rsid w:val="00603D07"/>
    <w:rsid w:val="0060511D"/>
    <w:rsid w:val="006052EF"/>
    <w:rsid w:val="00607D0A"/>
    <w:rsid w:val="0061076A"/>
    <w:rsid w:val="0061208A"/>
    <w:rsid w:val="00612BD2"/>
    <w:rsid w:val="00614264"/>
    <w:rsid w:val="00614C2F"/>
    <w:rsid w:val="00615574"/>
    <w:rsid w:val="00615F28"/>
    <w:rsid w:val="006216DF"/>
    <w:rsid w:val="00621C1B"/>
    <w:rsid w:val="00621E42"/>
    <w:rsid w:val="00623FB0"/>
    <w:rsid w:val="0062419D"/>
    <w:rsid w:val="006242DB"/>
    <w:rsid w:val="0062450A"/>
    <w:rsid w:val="00624998"/>
    <w:rsid w:val="00624D0C"/>
    <w:rsid w:val="0062537C"/>
    <w:rsid w:val="00625441"/>
    <w:rsid w:val="00625B1A"/>
    <w:rsid w:val="00626163"/>
    <w:rsid w:val="0062636C"/>
    <w:rsid w:val="0062737B"/>
    <w:rsid w:val="0063097B"/>
    <w:rsid w:val="00630DBA"/>
    <w:rsid w:val="006315F6"/>
    <w:rsid w:val="00632CF6"/>
    <w:rsid w:val="00632D86"/>
    <w:rsid w:val="0063382E"/>
    <w:rsid w:val="006344C4"/>
    <w:rsid w:val="0063550C"/>
    <w:rsid w:val="00636767"/>
    <w:rsid w:val="00636B2A"/>
    <w:rsid w:val="0063729D"/>
    <w:rsid w:val="00637FDC"/>
    <w:rsid w:val="00640654"/>
    <w:rsid w:val="00640955"/>
    <w:rsid w:val="00640A41"/>
    <w:rsid w:val="00640F37"/>
    <w:rsid w:val="00642442"/>
    <w:rsid w:val="006428DA"/>
    <w:rsid w:val="00642C68"/>
    <w:rsid w:val="006430E3"/>
    <w:rsid w:val="00643464"/>
    <w:rsid w:val="00643550"/>
    <w:rsid w:val="0064358E"/>
    <w:rsid w:val="006455F5"/>
    <w:rsid w:val="006462CC"/>
    <w:rsid w:val="0064645B"/>
    <w:rsid w:val="00647662"/>
    <w:rsid w:val="00647747"/>
    <w:rsid w:val="00647D42"/>
    <w:rsid w:val="00650265"/>
    <w:rsid w:val="0065595F"/>
    <w:rsid w:val="0065644D"/>
    <w:rsid w:val="00660D33"/>
    <w:rsid w:val="00661FDB"/>
    <w:rsid w:val="00663781"/>
    <w:rsid w:val="006639D4"/>
    <w:rsid w:val="00664825"/>
    <w:rsid w:val="00664B50"/>
    <w:rsid w:val="00666755"/>
    <w:rsid w:val="00667C0C"/>
    <w:rsid w:val="006703B9"/>
    <w:rsid w:val="00672BC2"/>
    <w:rsid w:val="006733CB"/>
    <w:rsid w:val="00673920"/>
    <w:rsid w:val="006739F6"/>
    <w:rsid w:val="00673BA9"/>
    <w:rsid w:val="00673C15"/>
    <w:rsid w:val="0067410B"/>
    <w:rsid w:val="0067490B"/>
    <w:rsid w:val="00674A4F"/>
    <w:rsid w:val="0067544E"/>
    <w:rsid w:val="00675F06"/>
    <w:rsid w:val="00676995"/>
    <w:rsid w:val="00676F29"/>
    <w:rsid w:val="00680119"/>
    <w:rsid w:val="006811E1"/>
    <w:rsid w:val="00682F2F"/>
    <w:rsid w:val="00683A00"/>
    <w:rsid w:val="00683B38"/>
    <w:rsid w:val="00683FA2"/>
    <w:rsid w:val="00685370"/>
    <w:rsid w:val="00685BE6"/>
    <w:rsid w:val="006868A5"/>
    <w:rsid w:val="006869A1"/>
    <w:rsid w:val="00686CAB"/>
    <w:rsid w:val="00686DFF"/>
    <w:rsid w:val="00686F84"/>
    <w:rsid w:val="006874F3"/>
    <w:rsid w:val="00687E37"/>
    <w:rsid w:val="006914F5"/>
    <w:rsid w:val="0069157C"/>
    <w:rsid w:val="00691646"/>
    <w:rsid w:val="00691ECB"/>
    <w:rsid w:val="006921D7"/>
    <w:rsid w:val="00693103"/>
    <w:rsid w:val="00693A38"/>
    <w:rsid w:val="006948C3"/>
    <w:rsid w:val="00694B1D"/>
    <w:rsid w:val="006950C1"/>
    <w:rsid w:val="00695493"/>
    <w:rsid w:val="00695B19"/>
    <w:rsid w:val="00696DEF"/>
    <w:rsid w:val="006A12D4"/>
    <w:rsid w:val="006A148C"/>
    <w:rsid w:val="006A1D30"/>
    <w:rsid w:val="006A279B"/>
    <w:rsid w:val="006A3231"/>
    <w:rsid w:val="006A362A"/>
    <w:rsid w:val="006A414A"/>
    <w:rsid w:val="006A4688"/>
    <w:rsid w:val="006A4765"/>
    <w:rsid w:val="006A5354"/>
    <w:rsid w:val="006A5398"/>
    <w:rsid w:val="006A6CC5"/>
    <w:rsid w:val="006B03F9"/>
    <w:rsid w:val="006B0BB5"/>
    <w:rsid w:val="006B2D7A"/>
    <w:rsid w:val="006B4538"/>
    <w:rsid w:val="006B45E9"/>
    <w:rsid w:val="006B4E62"/>
    <w:rsid w:val="006B56B3"/>
    <w:rsid w:val="006B6474"/>
    <w:rsid w:val="006B658A"/>
    <w:rsid w:val="006B7A5A"/>
    <w:rsid w:val="006B7F70"/>
    <w:rsid w:val="006C0217"/>
    <w:rsid w:val="006C2708"/>
    <w:rsid w:val="006C3275"/>
    <w:rsid w:val="006C32ED"/>
    <w:rsid w:val="006C3BB9"/>
    <w:rsid w:val="006C4240"/>
    <w:rsid w:val="006C427E"/>
    <w:rsid w:val="006C73FD"/>
    <w:rsid w:val="006C7D6A"/>
    <w:rsid w:val="006D09A2"/>
    <w:rsid w:val="006D2208"/>
    <w:rsid w:val="006D27D1"/>
    <w:rsid w:val="006D39C4"/>
    <w:rsid w:val="006D46F2"/>
    <w:rsid w:val="006D4A7F"/>
    <w:rsid w:val="006D6A92"/>
    <w:rsid w:val="006D6BEE"/>
    <w:rsid w:val="006D7837"/>
    <w:rsid w:val="006D7CCA"/>
    <w:rsid w:val="006E0DC8"/>
    <w:rsid w:val="006E1043"/>
    <w:rsid w:val="006E19F7"/>
    <w:rsid w:val="006E21E6"/>
    <w:rsid w:val="006E258C"/>
    <w:rsid w:val="006E2B85"/>
    <w:rsid w:val="006E2F7C"/>
    <w:rsid w:val="006E308F"/>
    <w:rsid w:val="006E3D34"/>
    <w:rsid w:val="006E3F96"/>
    <w:rsid w:val="006E4C36"/>
    <w:rsid w:val="006E5BB9"/>
    <w:rsid w:val="006E7FA5"/>
    <w:rsid w:val="006F008B"/>
    <w:rsid w:val="006F00C3"/>
    <w:rsid w:val="006F1764"/>
    <w:rsid w:val="006F1BE1"/>
    <w:rsid w:val="006F1E05"/>
    <w:rsid w:val="006F2959"/>
    <w:rsid w:val="006F2FFD"/>
    <w:rsid w:val="006F3A0B"/>
    <w:rsid w:val="006F3E6E"/>
    <w:rsid w:val="006F496F"/>
    <w:rsid w:val="006F49B0"/>
    <w:rsid w:val="006F57E2"/>
    <w:rsid w:val="006F6C73"/>
    <w:rsid w:val="006F743E"/>
    <w:rsid w:val="00700129"/>
    <w:rsid w:val="00702EA4"/>
    <w:rsid w:val="00703B3A"/>
    <w:rsid w:val="00705F2F"/>
    <w:rsid w:val="00706245"/>
    <w:rsid w:val="007065B2"/>
    <w:rsid w:val="0070695D"/>
    <w:rsid w:val="00706ACB"/>
    <w:rsid w:val="00711216"/>
    <w:rsid w:val="00711B45"/>
    <w:rsid w:val="007121CF"/>
    <w:rsid w:val="0071225A"/>
    <w:rsid w:val="00713C16"/>
    <w:rsid w:val="00715305"/>
    <w:rsid w:val="0071746F"/>
    <w:rsid w:val="00717889"/>
    <w:rsid w:val="007178F1"/>
    <w:rsid w:val="00717AA5"/>
    <w:rsid w:val="00717EEB"/>
    <w:rsid w:val="007213F7"/>
    <w:rsid w:val="00722BF6"/>
    <w:rsid w:val="00723D9B"/>
    <w:rsid w:val="007245F8"/>
    <w:rsid w:val="0072521E"/>
    <w:rsid w:val="00725EB0"/>
    <w:rsid w:val="007275EA"/>
    <w:rsid w:val="0073151E"/>
    <w:rsid w:val="00732176"/>
    <w:rsid w:val="00732CEB"/>
    <w:rsid w:val="00732DCF"/>
    <w:rsid w:val="00733727"/>
    <w:rsid w:val="00735AB2"/>
    <w:rsid w:val="00736187"/>
    <w:rsid w:val="00736382"/>
    <w:rsid w:val="00736878"/>
    <w:rsid w:val="00736997"/>
    <w:rsid w:val="00736B5D"/>
    <w:rsid w:val="00736E5D"/>
    <w:rsid w:val="00737EDC"/>
    <w:rsid w:val="00740197"/>
    <w:rsid w:val="00740BBA"/>
    <w:rsid w:val="007412E6"/>
    <w:rsid w:val="00741D53"/>
    <w:rsid w:val="00744649"/>
    <w:rsid w:val="007464C4"/>
    <w:rsid w:val="00747793"/>
    <w:rsid w:val="00751D66"/>
    <w:rsid w:val="00754228"/>
    <w:rsid w:val="00755777"/>
    <w:rsid w:val="0075586F"/>
    <w:rsid w:val="00755B1D"/>
    <w:rsid w:val="00757B05"/>
    <w:rsid w:val="007604F5"/>
    <w:rsid w:val="007614FE"/>
    <w:rsid w:val="00761AD3"/>
    <w:rsid w:val="007628B3"/>
    <w:rsid w:val="0076299A"/>
    <w:rsid w:val="00763ACF"/>
    <w:rsid w:val="00764332"/>
    <w:rsid w:val="00765908"/>
    <w:rsid w:val="00767043"/>
    <w:rsid w:val="0076767D"/>
    <w:rsid w:val="00770175"/>
    <w:rsid w:val="00770B20"/>
    <w:rsid w:val="00772519"/>
    <w:rsid w:val="00773286"/>
    <w:rsid w:val="00773A69"/>
    <w:rsid w:val="00773B8E"/>
    <w:rsid w:val="00774003"/>
    <w:rsid w:val="007742AF"/>
    <w:rsid w:val="00776CFC"/>
    <w:rsid w:val="00780E00"/>
    <w:rsid w:val="0078172D"/>
    <w:rsid w:val="00781AF3"/>
    <w:rsid w:val="00782E44"/>
    <w:rsid w:val="00784E9B"/>
    <w:rsid w:val="007874B9"/>
    <w:rsid w:val="007876C2"/>
    <w:rsid w:val="007905E4"/>
    <w:rsid w:val="007911CB"/>
    <w:rsid w:val="00791FBB"/>
    <w:rsid w:val="0079356A"/>
    <w:rsid w:val="00793927"/>
    <w:rsid w:val="00793F33"/>
    <w:rsid w:val="0079410D"/>
    <w:rsid w:val="0079568C"/>
    <w:rsid w:val="00795D2F"/>
    <w:rsid w:val="00795DA9"/>
    <w:rsid w:val="00796609"/>
    <w:rsid w:val="007968F6"/>
    <w:rsid w:val="007A01F8"/>
    <w:rsid w:val="007A0E70"/>
    <w:rsid w:val="007A1E66"/>
    <w:rsid w:val="007A2551"/>
    <w:rsid w:val="007A29BF"/>
    <w:rsid w:val="007A3DDF"/>
    <w:rsid w:val="007A467D"/>
    <w:rsid w:val="007A4FA4"/>
    <w:rsid w:val="007A5419"/>
    <w:rsid w:val="007A6DDD"/>
    <w:rsid w:val="007A7724"/>
    <w:rsid w:val="007B09C6"/>
    <w:rsid w:val="007B1260"/>
    <w:rsid w:val="007B1668"/>
    <w:rsid w:val="007B1AD2"/>
    <w:rsid w:val="007B1BF5"/>
    <w:rsid w:val="007B1C44"/>
    <w:rsid w:val="007B20D3"/>
    <w:rsid w:val="007B2508"/>
    <w:rsid w:val="007B370C"/>
    <w:rsid w:val="007B3DE3"/>
    <w:rsid w:val="007B5071"/>
    <w:rsid w:val="007B5910"/>
    <w:rsid w:val="007B6524"/>
    <w:rsid w:val="007B7B77"/>
    <w:rsid w:val="007C12BF"/>
    <w:rsid w:val="007C31B2"/>
    <w:rsid w:val="007C454D"/>
    <w:rsid w:val="007C4E9D"/>
    <w:rsid w:val="007C5770"/>
    <w:rsid w:val="007C5F6F"/>
    <w:rsid w:val="007C61C6"/>
    <w:rsid w:val="007C6254"/>
    <w:rsid w:val="007C6DFB"/>
    <w:rsid w:val="007C71BF"/>
    <w:rsid w:val="007C7D8E"/>
    <w:rsid w:val="007D0A8B"/>
    <w:rsid w:val="007D2247"/>
    <w:rsid w:val="007D323D"/>
    <w:rsid w:val="007D32C6"/>
    <w:rsid w:val="007D3AFB"/>
    <w:rsid w:val="007D4FDF"/>
    <w:rsid w:val="007D5C2B"/>
    <w:rsid w:val="007D7951"/>
    <w:rsid w:val="007D7BC0"/>
    <w:rsid w:val="007D7F83"/>
    <w:rsid w:val="007E07A2"/>
    <w:rsid w:val="007E0F36"/>
    <w:rsid w:val="007E460B"/>
    <w:rsid w:val="007E6235"/>
    <w:rsid w:val="007E6934"/>
    <w:rsid w:val="007E712C"/>
    <w:rsid w:val="007E72CB"/>
    <w:rsid w:val="007E7ED1"/>
    <w:rsid w:val="007F12A3"/>
    <w:rsid w:val="007F24CF"/>
    <w:rsid w:val="007F261A"/>
    <w:rsid w:val="007F3A43"/>
    <w:rsid w:val="007F4E53"/>
    <w:rsid w:val="007F5979"/>
    <w:rsid w:val="007F740E"/>
    <w:rsid w:val="00800E5E"/>
    <w:rsid w:val="0080118E"/>
    <w:rsid w:val="00801FBB"/>
    <w:rsid w:val="008022F2"/>
    <w:rsid w:val="00803010"/>
    <w:rsid w:val="0080441E"/>
    <w:rsid w:val="00804B9E"/>
    <w:rsid w:val="00804C37"/>
    <w:rsid w:val="00804D5A"/>
    <w:rsid w:val="0080517F"/>
    <w:rsid w:val="00805F5E"/>
    <w:rsid w:val="0080737E"/>
    <w:rsid w:val="008073A0"/>
    <w:rsid w:val="008076E9"/>
    <w:rsid w:val="008076EA"/>
    <w:rsid w:val="00807E20"/>
    <w:rsid w:val="00807EBC"/>
    <w:rsid w:val="00810A07"/>
    <w:rsid w:val="00811142"/>
    <w:rsid w:val="0081145D"/>
    <w:rsid w:val="00813019"/>
    <w:rsid w:val="008137D3"/>
    <w:rsid w:val="00813CA6"/>
    <w:rsid w:val="00814546"/>
    <w:rsid w:val="0081596C"/>
    <w:rsid w:val="008164AE"/>
    <w:rsid w:val="00816E40"/>
    <w:rsid w:val="008202F2"/>
    <w:rsid w:val="0082236F"/>
    <w:rsid w:val="00822374"/>
    <w:rsid w:val="008228FD"/>
    <w:rsid w:val="008238E0"/>
    <w:rsid w:val="00823ADF"/>
    <w:rsid w:val="00823C1B"/>
    <w:rsid w:val="00823D9D"/>
    <w:rsid w:val="00823E5A"/>
    <w:rsid w:val="00826BAA"/>
    <w:rsid w:val="00826BB1"/>
    <w:rsid w:val="0082773D"/>
    <w:rsid w:val="00827ED7"/>
    <w:rsid w:val="0083062D"/>
    <w:rsid w:val="008310D3"/>
    <w:rsid w:val="008313C5"/>
    <w:rsid w:val="00831AAE"/>
    <w:rsid w:val="008326BC"/>
    <w:rsid w:val="00833CA3"/>
    <w:rsid w:val="008343FF"/>
    <w:rsid w:val="00834C8F"/>
    <w:rsid w:val="00834FA8"/>
    <w:rsid w:val="008351CC"/>
    <w:rsid w:val="008364F8"/>
    <w:rsid w:val="00840030"/>
    <w:rsid w:val="00840273"/>
    <w:rsid w:val="00840CDB"/>
    <w:rsid w:val="00840D84"/>
    <w:rsid w:val="00841411"/>
    <w:rsid w:val="00841CA6"/>
    <w:rsid w:val="00842585"/>
    <w:rsid w:val="00842947"/>
    <w:rsid w:val="00842B53"/>
    <w:rsid w:val="00842D10"/>
    <w:rsid w:val="0084314F"/>
    <w:rsid w:val="00843A15"/>
    <w:rsid w:val="0084434F"/>
    <w:rsid w:val="008453DF"/>
    <w:rsid w:val="008478E5"/>
    <w:rsid w:val="008505DF"/>
    <w:rsid w:val="00851CBC"/>
    <w:rsid w:val="00852472"/>
    <w:rsid w:val="008528B3"/>
    <w:rsid w:val="00853932"/>
    <w:rsid w:val="008546C9"/>
    <w:rsid w:val="0085585F"/>
    <w:rsid w:val="00856B20"/>
    <w:rsid w:val="00857229"/>
    <w:rsid w:val="008575F0"/>
    <w:rsid w:val="00857C22"/>
    <w:rsid w:val="00860511"/>
    <w:rsid w:val="00863442"/>
    <w:rsid w:val="00865BDB"/>
    <w:rsid w:val="00865C96"/>
    <w:rsid w:val="008673BB"/>
    <w:rsid w:val="00870CA2"/>
    <w:rsid w:val="008711F3"/>
    <w:rsid w:val="00872EAB"/>
    <w:rsid w:val="00873DE0"/>
    <w:rsid w:val="00874512"/>
    <w:rsid w:val="0087477B"/>
    <w:rsid w:val="00875D77"/>
    <w:rsid w:val="00876155"/>
    <w:rsid w:val="00877583"/>
    <w:rsid w:val="00877621"/>
    <w:rsid w:val="008805B2"/>
    <w:rsid w:val="00880915"/>
    <w:rsid w:val="008812CD"/>
    <w:rsid w:val="0088180E"/>
    <w:rsid w:val="00881FB6"/>
    <w:rsid w:val="00882883"/>
    <w:rsid w:val="00885FB1"/>
    <w:rsid w:val="00886B09"/>
    <w:rsid w:val="00886B58"/>
    <w:rsid w:val="00886ED6"/>
    <w:rsid w:val="00887E5C"/>
    <w:rsid w:val="00890DDD"/>
    <w:rsid w:val="00891694"/>
    <w:rsid w:val="00891967"/>
    <w:rsid w:val="00892628"/>
    <w:rsid w:val="00892D43"/>
    <w:rsid w:val="00893FF4"/>
    <w:rsid w:val="008941EC"/>
    <w:rsid w:val="008947F0"/>
    <w:rsid w:val="00894E6B"/>
    <w:rsid w:val="008954A1"/>
    <w:rsid w:val="008957B1"/>
    <w:rsid w:val="008957C5"/>
    <w:rsid w:val="008958C7"/>
    <w:rsid w:val="00896B56"/>
    <w:rsid w:val="008A02F7"/>
    <w:rsid w:val="008A0BAD"/>
    <w:rsid w:val="008A0EA6"/>
    <w:rsid w:val="008A0EEE"/>
    <w:rsid w:val="008A146A"/>
    <w:rsid w:val="008A17AC"/>
    <w:rsid w:val="008A17BE"/>
    <w:rsid w:val="008A2E1E"/>
    <w:rsid w:val="008A2F92"/>
    <w:rsid w:val="008A3916"/>
    <w:rsid w:val="008A455B"/>
    <w:rsid w:val="008A4564"/>
    <w:rsid w:val="008A4ECB"/>
    <w:rsid w:val="008A4FC7"/>
    <w:rsid w:val="008A52CE"/>
    <w:rsid w:val="008A5CA5"/>
    <w:rsid w:val="008A7A6B"/>
    <w:rsid w:val="008A7C1F"/>
    <w:rsid w:val="008B0208"/>
    <w:rsid w:val="008B0A58"/>
    <w:rsid w:val="008B1329"/>
    <w:rsid w:val="008B2675"/>
    <w:rsid w:val="008B3175"/>
    <w:rsid w:val="008B355F"/>
    <w:rsid w:val="008B3C9E"/>
    <w:rsid w:val="008B4DB3"/>
    <w:rsid w:val="008B54F6"/>
    <w:rsid w:val="008B55EB"/>
    <w:rsid w:val="008B5919"/>
    <w:rsid w:val="008B5E19"/>
    <w:rsid w:val="008B625E"/>
    <w:rsid w:val="008B635F"/>
    <w:rsid w:val="008B6830"/>
    <w:rsid w:val="008B6EED"/>
    <w:rsid w:val="008B7A9D"/>
    <w:rsid w:val="008B7CDD"/>
    <w:rsid w:val="008C0091"/>
    <w:rsid w:val="008C0E8A"/>
    <w:rsid w:val="008C2D06"/>
    <w:rsid w:val="008C5E56"/>
    <w:rsid w:val="008C6C6F"/>
    <w:rsid w:val="008C7188"/>
    <w:rsid w:val="008C7700"/>
    <w:rsid w:val="008D02EB"/>
    <w:rsid w:val="008D0844"/>
    <w:rsid w:val="008D1D27"/>
    <w:rsid w:val="008D3694"/>
    <w:rsid w:val="008D4E95"/>
    <w:rsid w:val="008D51F8"/>
    <w:rsid w:val="008D6312"/>
    <w:rsid w:val="008D6715"/>
    <w:rsid w:val="008D6C1C"/>
    <w:rsid w:val="008D7819"/>
    <w:rsid w:val="008E124A"/>
    <w:rsid w:val="008E27A7"/>
    <w:rsid w:val="008E4DDE"/>
    <w:rsid w:val="008E5323"/>
    <w:rsid w:val="008E56CA"/>
    <w:rsid w:val="008E5A89"/>
    <w:rsid w:val="008F2115"/>
    <w:rsid w:val="008F2AF7"/>
    <w:rsid w:val="008F2FBE"/>
    <w:rsid w:val="008F4562"/>
    <w:rsid w:val="008F5635"/>
    <w:rsid w:val="008F5EE3"/>
    <w:rsid w:val="008F6EF7"/>
    <w:rsid w:val="009004DD"/>
    <w:rsid w:val="0090090A"/>
    <w:rsid w:val="009030B2"/>
    <w:rsid w:val="00903AC8"/>
    <w:rsid w:val="00903EDC"/>
    <w:rsid w:val="009040E5"/>
    <w:rsid w:val="009045F2"/>
    <w:rsid w:val="009046A2"/>
    <w:rsid w:val="009052E5"/>
    <w:rsid w:val="00907275"/>
    <w:rsid w:val="009106B4"/>
    <w:rsid w:val="0091089A"/>
    <w:rsid w:val="00911A1E"/>
    <w:rsid w:val="00913231"/>
    <w:rsid w:val="00913382"/>
    <w:rsid w:val="00914470"/>
    <w:rsid w:val="009151F7"/>
    <w:rsid w:val="009157F4"/>
    <w:rsid w:val="009172CE"/>
    <w:rsid w:val="00917A1E"/>
    <w:rsid w:val="00917BCE"/>
    <w:rsid w:val="00920926"/>
    <w:rsid w:val="00921854"/>
    <w:rsid w:val="00921A79"/>
    <w:rsid w:val="009227C8"/>
    <w:rsid w:val="00923A16"/>
    <w:rsid w:val="009248BC"/>
    <w:rsid w:val="009255D8"/>
    <w:rsid w:val="00925B91"/>
    <w:rsid w:val="009265DD"/>
    <w:rsid w:val="00926755"/>
    <w:rsid w:val="009277A8"/>
    <w:rsid w:val="00927C59"/>
    <w:rsid w:val="00931DA3"/>
    <w:rsid w:val="0093245C"/>
    <w:rsid w:val="00932523"/>
    <w:rsid w:val="0093314F"/>
    <w:rsid w:val="00933F1E"/>
    <w:rsid w:val="009341B1"/>
    <w:rsid w:val="00934BD8"/>
    <w:rsid w:val="00935D4B"/>
    <w:rsid w:val="00936B3E"/>
    <w:rsid w:val="00936F4B"/>
    <w:rsid w:val="00940958"/>
    <w:rsid w:val="00940E6E"/>
    <w:rsid w:val="009427CA"/>
    <w:rsid w:val="00944275"/>
    <w:rsid w:val="00944983"/>
    <w:rsid w:val="0094567C"/>
    <w:rsid w:val="00945F3A"/>
    <w:rsid w:val="00946801"/>
    <w:rsid w:val="00946961"/>
    <w:rsid w:val="00946E84"/>
    <w:rsid w:val="00947AFC"/>
    <w:rsid w:val="00947AFF"/>
    <w:rsid w:val="009501DE"/>
    <w:rsid w:val="00951175"/>
    <w:rsid w:val="0095196F"/>
    <w:rsid w:val="00951F23"/>
    <w:rsid w:val="00953DEA"/>
    <w:rsid w:val="00955715"/>
    <w:rsid w:val="00955FBD"/>
    <w:rsid w:val="009561F9"/>
    <w:rsid w:val="00956797"/>
    <w:rsid w:val="009569D2"/>
    <w:rsid w:val="00957128"/>
    <w:rsid w:val="0096128F"/>
    <w:rsid w:val="00961308"/>
    <w:rsid w:val="00961FF2"/>
    <w:rsid w:val="0096213F"/>
    <w:rsid w:val="009628AF"/>
    <w:rsid w:val="0096320E"/>
    <w:rsid w:val="009641C1"/>
    <w:rsid w:val="00964578"/>
    <w:rsid w:val="00964FC4"/>
    <w:rsid w:val="00965358"/>
    <w:rsid w:val="0096554E"/>
    <w:rsid w:val="00970FDB"/>
    <w:rsid w:val="00971944"/>
    <w:rsid w:val="00971C38"/>
    <w:rsid w:val="009729E0"/>
    <w:rsid w:val="00973106"/>
    <w:rsid w:val="0097332F"/>
    <w:rsid w:val="009734E2"/>
    <w:rsid w:val="00973ED2"/>
    <w:rsid w:val="00974009"/>
    <w:rsid w:val="00974178"/>
    <w:rsid w:val="009754AC"/>
    <w:rsid w:val="00976762"/>
    <w:rsid w:val="00982967"/>
    <w:rsid w:val="0098303C"/>
    <w:rsid w:val="00983CCC"/>
    <w:rsid w:val="0098455D"/>
    <w:rsid w:val="00984CFB"/>
    <w:rsid w:val="0098628A"/>
    <w:rsid w:val="00986EB4"/>
    <w:rsid w:val="00987316"/>
    <w:rsid w:val="00992B59"/>
    <w:rsid w:val="00993BA8"/>
    <w:rsid w:val="00993EB6"/>
    <w:rsid w:val="00994538"/>
    <w:rsid w:val="009957A0"/>
    <w:rsid w:val="009A05CA"/>
    <w:rsid w:val="009A0E12"/>
    <w:rsid w:val="009A174F"/>
    <w:rsid w:val="009A1EC1"/>
    <w:rsid w:val="009A1F9B"/>
    <w:rsid w:val="009A2055"/>
    <w:rsid w:val="009A274F"/>
    <w:rsid w:val="009A2BCF"/>
    <w:rsid w:val="009A2BD5"/>
    <w:rsid w:val="009A2F10"/>
    <w:rsid w:val="009A4560"/>
    <w:rsid w:val="009A5131"/>
    <w:rsid w:val="009A5229"/>
    <w:rsid w:val="009A64F4"/>
    <w:rsid w:val="009A7720"/>
    <w:rsid w:val="009B1FFB"/>
    <w:rsid w:val="009B3957"/>
    <w:rsid w:val="009B4843"/>
    <w:rsid w:val="009B5043"/>
    <w:rsid w:val="009B6825"/>
    <w:rsid w:val="009B757B"/>
    <w:rsid w:val="009B7657"/>
    <w:rsid w:val="009C000E"/>
    <w:rsid w:val="009C0EB3"/>
    <w:rsid w:val="009C0ECA"/>
    <w:rsid w:val="009C1043"/>
    <w:rsid w:val="009C1696"/>
    <w:rsid w:val="009C1B9C"/>
    <w:rsid w:val="009C1C47"/>
    <w:rsid w:val="009C2A3B"/>
    <w:rsid w:val="009C2B92"/>
    <w:rsid w:val="009C507E"/>
    <w:rsid w:val="009C5261"/>
    <w:rsid w:val="009C5736"/>
    <w:rsid w:val="009C5835"/>
    <w:rsid w:val="009C60E2"/>
    <w:rsid w:val="009C7332"/>
    <w:rsid w:val="009D0034"/>
    <w:rsid w:val="009D0D00"/>
    <w:rsid w:val="009D181F"/>
    <w:rsid w:val="009D2FDE"/>
    <w:rsid w:val="009D316A"/>
    <w:rsid w:val="009D4D4F"/>
    <w:rsid w:val="009D5021"/>
    <w:rsid w:val="009D716E"/>
    <w:rsid w:val="009E01DA"/>
    <w:rsid w:val="009E0A8B"/>
    <w:rsid w:val="009E1CBD"/>
    <w:rsid w:val="009E1DAA"/>
    <w:rsid w:val="009E1FE7"/>
    <w:rsid w:val="009E264F"/>
    <w:rsid w:val="009E2843"/>
    <w:rsid w:val="009E377D"/>
    <w:rsid w:val="009E3DB5"/>
    <w:rsid w:val="009E431F"/>
    <w:rsid w:val="009E6FA5"/>
    <w:rsid w:val="009E7D7B"/>
    <w:rsid w:val="009F0132"/>
    <w:rsid w:val="009F1170"/>
    <w:rsid w:val="009F2D0A"/>
    <w:rsid w:val="009F374C"/>
    <w:rsid w:val="009F382A"/>
    <w:rsid w:val="009F3C66"/>
    <w:rsid w:val="009F5735"/>
    <w:rsid w:val="009F6138"/>
    <w:rsid w:val="009F75D4"/>
    <w:rsid w:val="00A003E2"/>
    <w:rsid w:val="00A0288F"/>
    <w:rsid w:val="00A03457"/>
    <w:rsid w:val="00A03D8D"/>
    <w:rsid w:val="00A040AE"/>
    <w:rsid w:val="00A056CA"/>
    <w:rsid w:val="00A05C8F"/>
    <w:rsid w:val="00A06540"/>
    <w:rsid w:val="00A0698A"/>
    <w:rsid w:val="00A06AA2"/>
    <w:rsid w:val="00A1584C"/>
    <w:rsid w:val="00A15B9A"/>
    <w:rsid w:val="00A15C06"/>
    <w:rsid w:val="00A15FAE"/>
    <w:rsid w:val="00A16DB5"/>
    <w:rsid w:val="00A20BE8"/>
    <w:rsid w:val="00A21FF3"/>
    <w:rsid w:val="00A227FD"/>
    <w:rsid w:val="00A2329A"/>
    <w:rsid w:val="00A23939"/>
    <w:rsid w:val="00A23CA3"/>
    <w:rsid w:val="00A24B69"/>
    <w:rsid w:val="00A2574A"/>
    <w:rsid w:val="00A26009"/>
    <w:rsid w:val="00A27104"/>
    <w:rsid w:val="00A278A9"/>
    <w:rsid w:val="00A27994"/>
    <w:rsid w:val="00A27A5F"/>
    <w:rsid w:val="00A3018C"/>
    <w:rsid w:val="00A31F7F"/>
    <w:rsid w:val="00A335D3"/>
    <w:rsid w:val="00A342C1"/>
    <w:rsid w:val="00A34862"/>
    <w:rsid w:val="00A355B5"/>
    <w:rsid w:val="00A35907"/>
    <w:rsid w:val="00A36FD7"/>
    <w:rsid w:val="00A37043"/>
    <w:rsid w:val="00A37A62"/>
    <w:rsid w:val="00A37AC0"/>
    <w:rsid w:val="00A40772"/>
    <w:rsid w:val="00A4190C"/>
    <w:rsid w:val="00A41B1D"/>
    <w:rsid w:val="00A42A99"/>
    <w:rsid w:val="00A42DDC"/>
    <w:rsid w:val="00A43C80"/>
    <w:rsid w:val="00A4469A"/>
    <w:rsid w:val="00A44991"/>
    <w:rsid w:val="00A451F8"/>
    <w:rsid w:val="00A46F06"/>
    <w:rsid w:val="00A501B6"/>
    <w:rsid w:val="00A503E4"/>
    <w:rsid w:val="00A51418"/>
    <w:rsid w:val="00A53513"/>
    <w:rsid w:val="00A53C01"/>
    <w:rsid w:val="00A54E53"/>
    <w:rsid w:val="00A555FF"/>
    <w:rsid w:val="00A5638A"/>
    <w:rsid w:val="00A63032"/>
    <w:rsid w:val="00A6389C"/>
    <w:rsid w:val="00A63E78"/>
    <w:rsid w:val="00A65E74"/>
    <w:rsid w:val="00A66E85"/>
    <w:rsid w:val="00A6702D"/>
    <w:rsid w:val="00A67084"/>
    <w:rsid w:val="00A71059"/>
    <w:rsid w:val="00A72491"/>
    <w:rsid w:val="00A7385E"/>
    <w:rsid w:val="00A75A6A"/>
    <w:rsid w:val="00A75B69"/>
    <w:rsid w:val="00A76CCE"/>
    <w:rsid w:val="00A776E6"/>
    <w:rsid w:val="00A80A64"/>
    <w:rsid w:val="00A81A66"/>
    <w:rsid w:val="00A82E86"/>
    <w:rsid w:val="00A85789"/>
    <w:rsid w:val="00A902CF"/>
    <w:rsid w:val="00A90F90"/>
    <w:rsid w:val="00A911E2"/>
    <w:rsid w:val="00A92425"/>
    <w:rsid w:val="00A9264B"/>
    <w:rsid w:val="00A92FFB"/>
    <w:rsid w:val="00A94B1C"/>
    <w:rsid w:val="00A94E29"/>
    <w:rsid w:val="00A9531B"/>
    <w:rsid w:val="00A965D9"/>
    <w:rsid w:val="00AA15C9"/>
    <w:rsid w:val="00AA17A2"/>
    <w:rsid w:val="00AA2E78"/>
    <w:rsid w:val="00AA30C4"/>
    <w:rsid w:val="00AA3209"/>
    <w:rsid w:val="00AA42DA"/>
    <w:rsid w:val="00AA4356"/>
    <w:rsid w:val="00AA4D36"/>
    <w:rsid w:val="00AA4E56"/>
    <w:rsid w:val="00AA528B"/>
    <w:rsid w:val="00AA65A6"/>
    <w:rsid w:val="00AA6836"/>
    <w:rsid w:val="00AA6969"/>
    <w:rsid w:val="00AA74B2"/>
    <w:rsid w:val="00AB0487"/>
    <w:rsid w:val="00AB126F"/>
    <w:rsid w:val="00AB2D3E"/>
    <w:rsid w:val="00AB2E46"/>
    <w:rsid w:val="00AB399A"/>
    <w:rsid w:val="00AB39EE"/>
    <w:rsid w:val="00AB49FD"/>
    <w:rsid w:val="00AB5350"/>
    <w:rsid w:val="00AB736D"/>
    <w:rsid w:val="00AB75CC"/>
    <w:rsid w:val="00AC0743"/>
    <w:rsid w:val="00AC097B"/>
    <w:rsid w:val="00AC185F"/>
    <w:rsid w:val="00AC4366"/>
    <w:rsid w:val="00AC4E75"/>
    <w:rsid w:val="00AC501B"/>
    <w:rsid w:val="00AC54E5"/>
    <w:rsid w:val="00AC7E77"/>
    <w:rsid w:val="00AD025A"/>
    <w:rsid w:val="00AD0BF9"/>
    <w:rsid w:val="00AD0EB6"/>
    <w:rsid w:val="00AD2179"/>
    <w:rsid w:val="00AD27C7"/>
    <w:rsid w:val="00AD352A"/>
    <w:rsid w:val="00AD404F"/>
    <w:rsid w:val="00AE08BB"/>
    <w:rsid w:val="00AE0C1E"/>
    <w:rsid w:val="00AE36CB"/>
    <w:rsid w:val="00AE3757"/>
    <w:rsid w:val="00AE4665"/>
    <w:rsid w:val="00AE5019"/>
    <w:rsid w:val="00AE5E49"/>
    <w:rsid w:val="00AE5F7A"/>
    <w:rsid w:val="00AE6E35"/>
    <w:rsid w:val="00AE7F12"/>
    <w:rsid w:val="00AF04A0"/>
    <w:rsid w:val="00AF057D"/>
    <w:rsid w:val="00AF0638"/>
    <w:rsid w:val="00AF135B"/>
    <w:rsid w:val="00AF28D2"/>
    <w:rsid w:val="00AF4612"/>
    <w:rsid w:val="00AF46DF"/>
    <w:rsid w:val="00AF4AC0"/>
    <w:rsid w:val="00AF5477"/>
    <w:rsid w:val="00AF59BE"/>
    <w:rsid w:val="00AF5BBE"/>
    <w:rsid w:val="00AF6830"/>
    <w:rsid w:val="00AF7AF5"/>
    <w:rsid w:val="00AF7B16"/>
    <w:rsid w:val="00B00CDD"/>
    <w:rsid w:val="00B00DEF"/>
    <w:rsid w:val="00B00F0B"/>
    <w:rsid w:val="00B014CB"/>
    <w:rsid w:val="00B02316"/>
    <w:rsid w:val="00B04668"/>
    <w:rsid w:val="00B04FA3"/>
    <w:rsid w:val="00B05499"/>
    <w:rsid w:val="00B0745A"/>
    <w:rsid w:val="00B12A0D"/>
    <w:rsid w:val="00B1434F"/>
    <w:rsid w:val="00B153E3"/>
    <w:rsid w:val="00B1562F"/>
    <w:rsid w:val="00B163AA"/>
    <w:rsid w:val="00B1640F"/>
    <w:rsid w:val="00B164E7"/>
    <w:rsid w:val="00B16FF6"/>
    <w:rsid w:val="00B17047"/>
    <w:rsid w:val="00B17C4B"/>
    <w:rsid w:val="00B200C0"/>
    <w:rsid w:val="00B200C3"/>
    <w:rsid w:val="00B21D44"/>
    <w:rsid w:val="00B2202C"/>
    <w:rsid w:val="00B248C8"/>
    <w:rsid w:val="00B24DE2"/>
    <w:rsid w:val="00B25947"/>
    <w:rsid w:val="00B25A0B"/>
    <w:rsid w:val="00B25F7E"/>
    <w:rsid w:val="00B268D2"/>
    <w:rsid w:val="00B26B9C"/>
    <w:rsid w:val="00B27885"/>
    <w:rsid w:val="00B27E28"/>
    <w:rsid w:val="00B3174F"/>
    <w:rsid w:val="00B347B0"/>
    <w:rsid w:val="00B3519F"/>
    <w:rsid w:val="00B358C1"/>
    <w:rsid w:val="00B3669B"/>
    <w:rsid w:val="00B36C24"/>
    <w:rsid w:val="00B36DA7"/>
    <w:rsid w:val="00B36E26"/>
    <w:rsid w:val="00B372B7"/>
    <w:rsid w:val="00B378B0"/>
    <w:rsid w:val="00B37B58"/>
    <w:rsid w:val="00B40BD9"/>
    <w:rsid w:val="00B40C1E"/>
    <w:rsid w:val="00B4136D"/>
    <w:rsid w:val="00B41E97"/>
    <w:rsid w:val="00B42E97"/>
    <w:rsid w:val="00B43069"/>
    <w:rsid w:val="00B43EE3"/>
    <w:rsid w:val="00B45A70"/>
    <w:rsid w:val="00B46AE5"/>
    <w:rsid w:val="00B47F0B"/>
    <w:rsid w:val="00B50D04"/>
    <w:rsid w:val="00B51972"/>
    <w:rsid w:val="00B52265"/>
    <w:rsid w:val="00B52420"/>
    <w:rsid w:val="00B527C0"/>
    <w:rsid w:val="00B53F40"/>
    <w:rsid w:val="00B54366"/>
    <w:rsid w:val="00B54673"/>
    <w:rsid w:val="00B554F9"/>
    <w:rsid w:val="00B55A0C"/>
    <w:rsid w:val="00B55ACD"/>
    <w:rsid w:val="00B55E4B"/>
    <w:rsid w:val="00B61E88"/>
    <w:rsid w:val="00B631F5"/>
    <w:rsid w:val="00B6354D"/>
    <w:rsid w:val="00B64687"/>
    <w:rsid w:val="00B64958"/>
    <w:rsid w:val="00B64AF5"/>
    <w:rsid w:val="00B64DDF"/>
    <w:rsid w:val="00B65E8C"/>
    <w:rsid w:val="00B66EB5"/>
    <w:rsid w:val="00B67111"/>
    <w:rsid w:val="00B671AF"/>
    <w:rsid w:val="00B6726F"/>
    <w:rsid w:val="00B70276"/>
    <w:rsid w:val="00B71D10"/>
    <w:rsid w:val="00B73549"/>
    <w:rsid w:val="00B749F7"/>
    <w:rsid w:val="00B74B03"/>
    <w:rsid w:val="00B74F18"/>
    <w:rsid w:val="00B75FC6"/>
    <w:rsid w:val="00B76A08"/>
    <w:rsid w:val="00B76C97"/>
    <w:rsid w:val="00B773EE"/>
    <w:rsid w:val="00B775EF"/>
    <w:rsid w:val="00B81F86"/>
    <w:rsid w:val="00B83146"/>
    <w:rsid w:val="00B842B9"/>
    <w:rsid w:val="00B861EE"/>
    <w:rsid w:val="00B903B3"/>
    <w:rsid w:val="00B91C83"/>
    <w:rsid w:val="00B92F1E"/>
    <w:rsid w:val="00B93234"/>
    <w:rsid w:val="00B968E9"/>
    <w:rsid w:val="00B971B2"/>
    <w:rsid w:val="00B97FA9"/>
    <w:rsid w:val="00BA1882"/>
    <w:rsid w:val="00BA29B6"/>
    <w:rsid w:val="00BA403D"/>
    <w:rsid w:val="00BA40B0"/>
    <w:rsid w:val="00BA72DE"/>
    <w:rsid w:val="00BA7501"/>
    <w:rsid w:val="00BB02B8"/>
    <w:rsid w:val="00BB17B9"/>
    <w:rsid w:val="00BB2399"/>
    <w:rsid w:val="00BB3B0F"/>
    <w:rsid w:val="00BB44B0"/>
    <w:rsid w:val="00BB4EC1"/>
    <w:rsid w:val="00BB5167"/>
    <w:rsid w:val="00BB52D8"/>
    <w:rsid w:val="00BB5CC6"/>
    <w:rsid w:val="00BB6628"/>
    <w:rsid w:val="00BB7888"/>
    <w:rsid w:val="00BC2A19"/>
    <w:rsid w:val="00BC2C7A"/>
    <w:rsid w:val="00BC3BEF"/>
    <w:rsid w:val="00BC4682"/>
    <w:rsid w:val="00BC47A2"/>
    <w:rsid w:val="00BC4D5C"/>
    <w:rsid w:val="00BC5F30"/>
    <w:rsid w:val="00BC68BD"/>
    <w:rsid w:val="00BC776F"/>
    <w:rsid w:val="00BC79C6"/>
    <w:rsid w:val="00BD01C4"/>
    <w:rsid w:val="00BD03DF"/>
    <w:rsid w:val="00BD0674"/>
    <w:rsid w:val="00BD080C"/>
    <w:rsid w:val="00BD0F53"/>
    <w:rsid w:val="00BD2D57"/>
    <w:rsid w:val="00BD3900"/>
    <w:rsid w:val="00BD3BE3"/>
    <w:rsid w:val="00BD411A"/>
    <w:rsid w:val="00BD4545"/>
    <w:rsid w:val="00BD4E9B"/>
    <w:rsid w:val="00BD5EF4"/>
    <w:rsid w:val="00BD7DAD"/>
    <w:rsid w:val="00BD7DF2"/>
    <w:rsid w:val="00BE0D0E"/>
    <w:rsid w:val="00BE0EC4"/>
    <w:rsid w:val="00BE1DB6"/>
    <w:rsid w:val="00BE23A1"/>
    <w:rsid w:val="00BE31C1"/>
    <w:rsid w:val="00BE365B"/>
    <w:rsid w:val="00BE4BD0"/>
    <w:rsid w:val="00BE504F"/>
    <w:rsid w:val="00BE5259"/>
    <w:rsid w:val="00BE584A"/>
    <w:rsid w:val="00BF1480"/>
    <w:rsid w:val="00BF34D6"/>
    <w:rsid w:val="00BF37E0"/>
    <w:rsid w:val="00BF60A3"/>
    <w:rsid w:val="00BF617C"/>
    <w:rsid w:val="00BF6A88"/>
    <w:rsid w:val="00BF6B86"/>
    <w:rsid w:val="00BF745F"/>
    <w:rsid w:val="00C01DEC"/>
    <w:rsid w:val="00C021B5"/>
    <w:rsid w:val="00C02D45"/>
    <w:rsid w:val="00C02D6D"/>
    <w:rsid w:val="00C0477B"/>
    <w:rsid w:val="00C053F9"/>
    <w:rsid w:val="00C06564"/>
    <w:rsid w:val="00C068A1"/>
    <w:rsid w:val="00C06906"/>
    <w:rsid w:val="00C07329"/>
    <w:rsid w:val="00C0784B"/>
    <w:rsid w:val="00C1016D"/>
    <w:rsid w:val="00C11456"/>
    <w:rsid w:val="00C13313"/>
    <w:rsid w:val="00C1386A"/>
    <w:rsid w:val="00C146CA"/>
    <w:rsid w:val="00C14B5D"/>
    <w:rsid w:val="00C17B6D"/>
    <w:rsid w:val="00C2041B"/>
    <w:rsid w:val="00C21710"/>
    <w:rsid w:val="00C2173F"/>
    <w:rsid w:val="00C21DDD"/>
    <w:rsid w:val="00C227C0"/>
    <w:rsid w:val="00C240CC"/>
    <w:rsid w:val="00C252B0"/>
    <w:rsid w:val="00C25E03"/>
    <w:rsid w:val="00C25EA9"/>
    <w:rsid w:val="00C26B95"/>
    <w:rsid w:val="00C27192"/>
    <w:rsid w:val="00C27559"/>
    <w:rsid w:val="00C278CF"/>
    <w:rsid w:val="00C27FE7"/>
    <w:rsid w:val="00C3003A"/>
    <w:rsid w:val="00C31292"/>
    <w:rsid w:val="00C323CC"/>
    <w:rsid w:val="00C331FE"/>
    <w:rsid w:val="00C33429"/>
    <w:rsid w:val="00C339D1"/>
    <w:rsid w:val="00C34535"/>
    <w:rsid w:val="00C34D7D"/>
    <w:rsid w:val="00C34DFB"/>
    <w:rsid w:val="00C351B8"/>
    <w:rsid w:val="00C3562C"/>
    <w:rsid w:val="00C360DE"/>
    <w:rsid w:val="00C36516"/>
    <w:rsid w:val="00C3653D"/>
    <w:rsid w:val="00C365D3"/>
    <w:rsid w:val="00C402F4"/>
    <w:rsid w:val="00C40506"/>
    <w:rsid w:val="00C4091D"/>
    <w:rsid w:val="00C40F8C"/>
    <w:rsid w:val="00C414D6"/>
    <w:rsid w:val="00C419A0"/>
    <w:rsid w:val="00C41CEB"/>
    <w:rsid w:val="00C42472"/>
    <w:rsid w:val="00C434B7"/>
    <w:rsid w:val="00C43AEE"/>
    <w:rsid w:val="00C44136"/>
    <w:rsid w:val="00C44C3A"/>
    <w:rsid w:val="00C44EB8"/>
    <w:rsid w:val="00C45400"/>
    <w:rsid w:val="00C45945"/>
    <w:rsid w:val="00C4633F"/>
    <w:rsid w:val="00C476B7"/>
    <w:rsid w:val="00C52ADD"/>
    <w:rsid w:val="00C53060"/>
    <w:rsid w:val="00C54D1F"/>
    <w:rsid w:val="00C555A6"/>
    <w:rsid w:val="00C56642"/>
    <w:rsid w:val="00C57F94"/>
    <w:rsid w:val="00C6057A"/>
    <w:rsid w:val="00C60876"/>
    <w:rsid w:val="00C60C46"/>
    <w:rsid w:val="00C60DDA"/>
    <w:rsid w:val="00C60DF1"/>
    <w:rsid w:val="00C62338"/>
    <w:rsid w:val="00C62FE1"/>
    <w:rsid w:val="00C63003"/>
    <w:rsid w:val="00C63BE9"/>
    <w:rsid w:val="00C640A2"/>
    <w:rsid w:val="00C64243"/>
    <w:rsid w:val="00C64EC1"/>
    <w:rsid w:val="00C6554E"/>
    <w:rsid w:val="00C6770E"/>
    <w:rsid w:val="00C679B0"/>
    <w:rsid w:val="00C67DF6"/>
    <w:rsid w:val="00C708D9"/>
    <w:rsid w:val="00C7101E"/>
    <w:rsid w:val="00C71200"/>
    <w:rsid w:val="00C71FC3"/>
    <w:rsid w:val="00C7315B"/>
    <w:rsid w:val="00C74838"/>
    <w:rsid w:val="00C74E51"/>
    <w:rsid w:val="00C75936"/>
    <w:rsid w:val="00C770E6"/>
    <w:rsid w:val="00C807B4"/>
    <w:rsid w:val="00C81583"/>
    <w:rsid w:val="00C83099"/>
    <w:rsid w:val="00C833E1"/>
    <w:rsid w:val="00C83DB0"/>
    <w:rsid w:val="00C847F9"/>
    <w:rsid w:val="00C8550F"/>
    <w:rsid w:val="00C85786"/>
    <w:rsid w:val="00C86BDC"/>
    <w:rsid w:val="00C9003B"/>
    <w:rsid w:val="00C90355"/>
    <w:rsid w:val="00C917B8"/>
    <w:rsid w:val="00C92160"/>
    <w:rsid w:val="00C9386E"/>
    <w:rsid w:val="00C939D5"/>
    <w:rsid w:val="00C95071"/>
    <w:rsid w:val="00C95295"/>
    <w:rsid w:val="00C956C8"/>
    <w:rsid w:val="00C966D3"/>
    <w:rsid w:val="00C976C6"/>
    <w:rsid w:val="00CA0549"/>
    <w:rsid w:val="00CA19D9"/>
    <w:rsid w:val="00CA1B5F"/>
    <w:rsid w:val="00CA35CC"/>
    <w:rsid w:val="00CA3E95"/>
    <w:rsid w:val="00CA5461"/>
    <w:rsid w:val="00CA5C90"/>
    <w:rsid w:val="00CA5D0C"/>
    <w:rsid w:val="00CB07C0"/>
    <w:rsid w:val="00CB1EF8"/>
    <w:rsid w:val="00CB564F"/>
    <w:rsid w:val="00CB693D"/>
    <w:rsid w:val="00CB7290"/>
    <w:rsid w:val="00CC209B"/>
    <w:rsid w:val="00CC2C3C"/>
    <w:rsid w:val="00CC3209"/>
    <w:rsid w:val="00CC397E"/>
    <w:rsid w:val="00CC3A83"/>
    <w:rsid w:val="00CC4FF5"/>
    <w:rsid w:val="00CC63C3"/>
    <w:rsid w:val="00CC6CA3"/>
    <w:rsid w:val="00CC7094"/>
    <w:rsid w:val="00CC754B"/>
    <w:rsid w:val="00CC7D28"/>
    <w:rsid w:val="00CC7FCC"/>
    <w:rsid w:val="00CD1416"/>
    <w:rsid w:val="00CD1BE3"/>
    <w:rsid w:val="00CD2FD8"/>
    <w:rsid w:val="00CD3013"/>
    <w:rsid w:val="00CD3167"/>
    <w:rsid w:val="00CD6497"/>
    <w:rsid w:val="00CD6DC8"/>
    <w:rsid w:val="00CD6ED6"/>
    <w:rsid w:val="00CD70DC"/>
    <w:rsid w:val="00CD7DED"/>
    <w:rsid w:val="00CD7E64"/>
    <w:rsid w:val="00CE0748"/>
    <w:rsid w:val="00CE19F7"/>
    <w:rsid w:val="00CE2A99"/>
    <w:rsid w:val="00CE338C"/>
    <w:rsid w:val="00CE3CEF"/>
    <w:rsid w:val="00CE4BEE"/>
    <w:rsid w:val="00CE4CD7"/>
    <w:rsid w:val="00CE4FCE"/>
    <w:rsid w:val="00CE64F4"/>
    <w:rsid w:val="00CE68FF"/>
    <w:rsid w:val="00CE6A04"/>
    <w:rsid w:val="00CF01D4"/>
    <w:rsid w:val="00CF2924"/>
    <w:rsid w:val="00CF3A1C"/>
    <w:rsid w:val="00CF5A89"/>
    <w:rsid w:val="00CF6E25"/>
    <w:rsid w:val="00CF6F7E"/>
    <w:rsid w:val="00CF6FC8"/>
    <w:rsid w:val="00CF7A50"/>
    <w:rsid w:val="00D00E3F"/>
    <w:rsid w:val="00D0159A"/>
    <w:rsid w:val="00D01D5F"/>
    <w:rsid w:val="00D01F28"/>
    <w:rsid w:val="00D02111"/>
    <w:rsid w:val="00D02287"/>
    <w:rsid w:val="00D0288B"/>
    <w:rsid w:val="00D029D5"/>
    <w:rsid w:val="00D04301"/>
    <w:rsid w:val="00D04A7C"/>
    <w:rsid w:val="00D05E8B"/>
    <w:rsid w:val="00D0669C"/>
    <w:rsid w:val="00D06EEF"/>
    <w:rsid w:val="00D07536"/>
    <w:rsid w:val="00D125BF"/>
    <w:rsid w:val="00D131D7"/>
    <w:rsid w:val="00D14008"/>
    <w:rsid w:val="00D14018"/>
    <w:rsid w:val="00D15047"/>
    <w:rsid w:val="00D15BE0"/>
    <w:rsid w:val="00D16368"/>
    <w:rsid w:val="00D167C9"/>
    <w:rsid w:val="00D1688C"/>
    <w:rsid w:val="00D16C85"/>
    <w:rsid w:val="00D16FA3"/>
    <w:rsid w:val="00D173A4"/>
    <w:rsid w:val="00D17930"/>
    <w:rsid w:val="00D20411"/>
    <w:rsid w:val="00D204E7"/>
    <w:rsid w:val="00D20A98"/>
    <w:rsid w:val="00D20B34"/>
    <w:rsid w:val="00D20C7D"/>
    <w:rsid w:val="00D21823"/>
    <w:rsid w:val="00D2212D"/>
    <w:rsid w:val="00D22C53"/>
    <w:rsid w:val="00D22FAA"/>
    <w:rsid w:val="00D231E6"/>
    <w:rsid w:val="00D25EF9"/>
    <w:rsid w:val="00D30260"/>
    <w:rsid w:val="00D302C3"/>
    <w:rsid w:val="00D30783"/>
    <w:rsid w:val="00D31B26"/>
    <w:rsid w:val="00D3205F"/>
    <w:rsid w:val="00D3321C"/>
    <w:rsid w:val="00D338DC"/>
    <w:rsid w:val="00D34324"/>
    <w:rsid w:val="00D35C20"/>
    <w:rsid w:val="00D37BD9"/>
    <w:rsid w:val="00D37FDA"/>
    <w:rsid w:val="00D400DE"/>
    <w:rsid w:val="00D41787"/>
    <w:rsid w:val="00D41BC7"/>
    <w:rsid w:val="00D4274B"/>
    <w:rsid w:val="00D427F6"/>
    <w:rsid w:val="00D43414"/>
    <w:rsid w:val="00D443D4"/>
    <w:rsid w:val="00D4502A"/>
    <w:rsid w:val="00D4651B"/>
    <w:rsid w:val="00D478B3"/>
    <w:rsid w:val="00D5029D"/>
    <w:rsid w:val="00D50FF0"/>
    <w:rsid w:val="00D51632"/>
    <w:rsid w:val="00D51D35"/>
    <w:rsid w:val="00D527D2"/>
    <w:rsid w:val="00D52A38"/>
    <w:rsid w:val="00D5342C"/>
    <w:rsid w:val="00D534EC"/>
    <w:rsid w:val="00D5581B"/>
    <w:rsid w:val="00D562E4"/>
    <w:rsid w:val="00D56A29"/>
    <w:rsid w:val="00D56E19"/>
    <w:rsid w:val="00D5706A"/>
    <w:rsid w:val="00D5732C"/>
    <w:rsid w:val="00D57A29"/>
    <w:rsid w:val="00D57E4A"/>
    <w:rsid w:val="00D57FD0"/>
    <w:rsid w:val="00D603AF"/>
    <w:rsid w:val="00D627AE"/>
    <w:rsid w:val="00D62CD2"/>
    <w:rsid w:val="00D6490F"/>
    <w:rsid w:val="00D6508E"/>
    <w:rsid w:val="00D65A69"/>
    <w:rsid w:val="00D66488"/>
    <w:rsid w:val="00D66BF6"/>
    <w:rsid w:val="00D67353"/>
    <w:rsid w:val="00D70DE6"/>
    <w:rsid w:val="00D71123"/>
    <w:rsid w:val="00D714EC"/>
    <w:rsid w:val="00D71533"/>
    <w:rsid w:val="00D722EA"/>
    <w:rsid w:val="00D7239D"/>
    <w:rsid w:val="00D72B27"/>
    <w:rsid w:val="00D734CB"/>
    <w:rsid w:val="00D73CDF"/>
    <w:rsid w:val="00D73E62"/>
    <w:rsid w:val="00D741D4"/>
    <w:rsid w:val="00D74ADD"/>
    <w:rsid w:val="00D750C9"/>
    <w:rsid w:val="00D802BF"/>
    <w:rsid w:val="00D804F3"/>
    <w:rsid w:val="00D81258"/>
    <w:rsid w:val="00D816B9"/>
    <w:rsid w:val="00D81B06"/>
    <w:rsid w:val="00D8304C"/>
    <w:rsid w:val="00D833A7"/>
    <w:rsid w:val="00D8405F"/>
    <w:rsid w:val="00D843E5"/>
    <w:rsid w:val="00D8490A"/>
    <w:rsid w:val="00D8492F"/>
    <w:rsid w:val="00D858A7"/>
    <w:rsid w:val="00D875E0"/>
    <w:rsid w:val="00D87DBE"/>
    <w:rsid w:val="00D900A7"/>
    <w:rsid w:val="00D903D0"/>
    <w:rsid w:val="00D911C6"/>
    <w:rsid w:val="00D9140D"/>
    <w:rsid w:val="00D91954"/>
    <w:rsid w:val="00D919A3"/>
    <w:rsid w:val="00D92A8D"/>
    <w:rsid w:val="00D94AE3"/>
    <w:rsid w:val="00D94FA9"/>
    <w:rsid w:val="00D961D1"/>
    <w:rsid w:val="00D9646E"/>
    <w:rsid w:val="00D97613"/>
    <w:rsid w:val="00D979F8"/>
    <w:rsid w:val="00DA010B"/>
    <w:rsid w:val="00DA023D"/>
    <w:rsid w:val="00DA0829"/>
    <w:rsid w:val="00DA14EA"/>
    <w:rsid w:val="00DA2070"/>
    <w:rsid w:val="00DA2809"/>
    <w:rsid w:val="00DA48FF"/>
    <w:rsid w:val="00DA611E"/>
    <w:rsid w:val="00DA7385"/>
    <w:rsid w:val="00DA74B0"/>
    <w:rsid w:val="00DB2324"/>
    <w:rsid w:val="00DB2817"/>
    <w:rsid w:val="00DB2BA7"/>
    <w:rsid w:val="00DB3257"/>
    <w:rsid w:val="00DB35E2"/>
    <w:rsid w:val="00DB41E7"/>
    <w:rsid w:val="00DB4372"/>
    <w:rsid w:val="00DB4C03"/>
    <w:rsid w:val="00DB584D"/>
    <w:rsid w:val="00DB5E0B"/>
    <w:rsid w:val="00DB5E5A"/>
    <w:rsid w:val="00DB733E"/>
    <w:rsid w:val="00DB7FAC"/>
    <w:rsid w:val="00DC04BD"/>
    <w:rsid w:val="00DC12C5"/>
    <w:rsid w:val="00DC14F3"/>
    <w:rsid w:val="00DC22C8"/>
    <w:rsid w:val="00DC22DD"/>
    <w:rsid w:val="00DC270D"/>
    <w:rsid w:val="00DC2EF6"/>
    <w:rsid w:val="00DC3E8B"/>
    <w:rsid w:val="00DC4579"/>
    <w:rsid w:val="00DC47F5"/>
    <w:rsid w:val="00DC6130"/>
    <w:rsid w:val="00DC6F3A"/>
    <w:rsid w:val="00DC7199"/>
    <w:rsid w:val="00DC7819"/>
    <w:rsid w:val="00DC7C6A"/>
    <w:rsid w:val="00DC7CD3"/>
    <w:rsid w:val="00DD034B"/>
    <w:rsid w:val="00DD0714"/>
    <w:rsid w:val="00DD109D"/>
    <w:rsid w:val="00DD2680"/>
    <w:rsid w:val="00DD3862"/>
    <w:rsid w:val="00DD3E0E"/>
    <w:rsid w:val="00DD4138"/>
    <w:rsid w:val="00DD5610"/>
    <w:rsid w:val="00DD5C30"/>
    <w:rsid w:val="00DD5CEB"/>
    <w:rsid w:val="00DD5D59"/>
    <w:rsid w:val="00DD7D8F"/>
    <w:rsid w:val="00DE17F3"/>
    <w:rsid w:val="00DE2ADF"/>
    <w:rsid w:val="00DE2B05"/>
    <w:rsid w:val="00DE3EED"/>
    <w:rsid w:val="00DE3F8E"/>
    <w:rsid w:val="00DE5050"/>
    <w:rsid w:val="00DE771E"/>
    <w:rsid w:val="00DF0880"/>
    <w:rsid w:val="00DF0E41"/>
    <w:rsid w:val="00DF1E3B"/>
    <w:rsid w:val="00DF2192"/>
    <w:rsid w:val="00DF3194"/>
    <w:rsid w:val="00DF3593"/>
    <w:rsid w:val="00DF3E2D"/>
    <w:rsid w:val="00DF4E63"/>
    <w:rsid w:val="00DF5550"/>
    <w:rsid w:val="00DF6697"/>
    <w:rsid w:val="00E00297"/>
    <w:rsid w:val="00E00BFD"/>
    <w:rsid w:val="00E011FC"/>
    <w:rsid w:val="00E01AA8"/>
    <w:rsid w:val="00E02412"/>
    <w:rsid w:val="00E0550B"/>
    <w:rsid w:val="00E056B8"/>
    <w:rsid w:val="00E06A48"/>
    <w:rsid w:val="00E06EA7"/>
    <w:rsid w:val="00E07D1F"/>
    <w:rsid w:val="00E07EC9"/>
    <w:rsid w:val="00E1115F"/>
    <w:rsid w:val="00E11495"/>
    <w:rsid w:val="00E11577"/>
    <w:rsid w:val="00E1246A"/>
    <w:rsid w:val="00E126C0"/>
    <w:rsid w:val="00E13014"/>
    <w:rsid w:val="00E142E2"/>
    <w:rsid w:val="00E144E0"/>
    <w:rsid w:val="00E147DA"/>
    <w:rsid w:val="00E14976"/>
    <w:rsid w:val="00E1670E"/>
    <w:rsid w:val="00E16A00"/>
    <w:rsid w:val="00E16B6E"/>
    <w:rsid w:val="00E1714F"/>
    <w:rsid w:val="00E1750E"/>
    <w:rsid w:val="00E20DB4"/>
    <w:rsid w:val="00E211D1"/>
    <w:rsid w:val="00E2162F"/>
    <w:rsid w:val="00E21E76"/>
    <w:rsid w:val="00E21F9C"/>
    <w:rsid w:val="00E227CA"/>
    <w:rsid w:val="00E22987"/>
    <w:rsid w:val="00E22C40"/>
    <w:rsid w:val="00E23020"/>
    <w:rsid w:val="00E231A3"/>
    <w:rsid w:val="00E243AD"/>
    <w:rsid w:val="00E24CD8"/>
    <w:rsid w:val="00E26AC5"/>
    <w:rsid w:val="00E26B36"/>
    <w:rsid w:val="00E27561"/>
    <w:rsid w:val="00E31015"/>
    <w:rsid w:val="00E31A81"/>
    <w:rsid w:val="00E3239C"/>
    <w:rsid w:val="00E326B9"/>
    <w:rsid w:val="00E32CAD"/>
    <w:rsid w:val="00E32CF1"/>
    <w:rsid w:val="00E339EF"/>
    <w:rsid w:val="00E37D2C"/>
    <w:rsid w:val="00E4045B"/>
    <w:rsid w:val="00E4069B"/>
    <w:rsid w:val="00E4313F"/>
    <w:rsid w:val="00E43DF2"/>
    <w:rsid w:val="00E43F9E"/>
    <w:rsid w:val="00E4461E"/>
    <w:rsid w:val="00E44A52"/>
    <w:rsid w:val="00E44C7D"/>
    <w:rsid w:val="00E46B52"/>
    <w:rsid w:val="00E50157"/>
    <w:rsid w:val="00E50642"/>
    <w:rsid w:val="00E50701"/>
    <w:rsid w:val="00E51447"/>
    <w:rsid w:val="00E51AE1"/>
    <w:rsid w:val="00E527EA"/>
    <w:rsid w:val="00E536AE"/>
    <w:rsid w:val="00E5386D"/>
    <w:rsid w:val="00E550F3"/>
    <w:rsid w:val="00E55699"/>
    <w:rsid w:val="00E557E8"/>
    <w:rsid w:val="00E5644D"/>
    <w:rsid w:val="00E56BC4"/>
    <w:rsid w:val="00E57344"/>
    <w:rsid w:val="00E5786E"/>
    <w:rsid w:val="00E57B69"/>
    <w:rsid w:val="00E57DE4"/>
    <w:rsid w:val="00E60535"/>
    <w:rsid w:val="00E61839"/>
    <w:rsid w:val="00E62FB0"/>
    <w:rsid w:val="00E6311E"/>
    <w:rsid w:val="00E633AE"/>
    <w:rsid w:val="00E63DB1"/>
    <w:rsid w:val="00E64C14"/>
    <w:rsid w:val="00E6686E"/>
    <w:rsid w:val="00E67AFF"/>
    <w:rsid w:val="00E67FC6"/>
    <w:rsid w:val="00E7017E"/>
    <w:rsid w:val="00E70B2C"/>
    <w:rsid w:val="00E70F04"/>
    <w:rsid w:val="00E71161"/>
    <w:rsid w:val="00E73656"/>
    <w:rsid w:val="00E744EE"/>
    <w:rsid w:val="00E7617C"/>
    <w:rsid w:val="00E76C27"/>
    <w:rsid w:val="00E81063"/>
    <w:rsid w:val="00E81C3E"/>
    <w:rsid w:val="00E822E1"/>
    <w:rsid w:val="00E83386"/>
    <w:rsid w:val="00E83933"/>
    <w:rsid w:val="00E846D9"/>
    <w:rsid w:val="00E8586E"/>
    <w:rsid w:val="00E85D04"/>
    <w:rsid w:val="00E86338"/>
    <w:rsid w:val="00E87602"/>
    <w:rsid w:val="00E87C78"/>
    <w:rsid w:val="00E90164"/>
    <w:rsid w:val="00E91367"/>
    <w:rsid w:val="00E920F2"/>
    <w:rsid w:val="00E9266B"/>
    <w:rsid w:val="00E95625"/>
    <w:rsid w:val="00E95A3C"/>
    <w:rsid w:val="00E97965"/>
    <w:rsid w:val="00EA0371"/>
    <w:rsid w:val="00EA0717"/>
    <w:rsid w:val="00EA0A05"/>
    <w:rsid w:val="00EA2DAC"/>
    <w:rsid w:val="00EA3919"/>
    <w:rsid w:val="00EA39A7"/>
    <w:rsid w:val="00EA4758"/>
    <w:rsid w:val="00EA6FD4"/>
    <w:rsid w:val="00EA7767"/>
    <w:rsid w:val="00EA7DF7"/>
    <w:rsid w:val="00EB0C37"/>
    <w:rsid w:val="00EB0D10"/>
    <w:rsid w:val="00EB1328"/>
    <w:rsid w:val="00EB13FF"/>
    <w:rsid w:val="00EB38F3"/>
    <w:rsid w:val="00EB3F6E"/>
    <w:rsid w:val="00EB473F"/>
    <w:rsid w:val="00EB4EDE"/>
    <w:rsid w:val="00EB69E9"/>
    <w:rsid w:val="00EB6B52"/>
    <w:rsid w:val="00EB6C78"/>
    <w:rsid w:val="00EB748B"/>
    <w:rsid w:val="00EC0160"/>
    <w:rsid w:val="00EC0A3C"/>
    <w:rsid w:val="00EC0FB2"/>
    <w:rsid w:val="00EC128D"/>
    <w:rsid w:val="00EC1C18"/>
    <w:rsid w:val="00EC2286"/>
    <w:rsid w:val="00EC25D5"/>
    <w:rsid w:val="00EC31E9"/>
    <w:rsid w:val="00EC748A"/>
    <w:rsid w:val="00EC7642"/>
    <w:rsid w:val="00EC7CB7"/>
    <w:rsid w:val="00ED0BE0"/>
    <w:rsid w:val="00ED0D75"/>
    <w:rsid w:val="00ED2394"/>
    <w:rsid w:val="00ED37D1"/>
    <w:rsid w:val="00ED3ABD"/>
    <w:rsid w:val="00ED3B68"/>
    <w:rsid w:val="00ED3B69"/>
    <w:rsid w:val="00ED3EF1"/>
    <w:rsid w:val="00ED45E1"/>
    <w:rsid w:val="00ED4619"/>
    <w:rsid w:val="00ED6168"/>
    <w:rsid w:val="00ED7ACD"/>
    <w:rsid w:val="00ED7F4A"/>
    <w:rsid w:val="00EE1909"/>
    <w:rsid w:val="00EE3532"/>
    <w:rsid w:val="00EE3BC8"/>
    <w:rsid w:val="00EE5CD0"/>
    <w:rsid w:val="00EE5F0C"/>
    <w:rsid w:val="00EE6396"/>
    <w:rsid w:val="00EE696C"/>
    <w:rsid w:val="00EE7523"/>
    <w:rsid w:val="00EE7C69"/>
    <w:rsid w:val="00EF150A"/>
    <w:rsid w:val="00EF1D57"/>
    <w:rsid w:val="00EF2D70"/>
    <w:rsid w:val="00EF476F"/>
    <w:rsid w:val="00EF738D"/>
    <w:rsid w:val="00F006F6"/>
    <w:rsid w:val="00F017AE"/>
    <w:rsid w:val="00F01BC8"/>
    <w:rsid w:val="00F01CDB"/>
    <w:rsid w:val="00F01D2E"/>
    <w:rsid w:val="00F05089"/>
    <w:rsid w:val="00F05E51"/>
    <w:rsid w:val="00F05F3D"/>
    <w:rsid w:val="00F06760"/>
    <w:rsid w:val="00F0740D"/>
    <w:rsid w:val="00F07CB5"/>
    <w:rsid w:val="00F1152A"/>
    <w:rsid w:val="00F12B29"/>
    <w:rsid w:val="00F13255"/>
    <w:rsid w:val="00F134F2"/>
    <w:rsid w:val="00F140A4"/>
    <w:rsid w:val="00F1501A"/>
    <w:rsid w:val="00F159A0"/>
    <w:rsid w:val="00F16C37"/>
    <w:rsid w:val="00F17283"/>
    <w:rsid w:val="00F176E7"/>
    <w:rsid w:val="00F17C75"/>
    <w:rsid w:val="00F20501"/>
    <w:rsid w:val="00F20822"/>
    <w:rsid w:val="00F22032"/>
    <w:rsid w:val="00F2297F"/>
    <w:rsid w:val="00F22EA7"/>
    <w:rsid w:val="00F22EFB"/>
    <w:rsid w:val="00F233C6"/>
    <w:rsid w:val="00F24661"/>
    <w:rsid w:val="00F26F0A"/>
    <w:rsid w:val="00F2738C"/>
    <w:rsid w:val="00F3031F"/>
    <w:rsid w:val="00F32035"/>
    <w:rsid w:val="00F32D6E"/>
    <w:rsid w:val="00F33130"/>
    <w:rsid w:val="00F347FB"/>
    <w:rsid w:val="00F35A91"/>
    <w:rsid w:val="00F36D92"/>
    <w:rsid w:val="00F3732F"/>
    <w:rsid w:val="00F4030E"/>
    <w:rsid w:val="00F41EF0"/>
    <w:rsid w:val="00F42449"/>
    <w:rsid w:val="00F44BE3"/>
    <w:rsid w:val="00F45BF4"/>
    <w:rsid w:val="00F468DE"/>
    <w:rsid w:val="00F46BEB"/>
    <w:rsid w:val="00F47F20"/>
    <w:rsid w:val="00F50BA8"/>
    <w:rsid w:val="00F51333"/>
    <w:rsid w:val="00F51656"/>
    <w:rsid w:val="00F52293"/>
    <w:rsid w:val="00F52508"/>
    <w:rsid w:val="00F52831"/>
    <w:rsid w:val="00F52F9B"/>
    <w:rsid w:val="00F533FF"/>
    <w:rsid w:val="00F539B7"/>
    <w:rsid w:val="00F53D10"/>
    <w:rsid w:val="00F54B25"/>
    <w:rsid w:val="00F54D13"/>
    <w:rsid w:val="00F5575F"/>
    <w:rsid w:val="00F57DA4"/>
    <w:rsid w:val="00F57DF7"/>
    <w:rsid w:val="00F606D7"/>
    <w:rsid w:val="00F607CA"/>
    <w:rsid w:val="00F62F52"/>
    <w:rsid w:val="00F63949"/>
    <w:rsid w:val="00F63DF5"/>
    <w:rsid w:val="00F64F9F"/>
    <w:rsid w:val="00F64FAA"/>
    <w:rsid w:val="00F65278"/>
    <w:rsid w:val="00F652BE"/>
    <w:rsid w:val="00F6736F"/>
    <w:rsid w:val="00F6738C"/>
    <w:rsid w:val="00F675D6"/>
    <w:rsid w:val="00F67BAF"/>
    <w:rsid w:val="00F70206"/>
    <w:rsid w:val="00F70D4B"/>
    <w:rsid w:val="00F71C62"/>
    <w:rsid w:val="00F71C9F"/>
    <w:rsid w:val="00F7308E"/>
    <w:rsid w:val="00F73146"/>
    <w:rsid w:val="00F750FB"/>
    <w:rsid w:val="00F75760"/>
    <w:rsid w:val="00F75D49"/>
    <w:rsid w:val="00F7704D"/>
    <w:rsid w:val="00F773B2"/>
    <w:rsid w:val="00F77A0F"/>
    <w:rsid w:val="00F77CBC"/>
    <w:rsid w:val="00F801F2"/>
    <w:rsid w:val="00F80BC2"/>
    <w:rsid w:val="00F81FB3"/>
    <w:rsid w:val="00F81FE4"/>
    <w:rsid w:val="00F826EE"/>
    <w:rsid w:val="00F82C6B"/>
    <w:rsid w:val="00F832BC"/>
    <w:rsid w:val="00F83C19"/>
    <w:rsid w:val="00F84115"/>
    <w:rsid w:val="00F85081"/>
    <w:rsid w:val="00F91639"/>
    <w:rsid w:val="00F925B1"/>
    <w:rsid w:val="00F92879"/>
    <w:rsid w:val="00F92B1D"/>
    <w:rsid w:val="00F9359A"/>
    <w:rsid w:val="00F938BC"/>
    <w:rsid w:val="00F93AB3"/>
    <w:rsid w:val="00F94184"/>
    <w:rsid w:val="00F94818"/>
    <w:rsid w:val="00F95443"/>
    <w:rsid w:val="00F95BF7"/>
    <w:rsid w:val="00F96480"/>
    <w:rsid w:val="00FA2929"/>
    <w:rsid w:val="00FA3A70"/>
    <w:rsid w:val="00FA5190"/>
    <w:rsid w:val="00FA521E"/>
    <w:rsid w:val="00FA53BF"/>
    <w:rsid w:val="00FA6E0D"/>
    <w:rsid w:val="00FA6ED5"/>
    <w:rsid w:val="00FB0A53"/>
    <w:rsid w:val="00FB0B17"/>
    <w:rsid w:val="00FB142C"/>
    <w:rsid w:val="00FB164F"/>
    <w:rsid w:val="00FB21C5"/>
    <w:rsid w:val="00FB32DA"/>
    <w:rsid w:val="00FB378D"/>
    <w:rsid w:val="00FB4009"/>
    <w:rsid w:val="00FB4F29"/>
    <w:rsid w:val="00FB63BE"/>
    <w:rsid w:val="00FB77F0"/>
    <w:rsid w:val="00FB7EF5"/>
    <w:rsid w:val="00FC1294"/>
    <w:rsid w:val="00FC2CDA"/>
    <w:rsid w:val="00FC494B"/>
    <w:rsid w:val="00FC610D"/>
    <w:rsid w:val="00FC697D"/>
    <w:rsid w:val="00FC7463"/>
    <w:rsid w:val="00FD0B05"/>
    <w:rsid w:val="00FD0DB2"/>
    <w:rsid w:val="00FD103B"/>
    <w:rsid w:val="00FD17AD"/>
    <w:rsid w:val="00FD1EBE"/>
    <w:rsid w:val="00FD2C54"/>
    <w:rsid w:val="00FD4727"/>
    <w:rsid w:val="00FD5365"/>
    <w:rsid w:val="00FD56E1"/>
    <w:rsid w:val="00FD65EB"/>
    <w:rsid w:val="00FE01F2"/>
    <w:rsid w:val="00FE045E"/>
    <w:rsid w:val="00FE0E23"/>
    <w:rsid w:val="00FE0FD0"/>
    <w:rsid w:val="00FE2211"/>
    <w:rsid w:val="00FE27CE"/>
    <w:rsid w:val="00FE2A2D"/>
    <w:rsid w:val="00FE2E3F"/>
    <w:rsid w:val="00FE464E"/>
    <w:rsid w:val="00FE4789"/>
    <w:rsid w:val="00FE4820"/>
    <w:rsid w:val="00FE567A"/>
    <w:rsid w:val="00FE6BCA"/>
    <w:rsid w:val="00FE6FE3"/>
    <w:rsid w:val="00FE74C4"/>
    <w:rsid w:val="00FE7952"/>
    <w:rsid w:val="00FE7C23"/>
    <w:rsid w:val="00FF03B9"/>
    <w:rsid w:val="00FF222E"/>
    <w:rsid w:val="00FF28AA"/>
    <w:rsid w:val="00FF2B88"/>
    <w:rsid w:val="00FF2DE7"/>
    <w:rsid w:val="00FF3230"/>
    <w:rsid w:val="00FF442E"/>
    <w:rsid w:val="00FF4A46"/>
    <w:rsid w:val="00FF5378"/>
    <w:rsid w:val="00FF5446"/>
    <w:rsid w:val="00FF6114"/>
    <w:rsid w:val="00FF6DC1"/>
    <w:rsid w:val="00FF72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8C1F037"/>
  <w15:docId w15:val="{AC56AE43-76E7-4C75-AD3D-BCDCE336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Univers for BP Light" w:eastAsia="Times New Roman" w:hAnsi="Univers for BP Light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Bullet" w:uiPriority="4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1CBD"/>
    <w:rPr>
      <w:lang w:val="fr-FR"/>
    </w:rPr>
  </w:style>
  <w:style w:type="paragraph" w:styleId="Titre1">
    <w:name w:val="heading 1"/>
    <w:aliases w:val="Title 1,Number 1,.,TITLE 1,Titre modif,Modulo,Part,§1.,X.,headmain,Heading 1 D Basis,HEADING 1"/>
    <w:next w:val="TextSection"/>
    <w:qFormat/>
    <w:rsid w:val="006F1BE1"/>
    <w:pPr>
      <w:keepNext/>
      <w:keepLines/>
      <w:numPr>
        <w:numId w:val="1"/>
      </w:numPr>
      <w:suppressAutoHyphens/>
      <w:spacing w:before="360" w:after="240"/>
      <w:outlineLvl w:val="0"/>
    </w:pPr>
    <w:rPr>
      <w:rFonts w:ascii="Univers for BP" w:hAnsi="Univers for BP" w:cs="Arial"/>
      <w:b/>
      <w:bCs/>
      <w:sz w:val="24"/>
      <w:szCs w:val="32"/>
      <w:lang w:val="en-GB"/>
    </w:rPr>
  </w:style>
  <w:style w:type="paragraph" w:styleId="Titre2">
    <w:name w:val="heading 2"/>
    <w:aliases w:val="Title 2,Number 2,.1,TITLE 2,Sub-heading,Titolo 2 Carattere Carattere Carattere Carattere,.1 Carattere Carattere Carattere Carattere,§1.1.,X.X,Heading1,Heading2DBM,Heading2DBM1,§1.1,Reset numbering,h2,2,Heading 2subnumbered,2 headline,21,A.B.C."/>
    <w:basedOn w:val="Titre1"/>
    <w:next w:val="TextBody"/>
    <w:link w:val="Titre2Car"/>
    <w:qFormat/>
    <w:rsid w:val="00A1584C"/>
    <w:pPr>
      <w:numPr>
        <w:ilvl w:val="1"/>
      </w:numPr>
      <w:spacing w:before="240" w:after="120"/>
      <w:outlineLvl w:val="1"/>
    </w:pPr>
    <w:rPr>
      <w:iCs/>
      <w:sz w:val="22"/>
      <w:szCs w:val="28"/>
    </w:rPr>
  </w:style>
  <w:style w:type="paragraph" w:styleId="Titre3">
    <w:name w:val="heading 3"/>
    <w:basedOn w:val="Titre2"/>
    <w:next w:val="TextBody"/>
    <w:qFormat/>
    <w:rsid w:val="00A1584C"/>
    <w:pPr>
      <w:numPr>
        <w:ilvl w:val="2"/>
      </w:numPr>
      <w:outlineLvl w:val="2"/>
    </w:pPr>
    <w:rPr>
      <w:bCs w:val="0"/>
      <w:iCs w:val="0"/>
      <w:szCs w:val="26"/>
    </w:rPr>
  </w:style>
  <w:style w:type="paragraph" w:styleId="Titre4">
    <w:name w:val="heading 4"/>
    <w:aliases w:val="Title 4,Number 4,§1.1.1.1,§1.1.1.1.,.1.1.1,Heading 4DBM,Titolo 4 via"/>
    <w:basedOn w:val="Titre3"/>
    <w:next w:val="TextBody"/>
    <w:qFormat/>
    <w:rsid w:val="00A1584C"/>
    <w:pPr>
      <w:numPr>
        <w:ilvl w:val="3"/>
      </w:numPr>
      <w:outlineLvl w:val="3"/>
    </w:pPr>
    <w:rPr>
      <w:iCs/>
      <w:szCs w:val="28"/>
    </w:rPr>
  </w:style>
  <w:style w:type="paragraph" w:styleId="Titre5">
    <w:name w:val="heading 5"/>
    <w:aliases w:val="Title 5,Block Label,.4.3.2.1"/>
    <w:qFormat/>
    <w:rsid w:val="005E4738"/>
    <w:pPr>
      <w:numPr>
        <w:ilvl w:val="4"/>
        <w:numId w:val="1"/>
      </w:numPr>
      <w:spacing w:before="120" w:after="120"/>
      <w:outlineLvl w:val="4"/>
    </w:pPr>
    <w:rPr>
      <w:lang w:val="en-GB"/>
    </w:rPr>
  </w:style>
  <w:style w:type="paragraph" w:styleId="Titre6">
    <w:name w:val="heading 6"/>
    <w:basedOn w:val="Titre5"/>
    <w:qFormat/>
    <w:rsid w:val="004B7441"/>
    <w:pPr>
      <w:numPr>
        <w:ilvl w:val="5"/>
      </w:numPr>
      <w:ind w:left="2042" w:hanging="454"/>
      <w:outlineLvl w:val="5"/>
    </w:pPr>
  </w:style>
  <w:style w:type="paragraph" w:styleId="Titre7">
    <w:name w:val="heading 7"/>
    <w:basedOn w:val="Titre6"/>
    <w:link w:val="Titre7Car"/>
    <w:qFormat/>
    <w:rsid w:val="004B7441"/>
    <w:pPr>
      <w:numPr>
        <w:ilvl w:val="6"/>
      </w:numPr>
      <w:outlineLvl w:val="6"/>
    </w:pPr>
  </w:style>
  <w:style w:type="paragraph" w:styleId="Titre8">
    <w:name w:val="heading 8"/>
    <w:basedOn w:val="Titre7"/>
    <w:qFormat/>
    <w:rsid w:val="008D02EB"/>
    <w:pPr>
      <w:numPr>
        <w:ilvl w:val="7"/>
      </w:numPr>
      <w:tabs>
        <w:tab w:val="clear" w:pos="453"/>
      </w:tabs>
      <w:ind w:left="2949" w:hanging="454"/>
      <w:outlineLvl w:val="7"/>
    </w:pPr>
    <w:rPr>
      <w:iCs/>
    </w:rPr>
  </w:style>
  <w:style w:type="paragraph" w:styleId="Titre9">
    <w:name w:val="heading 9"/>
    <w:basedOn w:val="Titre8"/>
    <w:qFormat/>
    <w:rsid w:val="009F3C66"/>
    <w:pPr>
      <w:numPr>
        <w:ilvl w:val="0"/>
        <w:numId w:val="2"/>
      </w:numPr>
      <w:tabs>
        <w:tab w:val="clear" w:pos="2495"/>
        <w:tab w:val="left" w:pos="3402"/>
      </w:tabs>
      <w:spacing w:before="6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Section">
    <w:name w:val="Text Section"/>
    <w:basedOn w:val="Normal"/>
    <w:link w:val="TextSectionCharChar"/>
    <w:qFormat/>
    <w:rsid w:val="00860511"/>
    <w:pPr>
      <w:spacing w:before="60" w:after="240"/>
      <w:ind w:left="567"/>
    </w:pPr>
  </w:style>
  <w:style w:type="paragraph" w:styleId="Sous-titre">
    <w:name w:val="Subtitle"/>
    <w:basedOn w:val="Normal"/>
    <w:next w:val="Normal"/>
    <w:link w:val="Sous-titreCar"/>
    <w:rsid w:val="00CC6CA3"/>
    <w:pPr>
      <w:spacing w:before="240" w:after="120"/>
      <w:jc w:val="center"/>
    </w:pPr>
    <w:rPr>
      <w:b/>
      <w:bCs/>
      <w:noProof/>
      <w:kern w:val="28"/>
      <w:sz w:val="28"/>
      <w:szCs w:val="24"/>
      <w:lang w:val="en-GB" w:eastAsia="en-GB"/>
    </w:rPr>
  </w:style>
  <w:style w:type="character" w:customStyle="1" w:styleId="TextSectionCharChar">
    <w:name w:val="Text Section Char Char"/>
    <w:link w:val="TextSection"/>
    <w:rsid w:val="00860511"/>
    <w:rPr>
      <w:lang w:val="fr-FR"/>
    </w:rPr>
  </w:style>
  <w:style w:type="paragraph" w:customStyle="1" w:styleId="TextBody">
    <w:name w:val="Text Body"/>
    <w:basedOn w:val="Normal"/>
    <w:qFormat/>
    <w:rsid w:val="00B3174F"/>
    <w:pPr>
      <w:spacing w:before="60" w:after="120"/>
      <w:ind w:left="1134"/>
    </w:pPr>
    <w:rPr>
      <w:lang w:val="en-GB"/>
    </w:rPr>
  </w:style>
  <w:style w:type="paragraph" w:customStyle="1" w:styleId="RefDoc">
    <w:name w:val="RefDoc"/>
    <w:basedOn w:val="Normal"/>
    <w:rsid w:val="00290AED"/>
    <w:pPr>
      <w:tabs>
        <w:tab w:val="left" w:pos="3119"/>
      </w:tabs>
      <w:spacing w:before="60" w:after="60"/>
    </w:pPr>
    <w:rPr>
      <w:bCs/>
      <w:lang w:val="en-GB"/>
    </w:rPr>
  </w:style>
  <w:style w:type="paragraph" w:customStyle="1" w:styleId="Textcomment">
    <w:name w:val="Text comment"/>
    <w:qFormat/>
    <w:rsid w:val="001461A8"/>
    <w:pPr>
      <w:spacing w:before="60" w:after="120"/>
      <w:ind w:left="1588"/>
    </w:pPr>
    <w:rPr>
      <w:i/>
      <w:color w:val="0000FF"/>
      <w:lang w:val="en-GB"/>
    </w:rPr>
  </w:style>
  <w:style w:type="paragraph" w:styleId="TM1">
    <w:name w:val="toc 1"/>
    <w:basedOn w:val="Normal"/>
    <w:next w:val="Sous-titre"/>
    <w:autoRedefine/>
    <w:uiPriority w:val="39"/>
    <w:unhideWhenUsed/>
    <w:rsid w:val="002C0FC3"/>
    <w:pPr>
      <w:tabs>
        <w:tab w:val="right" w:leader="dot" w:pos="9639"/>
      </w:tabs>
      <w:spacing w:before="120" w:after="60"/>
      <w:ind w:left="567" w:hanging="567"/>
    </w:pPr>
    <w:rPr>
      <w:noProof/>
      <w:szCs w:val="28"/>
      <w:lang w:val="en-GB"/>
    </w:rPr>
  </w:style>
  <w:style w:type="paragraph" w:customStyle="1" w:styleId="Textcommenttable">
    <w:name w:val="Text comment table"/>
    <w:basedOn w:val="Tabletext"/>
    <w:qFormat/>
    <w:rsid w:val="00C966D3"/>
    <w:rPr>
      <w:rFonts w:cs="Arial"/>
      <w:i/>
      <w:color w:val="0000FF"/>
      <w:szCs w:val="18"/>
    </w:rPr>
  </w:style>
  <w:style w:type="paragraph" w:styleId="TM3">
    <w:name w:val="toc 3"/>
    <w:basedOn w:val="TM2"/>
    <w:next w:val="Normal"/>
    <w:autoRedefine/>
    <w:uiPriority w:val="39"/>
    <w:unhideWhenUsed/>
    <w:rsid w:val="006B7F70"/>
    <w:pPr>
      <w:tabs>
        <w:tab w:val="left" w:pos="1702"/>
      </w:tabs>
      <w:ind w:left="1702" w:hanging="851"/>
    </w:pPr>
  </w:style>
  <w:style w:type="paragraph" w:styleId="TM2">
    <w:name w:val="toc 2"/>
    <w:basedOn w:val="TM1"/>
    <w:next w:val="Normal"/>
    <w:autoRedefine/>
    <w:uiPriority w:val="39"/>
    <w:unhideWhenUsed/>
    <w:rsid w:val="002C0FC3"/>
    <w:pPr>
      <w:spacing w:before="60"/>
      <w:ind w:left="1247" w:hanging="680"/>
    </w:pPr>
    <w:rPr>
      <w:szCs w:val="22"/>
    </w:rPr>
  </w:style>
  <w:style w:type="paragraph" w:styleId="TM4">
    <w:name w:val="toc 4"/>
    <w:basedOn w:val="Normal"/>
    <w:next w:val="Normal"/>
    <w:autoRedefine/>
    <w:semiHidden/>
    <w:rsid w:val="00801FBB"/>
    <w:pPr>
      <w:ind w:left="660"/>
    </w:pPr>
  </w:style>
  <w:style w:type="paragraph" w:styleId="TM5">
    <w:name w:val="toc 5"/>
    <w:basedOn w:val="Normal"/>
    <w:next w:val="Normal"/>
    <w:autoRedefine/>
    <w:semiHidden/>
    <w:rsid w:val="00801FBB"/>
    <w:pPr>
      <w:ind w:left="880"/>
    </w:pPr>
  </w:style>
  <w:style w:type="paragraph" w:styleId="TM6">
    <w:name w:val="toc 6"/>
    <w:basedOn w:val="Normal"/>
    <w:next w:val="Normal"/>
    <w:autoRedefine/>
    <w:semiHidden/>
    <w:rsid w:val="00801FBB"/>
    <w:pPr>
      <w:ind w:left="1100"/>
    </w:pPr>
  </w:style>
  <w:style w:type="paragraph" w:styleId="TM7">
    <w:name w:val="toc 7"/>
    <w:basedOn w:val="Normal"/>
    <w:next w:val="Normal"/>
    <w:autoRedefine/>
    <w:semiHidden/>
    <w:rsid w:val="00801FBB"/>
    <w:pPr>
      <w:ind w:left="1320"/>
    </w:pPr>
  </w:style>
  <w:style w:type="paragraph" w:styleId="TM8">
    <w:name w:val="toc 8"/>
    <w:basedOn w:val="Normal"/>
    <w:next w:val="RefDoc"/>
    <w:autoRedefine/>
    <w:semiHidden/>
    <w:rsid w:val="0098455D"/>
    <w:pPr>
      <w:ind w:left="1540"/>
    </w:pPr>
  </w:style>
  <w:style w:type="paragraph" w:styleId="TM9">
    <w:name w:val="toc 9"/>
    <w:basedOn w:val="Normal"/>
    <w:next w:val="RefDoc"/>
    <w:autoRedefine/>
    <w:semiHidden/>
    <w:rsid w:val="0098455D"/>
    <w:pPr>
      <w:ind w:left="1760"/>
    </w:pPr>
  </w:style>
  <w:style w:type="character" w:styleId="Lienhypertexte">
    <w:name w:val="Hyperlink"/>
    <w:uiPriority w:val="99"/>
    <w:rsid w:val="003D71D1"/>
    <w:rPr>
      <w:rFonts w:ascii="Univers for BP Light" w:hAnsi="Univers for BP Light"/>
      <w:color w:val="0000FF"/>
      <w:sz w:val="22"/>
      <w:u w:val="single"/>
    </w:rPr>
  </w:style>
  <w:style w:type="paragraph" w:customStyle="1" w:styleId="TOCTitle">
    <w:name w:val="TOC Title"/>
    <w:basedOn w:val="Contents"/>
    <w:rsid w:val="008228FD"/>
    <w:pPr>
      <w:pageBreakBefore w:val="0"/>
      <w:suppressAutoHyphens/>
      <w:spacing w:before="360"/>
    </w:pPr>
    <w:rPr>
      <w:sz w:val="24"/>
    </w:rPr>
  </w:style>
  <w:style w:type="paragraph" w:customStyle="1" w:styleId="Contents">
    <w:name w:val="Contents"/>
    <w:next w:val="TextBody"/>
    <w:rsid w:val="00EB4EDE"/>
    <w:pPr>
      <w:keepNext/>
      <w:keepLines/>
      <w:pageBreakBefore/>
      <w:spacing w:before="840" w:after="240"/>
    </w:pPr>
    <w:rPr>
      <w:rFonts w:ascii="Univers for BP" w:hAnsi="Univers for BP"/>
      <w:b/>
      <w:sz w:val="28"/>
      <w:lang w:val="en-GB"/>
    </w:rPr>
  </w:style>
  <w:style w:type="paragraph" w:customStyle="1" w:styleId="Tabletextlast">
    <w:name w:val="Table text last"/>
    <w:basedOn w:val="Tabletext"/>
    <w:rsid w:val="007C6254"/>
    <w:pPr>
      <w:keepNext w:val="0"/>
    </w:pPr>
  </w:style>
  <w:style w:type="paragraph" w:customStyle="1" w:styleId="Tabletext">
    <w:name w:val="Table text"/>
    <w:qFormat/>
    <w:rsid w:val="00BB3B0F"/>
    <w:pPr>
      <w:keepNext/>
      <w:keepLines/>
      <w:spacing w:before="60"/>
    </w:pPr>
    <w:rPr>
      <w:sz w:val="18"/>
      <w:lang w:val="en-GB"/>
    </w:rPr>
  </w:style>
  <w:style w:type="paragraph" w:customStyle="1" w:styleId="Tabletextlastcentre">
    <w:name w:val="Table text last centre"/>
    <w:basedOn w:val="Tabletextlast"/>
    <w:rsid w:val="00443235"/>
    <w:pPr>
      <w:jc w:val="center"/>
    </w:pPr>
  </w:style>
  <w:style w:type="paragraph" w:customStyle="1" w:styleId="Tabletitle">
    <w:name w:val="Table title"/>
    <w:next w:val="TextBody"/>
    <w:qFormat/>
    <w:rsid w:val="00EB4EDE"/>
    <w:pPr>
      <w:keepNext/>
      <w:keepLines/>
      <w:suppressAutoHyphens/>
      <w:spacing w:before="240" w:after="240"/>
      <w:jc w:val="center"/>
    </w:pPr>
    <w:rPr>
      <w:rFonts w:ascii="Univers for BP" w:hAnsi="Univers for BP"/>
      <w:b/>
      <w:lang w:val="en-GB"/>
    </w:rPr>
  </w:style>
  <w:style w:type="paragraph" w:customStyle="1" w:styleId="Tabletextcentre">
    <w:name w:val="Table text centre"/>
    <w:basedOn w:val="Tabletext"/>
    <w:qFormat/>
    <w:rsid w:val="00443235"/>
    <w:pPr>
      <w:jc w:val="center"/>
    </w:pPr>
  </w:style>
  <w:style w:type="paragraph" w:customStyle="1" w:styleId="Figuretitle">
    <w:name w:val="Figure title"/>
    <w:next w:val="TextBody"/>
    <w:qFormat/>
    <w:rsid w:val="008228FD"/>
    <w:pPr>
      <w:suppressAutoHyphens/>
      <w:spacing w:before="240" w:after="240"/>
      <w:jc w:val="center"/>
    </w:pPr>
    <w:rPr>
      <w:rFonts w:ascii="Univers for BP" w:hAnsi="Univers for BP"/>
      <w:b/>
      <w:lang w:val="en-GB"/>
    </w:rPr>
  </w:style>
  <w:style w:type="paragraph" w:customStyle="1" w:styleId="Section">
    <w:name w:val="Section"/>
    <w:next w:val="TextSection"/>
    <w:qFormat/>
    <w:rsid w:val="00673BA9"/>
    <w:pPr>
      <w:keepNext/>
      <w:keepLines/>
      <w:suppressAutoHyphens/>
      <w:spacing w:before="840" w:after="480"/>
      <w:outlineLvl w:val="0"/>
    </w:pPr>
    <w:rPr>
      <w:rFonts w:ascii="Univers for BP" w:hAnsi="Univers for BP"/>
      <w:b/>
      <w:sz w:val="28"/>
      <w:lang w:val="en-GB"/>
    </w:rPr>
  </w:style>
  <w:style w:type="character" w:customStyle="1" w:styleId="Sous-titreCar">
    <w:name w:val="Sous-titre Car"/>
    <w:link w:val="Sous-titre"/>
    <w:rsid w:val="00CC6CA3"/>
    <w:rPr>
      <w:b/>
      <w:bCs/>
      <w:noProof/>
      <w:kern w:val="28"/>
      <w:sz w:val="28"/>
      <w:szCs w:val="24"/>
      <w:lang w:val="en-GB" w:eastAsia="en-GB"/>
    </w:rPr>
  </w:style>
  <w:style w:type="paragraph" w:customStyle="1" w:styleId="AnnexHeading2">
    <w:name w:val="Annex Heading 2"/>
    <w:basedOn w:val="Titre2"/>
    <w:next w:val="TextBody"/>
    <w:qFormat/>
    <w:rsid w:val="00177AF0"/>
    <w:pPr>
      <w:numPr>
        <w:numId w:val="9"/>
      </w:numPr>
    </w:pPr>
    <w:rPr>
      <w:sz w:val="24"/>
    </w:rPr>
  </w:style>
  <w:style w:type="paragraph" w:customStyle="1" w:styleId="AnnexHeading3">
    <w:name w:val="Annex Heading 3"/>
    <w:basedOn w:val="Titre3"/>
    <w:next w:val="TextBody"/>
    <w:qFormat/>
    <w:rsid w:val="00177AF0"/>
    <w:pPr>
      <w:numPr>
        <w:numId w:val="9"/>
      </w:numPr>
    </w:pPr>
    <w:rPr>
      <w:bCs/>
      <w:iCs/>
      <w:szCs w:val="28"/>
    </w:rPr>
  </w:style>
  <w:style w:type="paragraph" w:customStyle="1" w:styleId="AnnexHeading4">
    <w:name w:val="Annex Heading 4"/>
    <w:basedOn w:val="AnnexHeading3"/>
    <w:next w:val="TextBody"/>
    <w:link w:val="AnnexHeading4Char"/>
    <w:qFormat/>
    <w:rsid w:val="00177AF0"/>
    <w:pPr>
      <w:numPr>
        <w:ilvl w:val="3"/>
      </w:numPr>
      <w:outlineLvl w:val="3"/>
    </w:pPr>
  </w:style>
  <w:style w:type="character" w:customStyle="1" w:styleId="AnnexHeading4Char">
    <w:name w:val="Annex Heading 4 Char"/>
    <w:basedOn w:val="Policepardfaut"/>
    <w:link w:val="AnnexHeading4"/>
    <w:rsid w:val="00177AF0"/>
    <w:rPr>
      <w:rFonts w:ascii="Univers for BP" w:hAnsi="Univers for BP" w:cs="Arial"/>
      <w:b/>
      <w:bCs/>
      <w:iCs/>
      <w:szCs w:val="28"/>
      <w:lang w:val="en-GB"/>
    </w:rPr>
  </w:style>
  <w:style w:type="paragraph" w:customStyle="1" w:styleId="AnnexTitleHeading1">
    <w:name w:val="Annex Title Heading 1"/>
    <w:basedOn w:val="Titre1"/>
    <w:next w:val="TextBody"/>
    <w:qFormat/>
    <w:rsid w:val="00177AF0"/>
    <w:pPr>
      <w:numPr>
        <w:numId w:val="9"/>
      </w:numPr>
    </w:pPr>
    <w:rPr>
      <w:sz w:val="28"/>
    </w:rPr>
  </w:style>
  <w:style w:type="paragraph" w:customStyle="1" w:styleId="Formula">
    <w:name w:val="Formula"/>
    <w:semiHidden/>
    <w:rsid w:val="00921854"/>
    <w:pPr>
      <w:spacing w:before="360" w:after="120"/>
      <w:ind w:left="1134"/>
    </w:pPr>
    <w:rPr>
      <w:lang w:val="en-GB"/>
    </w:rPr>
  </w:style>
  <w:style w:type="paragraph" w:customStyle="1" w:styleId="DefTerms">
    <w:name w:val="DefTerms"/>
    <w:basedOn w:val="Normal"/>
    <w:next w:val="TextSection"/>
    <w:rsid w:val="00B3174F"/>
    <w:pPr>
      <w:keepNext/>
      <w:keepLines/>
      <w:spacing w:before="240" w:after="60"/>
      <w:ind w:left="567"/>
    </w:pPr>
    <w:rPr>
      <w:b/>
      <w:lang w:val="en-GB"/>
    </w:rPr>
  </w:style>
  <w:style w:type="character" w:styleId="Marquedecommentaire">
    <w:name w:val="annotation reference"/>
    <w:semiHidden/>
    <w:rsid w:val="00552578"/>
    <w:rPr>
      <w:sz w:val="16"/>
      <w:szCs w:val="16"/>
    </w:rPr>
  </w:style>
  <w:style w:type="paragraph" w:customStyle="1" w:styleId="DocumentRefText">
    <w:name w:val="Document Ref Text"/>
    <w:link w:val="DocumentRefTextChar"/>
    <w:rsid w:val="00CC63C3"/>
    <w:pPr>
      <w:spacing w:before="60" w:after="120"/>
    </w:pPr>
    <w:rPr>
      <w:iCs/>
      <w:sz w:val="18"/>
      <w:lang w:val="en-GB"/>
    </w:rPr>
  </w:style>
  <w:style w:type="character" w:customStyle="1" w:styleId="DocumentRefTextChar">
    <w:name w:val="Document Ref Text Char"/>
    <w:link w:val="DocumentRefText"/>
    <w:rsid w:val="00CC63C3"/>
    <w:rPr>
      <w:iCs/>
      <w:sz w:val="18"/>
      <w:lang w:val="en-GB"/>
    </w:rPr>
  </w:style>
  <w:style w:type="paragraph" w:customStyle="1" w:styleId="TOCPage">
    <w:name w:val="TOC Page"/>
    <w:basedOn w:val="TM1"/>
    <w:next w:val="TM1"/>
    <w:rsid w:val="00131BCE"/>
    <w:pPr>
      <w:tabs>
        <w:tab w:val="right" w:pos="9639"/>
      </w:tabs>
      <w:ind w:left="0" w:firstLine="0"/>
    </w:pPr>
  </w:style>
  <w:style w:type="paragraph" w:customStyle="1" w:styleId="Tableheadercentre">
    <w:name w:val="Table header centre"/>
    <w:basedOn w:val="Tableheader"/>
    <w:rsid w:val="00801FBB"/>
    <w:pPr>
      <w:jc w:val="center"/>
    </w:pPr>
  </w:style>
  <w:style w:type="paragraph" w:customStyle="1" w:styleId="Tableheader">
    <w:name w:val="Table header"/>
    <w:qFormat/>
    <w:rsid w:val="00673BA9"/>
    <w:pPr>
      <w:keepNext/>
      <w:keepLines/>
      <w:spacing w:before="60"/>
    </w:pPr>
    <w:rPr>
      <w:rFonts w:ascii="Univers for BP" w:hAnsi="Univers for BP"/>
      <w:b/>
      <w:sz w:val="18"/>
      <w:lang w:val="en-GB"/>
    </w:rPr>
  </w:style>
  <w:style w:type="paragraph" w:customStyle="1" w:styleId="TableNotelast">
    <w:name w:val="Table Note last"/>
    <w:basedOn w:val="TableNote"/>
    <w:next w:val="TextBody"/>
    <w:rsid w:val="007C6254"/>
    <w:pPr>
      <w:keepNext w:val="0"/>
    </w:pPr>
  </w:style>
  <w:style w:type="paragraph" w:customStyle="1" w:styleId="TableNote">
    <w:name w:val="Table Note"/>
    <w:qFormat/>
    <w:rsid w:val="00BB3B0F"/>
    <w:pPr>
      <w:keepNext/>
      <w:keepLines/>
      <w:spacing w:before="60" w:after="60"/>
      <w:ind w:left="284" w:hanging="284"/>
    </w:pPr>
    <w:rPr>
      <w:sz w:val="18"/>
      <w:lang w:val="en-GB"/>
    </w:rPr>
  </w:style>
  <w:style w:type="paragraph" w:styleId="Commentaire">
    <w:name w:val="annotation text"/>
    <w:basedOn w:val="Normal"/>
    <w:link w:val="CommentaireCar"/>
    <w:semiHidden/>
    <w:rsid w:val="00552578"/>
  </w:style>
  <w:style w:type="paragraph" w:styleId="Bibliographie">
    <w:name w:val="Bibliography"/>
    <w:basedOn w:val="Normal"/>
    <w:qFormat/>
    <w:rsid w:val="00B3174F"/>
    <w:pPr>
      <w:numPr>
        <w:numId w:val="3"/>
      </w:numPr>
      <w:tabs>
        <w:tab w:val="clear" w:pos="720"/>
        <w:tab w:val="left" w:pos="680"/>
      </w:tabs>
      <w:spacing w:before="60" w:after="240"/>
      <w:ind w:left="680" w:hanging="680"/>
    </w:pPr>
    <w:rPr>
      <w:rFonts w:cs="Arial"/>
      <w:lang w:val="en-GB"/>
    </w:rPr>
  </w:style>
  <w:style w:type="paragraph" w:customStyle="1" w:styleId="X-Hdng-Nmbrd-Text">
    <w:name w:val="X-Hdng-Nmbrd-Text"/>
    <w:semiHidden/>
    <w:rsid w:val="00BB3B0F"/>
    <w:pPr>
      <w:tabs>
        <w:tab w:val="left" w:pos="1134"/>
      </w:tabs>
      <w:spacing w:before="120" w:after="120"/>
      <w:ind w:left="1134" w:hanging="1134"/>
    </w:pPr>
    <w:rPr>
      <w:lang w:val="en-GB"/>
    </w:rPr>
  </w:style>
  <w:style w:type="paragraph" w:styleId="Textedebulles">
    <w:name w:val="Balloon Text"/>
    <w:basedOn w:val="Normal"/>
    <w:semiHidden/>
    <w:rsid w:val="00316FF8"/>
    <w:rPr>
      <w:rFonts w:ascii="Tahoma" w:hAnsi="Tahoma" w:cs="Tahoma"/>
      <w:sz w:val="16"/>
      <w:szCs w:val="16"/>
    </w:rPr>
  </w:style>
  <w:style w:type="paragraph" w:customStyle="1" w:styleId="X-AddNew">
    <w:name w:val="X-Add New"/>
    <w:semiHidden/>
    <w:rsid w:val="00BB3B0F"/>
    <w:pPr>
      <w:keepNext/>
      <w:tabs>
        <w:tab w:val="left" w:pos="1134"/>
      </w:tabs>
      <w:spacing w:before="240"/>
    </w:pPr>
    <w:rPr>
      <w:iCs/>
      <w:u w:val="single"/>
      <w:lang w:val="en-GB"/>
    </w:rPr>
  </w:style>
  <w:style w:type="paragraph" w:styleId="Objetducommentaire">
    <w:name w:val="annotation subject"/>
    <w:basedOn w:val="Commentaire"/>
    <w:next w:val="Commentaire"/>
    <w:semiHidden/>
    <w:rsid w:val="00552578"/>
    <w:rPr>
      <w:b/>
      <w:bCs/>
    </w:rPr>
  </w:style>
  <w:style w:type="character" w:customStyle="1" w:styleId="Titre7Car">
    <w:name w:val="Titre 7 Car"/>
    <w:basedOn w:val="Policepardfaut"/>
    <w:link w:val="Titre7"/>
    <w:rsid w:val="00C44C3A"/>
    <w:rPr>
      <w:lang w:val="en-GB"/>
    </w:rPr>
  </w:style>
  <w:style w:type="character" w:styleId="Lienhypertextesuivivisit">
    <w:name w:val="FollowedHyperlink"/>
    <w:rsid w:val="003D71D1"/>
    <w:rPr>
      <w:rFonts w:ascii="Univers for BP Light" w:hAnsi="Univers for BP Light"/>
      <w:color w:val="800080"/>
      <w:sz w:val="22"/>
      <w:u w:val="single"/>
    </w:rPr>
  </w:style>
  <w:style w:type="table" w:styleId="Grilledutableau">
    <w:name w:val="Table Grid"/>
    <w:basedOn w:val="TableauNormal"/>
    <w:rsid w:val="006D39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commentbullet1">
    <w:name w:val="Text comment bullet 1"/>
    <w:qFormat/>
    <w:rsid w:val="001461A8"/>
    <w:pPr>
      <w:numPr>
        <w:numId w:val="6"/>
      </w:numPr>
      <w:spacing w:after="120"/>
    </w:pPr>
    <w:rPr>
      <w:i/>
      <w:color w:val="0000FF"/>
      <w:lang w:val="en-GB"/>
    </w:rPr>
  </w:style>
  <w:style w:type="table" w:customStyle="1" w:styleId="Tableborderless">
    <w:name w:val="Table borderless"/>
    <w:basedOn w:val="TableauNormal"/>
    <w:rsid w:val="000D4032"/>
    <w:rPr>
      <w:sz w:val="24"/>
      <w:szCs w:val="24"/>
      <w:lang w:val="en-GB" w:eastAsia="en-GB"/>
    </w:rPr>
    <w:tblPr/>
  </w:style>
  <w:style w:type="paragraph" w:styleId="En-tte">
    <w:name w:val="header"/>
    <w:basedOn w:val="Normal"/>
    <w:link w:val="En-tteCar"/>
    <w:rsid w:val="00F94818"/>
    <w:pPr>
      <w:tabs>
        <w:tab w:val="center" w:pos="4680"/>
        <w:tab w:val="right" w:pos="9360"/>
      </w:tabs>
    </w:pPr>
    <w:rPr>
      <w:sz w:val="18"/>
    </w:rPr>
  </w:style>
  <w:style w:type="character" w:customStyle="1" w:styleId="En-tteCar">
    <w:name w:val="En-tête Car"/>
    <w:basedOn w:val="Policepardfaut"/>
    <w:link w:val="En-tte"/>
    <w:rsid w:val="00F94818"/>
    <w:rPr>
      <w:rFonts w:ascii="Univers 45 Light" w:hAnsi="Univers 45 Light"/>
      <w:sz w:val="18"/>
    </w:rPr>
  </w:style>
  <w:style w:type="paragraph" w:styleId="Pieddepage">
    <w:name w:val="footer"/>
    <w:basedOn w:val="Normal"/>
    <w:link w:val="PieddepageCar"/>
    <w:rsid w:val="00F94818"/>
    <w:pPr>
      <w:tabs>
        <w:tab w:val="center" w:pos="4680"/>
        <w:tab w:val="right" w:pos="9360"/>
      </w:tabs>
    </w:pPr>
    <w:rPr>
      <w:sz w:val="18"/>
    </w:rPr>
  </w:style>
  <w:style w:type="character" w:customStyle="1" w:styleId="PieddepageCar">
    <w:name w:val="Pied de page Car"/>
    <w:basedOn w:val="Policepardfaut"/>
    <w:link w:val="Pieddepage"/>
    <w:rsid w:val="00F94818"/>
    <w:rPr>
      <w:rFonts w:ascii="Univers 45 Light" w:hAnsi="Univers 45 Light"/>
      <w:sz w:val="18"/>
    </w:rPr>
  </w:style>
  <w:style w:type="paragraph" w:styleId="Rvision">
    <w:name w:val="Revision"/>
    <w:hidden/>
    <w:uiPriority w:val="99"/>
    <w:semiHidden/>
    <w:rsid w:val="00D302C3"/>
  </w:style>
  <w:style w:type="paragraph" w:customStyle="1" w:styleId="DocumentReferences">
    <w:name w:val="Document References"/>
    <w:basedOn w:val="Contents"/>
    <w:next w:val="Normal"/>
    <w:qFormat/>
    <w:rsid w:val="00F57DA4"/>
    <w:pPr>
      <w:keepLines w:val="0"/>
      <w:pageBreakBefore w:val="0"/>
      <w:suppressAutoHyphens/>
      <w:spacing w:before="360"/>
    </w:pPr>
    <w:rPr>
      <w:rFonts w:cs="Arial"/>
      <w:bCs/>
      <w:kern w:val="28"/>
      <w:sz w:val="24"/>
      <w:szCs w:val="27"/>
      <w:lang w:eastAsia="en-GB"/>
    </w:rPr>
  </w:style>
  <w:style w:type="paragraph" w:customStyle="1" w:styleId="ListBullet1">
    <w:name w:val="List Bullet 1"/>
    <w:basedOn w:val="Normal"/>
    <w:link w:val="ListBullet1Char"/>
    <w:qFormat/>
    <w:rsid w:val="000A7347"/>
    <w:pPr>
      <w:numPr>
        <w:numId w:val="4"/>
      </w:numPr>
      <w:spacing w:after="120"/>
    </w:pPr>
    <w:rPr>
      <w:lang w:val="en-GB" w:eastAsia="en-GB"/>
    </w:rPr>
  </w:style>
  <w:style w:type="paragraph" w:customStyle="1" w:styleId="LegalDisclaimer">
    <w:name w:val="Legal Disclaimer"/>
    <w:basedOn w:val="Normal"/>
    <w:next w:val="Normal"/>
    <w:rsid w:val="00296230"/>
    <w:pPr>
      <w:spacing w:after="60"/>
      <w:ind w:left="567" w:right="567"/>
      <w:jc w:val="both"/>
    </w:pPr>
    <w:rPr>
      <w:iCs/>
      <w:sz w:val="16"/>
      <w:szCs w:val="16"/>
      <w:lang w:val="en-GB"/>
    </w:rPr>
  </w:style>
  <w:style w:type="paragraph" w:customStyle="1" w:styleId="RDCoverInfo">
    <w:name w:val="RD Cover Info"/>
    <w:basedOn w:val="Normal"/>
    <w:semiHidden/>
    <w:qFormat/>
    <w:rsid w:val="00EF476F"/>
    <w:rPr>
      <w:sz w:val="24"/>
      <w:lang w:val="en-GB" w:eastAsia="en-GB"/>
    </w:rPr>
  </w:style>
  <w:style w:type="paragraph" w:customStyle="1" w:styleId="RDCoverDocType">
    <w:name w:val="RD Cover Doc Type"/>
    <w:basedOn w:val="Normal"/>
    <w:semiHidden/>
    <w:qFormat/>
    <w:rsid w:val="000E65E3"/>
    <w:pPr>
      <w:spacing w:before="60" w:after="60"/>
    </w:pPr>
    <w:rPr>
      <w:rFonts w:ascii="Univers 55" w:hAnsi="Univers 55"/>
      <w:color w:val="009900"/>
      <w:sz w:val="40"/>
      <w:lang w:val="en-GB" w:eastAsia="en-GB"/>
    </w:rPr>
  </w:style>
  <w:style w:type="paragraph" w:customStyle="1" w:styleId="RDCoverTitle">
    <w:name w:val="RD Cover Title"/>
    <w:basedOn w:val="Normal"/>
    <w:semiHidden/>
    <w:qFormat/>
    <w:rsid w:val="000E65E3"/>
    <w:pPr>
      <w:spacing w:before="60" w:after="60"/>
    </w:pPr>
    <w:rPr>
      <w:rFonts w:ascii="Univers 55" w:hAnsi="Univers 55"/>
      <w:color w:val="009900"/>
      <w:sz w:val="40"/>
      <w:lang w:val="en-GB" w:eastAsia="en-GB"/>
    </w:rPr>
  </w:style>
  <w:style w:type="paragraph" w:styleId="Titre">
    <w:name w:val="Title"/>
    <w:basedOn w:val="Normal"/>
    <w:link w:val="TitreCar"/>
    <w:autoRedefine/>
    <w:rsid w:val="00470040"/>
    <w:pPr>
      <w:spacing w:before="100" w:beforeAutospacing="1" w:after="100" w:afterAutospacing="1"/>
      <w:jc w:val="center"/>
    </w:pPr>
    <w:rPr>
      <w:rFonts w:cs="Arial"/>
      <w:b/>
      <w:bCs/>
      <w:noProof/>
      <w:kern w:val="28"/>
      <w:lang w:val="en-GB" w:eastAsia="fr-FR"/>
    </w:rPr>
  </w:style>
  <w:style w:type="character" w:customStyle="1" w:styleId="TitreCar">
    <w:name w:val="Titre Car"/>
    <w:basedOn w:val="Policepardfaut"/>
    <w:link w:val="Titre"/>
    <w:rsid w:val="00470040"/>
    <w:rPr>
      <w:rFonts w:cs="Arial"/>
      <w:b/>
      <w:bCs/>
      <w:noProof/>
      <w:kern w:val="28"/>
      <w:lang w:val="en-GB" w:eastAsia="fr-FR"/>
    </w:rPr>
  </w:style>
  <w:style w:type="character" w:customStyle="1" w:styleId="ListBullet1Char">
    <w:name w:val="List Bullet 1 Char"/>
    <w:link w:val="ListBullet1"/>
    <w:rsid w:val="000A7347"/>
    <w:rPr>
      <w:lang w:val="en-GB" w:eastAsia="en-GB"/>
    </w:rPr>
  </w:style>
  <w:style w:type="paragraph" w:styleId="Listepuces2">
    <w:name w:val="List Bullet 2"/>
    <w:basedOn w:val="Normal"/>
    <w:qFormat/>
    <w:rsid w:val="000A7347"/>
    <w:pPr>
      <w:numPr>
        <w:ilvl w:val="1"/>
        <w:numId w:val="4"/>
      </w:numPr>
      <w:spacing w:after="60"/>
    </w:pPr>
    <w:rPr>
      <w:lang w:val="en-GB" w:eastAsia="en-GB"/>
    </w:rPr>
  </w:style>
  <w:style w:type="paragraph" w:styleId="Listepuces3">
    <w:name w:val="List Bullet 3"/>
    <w:basedOn w:val="Normal"/>
    <w:qFormat/>
    <w:rsid w:val="000A7347"/>
    <w:pPr>
      <w:numPr>
        <w:ilvl w:val="2"/>
        <w:numId w:val="4"/>
      </w:numPr>
      <w:spacing w:after="60"/>
      <w:contextualSpacing/>
    </w:pPr>
    <w:rPr>
      <w:lang w:val="en-GB" w:eastAsia="en-GB"/>
    </w:rPr>
  </w:style>
  <w:style w:type="paragraph" w:customStyle="1" w:styleId="GPOCoverPageNormal">
    <w:name w:val="GPO Cover Page Normal"/>
    <w:basedOn w:val="Normal"/>
    <w:semiHidden/>
    <w:rsid w:val="000663B8"/>
    <w:pPr>
      <w:spacing w:after="120"/>
    </w:pPr>
  </w:style>
  <w:style w:type="paragraph" w:styleId="Lgende">
    <w:name w:val="caption"/>
    <w:basedOn w:val="Normal"/>
    <w:next w:val="Normal"/>
    <w:semiHidden/>
    <w:qFormat/>
    <w:rsid w:val="001601E3"/>
    <w:pPr>
      <w:keepNext/>
      <w:keepLines/>
      <w:suppressAutoHyphens/>
      <w:spacing w:before="240" w:after="240" w:line="360" w:lineRule="auto"/>
    </w:pPr>
    <w:rPr>
      <w:rFonts w:ascii="Univers 55" w:hAnsi="Univers 55"/>
      <w:b/>
      <w:bCs/>
      <w:szCs w:val="18"/>
    </w:rPr>
  </w:style>
  <w:style w:type="paragraph" w:customStyle="1" w:styleId="ListBulletTextBody1">
    <w:name w:val="List Bullet Text Body 1"/>
    <w:basedOn w:val="ListBullet1"/>
    <w:qFormat/>
    <w:rsid w:val="00BF6A88"/>
    <w:pPr>
      <w:tabs>
        <w:tab w:val="clear" w:pos="924"/>
        <w:tab w:val="left" w:pos="1491"/>
      </w:tabs>
      <w:ind w:left="1491"/>
    </w:pPr>
  </w:style>
  <w:style w:type="paragraph" w:customStyle="1" w:styleId="ListBulletTextBody2">
    <w:name w:val="List Bullet Text Body 2"/>
    <w:basedOn w:val="Listepuces2"/>
    <w:qFormat/>
    <w:rsid w:val="007B5071"/>
    <w:pPr>
      <w:tabs>
        <w:tab w:val="clear" w:pos="1281"/>
        <w:tab w:val="left" w:pos="1848"/>
      </w:tabs>
      <w:ind w:left="1848"/>
    </w:pPr>
  </w:style>
  <w:style w:type="paragraph" w:customStyle="1" w:styleId="ListBulletTextBody3">
    <w:name w:val="List Bullet Text Body 3"/>
    <w:basedOn w:val="Listepuces3"/>
    <w:qFormat/>
    <w:rsid w:val="00357973"/>
    <w:pPr>
      <w:tabs>
        <w:tab w:val="clear" w:pos="1605"/>
        <w:tab w:val="left" w:pos="2172"/>
      </w:tabs>
      <w:ind w:left="2171" w:hanging="323"/>
    </w:pPr>
  </w:style>
  <w:style w:type="paragraph" w:customStyle="1" w:styleId="ListBulletHead6Indent">
    <w:name w:val="List Bullet Head 6 Indent"/>
    <w:basedOn w:val="Normal"/>
    <w:qFormat/>
    <w:rsid w:val="00C976C6"/>
    <w:pPr>
      <w:numPr>
        <w:numId w:val="5"/>
      </w:numPr>
      <w:tabs>
        <w:tab w:val="left" w:pos="2041"/>
      </w:tabs>
      <w:spacing w:before="120" w:after="120"/>
      <w:ind w:left="2042" w:hanging="454"/>
    </w:pPr>
  </w:style>
  <w:style w:type="paragraph" w:customStyle="1" w:styleId="ListBulletHead7Indent">
    <w:name w:val="List Bullet Head 7 Indent"/>
    <w:basedOn w:val="Normal"/>
    <w:qFormat/>
    <w:rsid w:val="00C976C6"/>
    <w:pPr>
      <w:tabs>
        <w:tab w:val="left" w:pos="2495"/>
      </w:tabs>
      <w:spacing w:before="120" w:after="120"/>
    </w:pPr>
  </w:style>
  <w:style w:type="paragraph" w:customStyle="1" w:styleId="Textcommentbullet2">
    <w:name w:val="Text comment bullet 2"/>
    <w:basedOn w:val="Textcomment"/>
    <w:qFormat/>
    <w:rsid w:val="001461A8"/>
    <w:pPr>
      <w:numPr>
        <w:ilvl w:val="1"/>
        <w:numId w:val="7"/>
      </w:numPr>
      <w:spacing w:before="0" w:after="60"/>
    </w:pPr>
    <w:rPr>
      <w:iCs/>
    </w:rPr>
  </w:style>
  <w:style w:type="paragraph" w:customStyle="1" w:styleId="Textcommentbullet3">
    <w:name w:val="Text comment bullet 3"/>
    <w:basedOn w:val="Textcommentbullet2"/>
    <w:qFormat/>
    <w:rsid w:val="00E57DE4"/>
    <w:pPr>
      <w:numPr>
        <w:ilvl w:val="0"/>
        <w:numId w:val="8"/>
      </w:numPr>
      <w:tabs>
        <w:tab w:val="left" w:pos="2608"/>
      </w:tabs>
      <w:ind w:left="2608" w:hanging="340"/>
    </w:pPr>
  </w:style>
  <w:style w:type="paragraph" w:customStyle="1" w:styleId="Textcomment-SectionText">
    <w:name w:val="Text comment - Section Text"/>
    <w:basedOn w:val="Textcomment"/>
    <w:rsid w:val="00A20BE8"/>
    <w:pPr>
      <w:ind w:left="567"/>
    </w:pPr>
    <w:rPr>
      <w:iCs/>
      <w:szCs w:val="20"/>
    </w:rPr>
  </w:style>
  <w:style w:type="paragraph" w:customStyle="1" w:styleId="Textcomment-BodyText">
    <w:name w:val="Text comment - Body Text"/>
    <w:basedOn w:val="Textcomment"/>
    <w:rsid w:val="00A20BE8"/>
    <w:pPr>
      <w:ind w:left="1134"/>
    </w:pPr>
    <w:rPr>
      <w:iCs/>
      <w:szCs w:val="20"/>
    </w:rPr>
  </w:style>
  <w:style w:type="character" w:customStyle="1" w:styleId="Placeholder">
    <w:name w:val="Placeholder"/>
    <w:uiPriority w:val="1"/>
    <w:qFormat/>
    <w:rsid w:val="00DC2EF6"/>
    <w:rPr>
      <w:rFonts w:ascii="Univers for BP Light" w:hAnsi="Univers for BP Light"/>
      <w:i/>
      <w:color w:val="0000FF"/>
    </w:rPr>
  </w:style>
  <w:style w:type="paragraph" w:customStyle="1" w:styleId="ExampleTextPlacholder">
    <w:name w:val="Example Text Placholder"/>
    <w:basedOn w:val="Normal"/>
    <w:rsid w:val="00472A9E"/>
    <w:pPr>
      <w:spacing w:before="60" w:after="180"/>
      <w:ind w:left="567"/>
    </w:pPr>
    <w:rPr>
      <w:i/>
      <w:iCs/>
      <w:color w:val="0000FF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6739F6"/>
  </w:style>
  <w:style w:type="paragraph" w:customStyle="1" w:styleId="TableTextLeft9pt">
    <w:name w:val="Table Text Left 9 pt"/>
    <w:basedOn w:val="Normal"/>
    <w:qFormat/>
    <w:rsid w:val="0004672A"/>
    <w:pPr>
      <w:spacing w:before="60" w:after="60"/>
    </w:pPr>
    <w:rPr>
      <w:snapToGrid w:val="0"/>
      <w:color w:val="000000"/>
      <w:sz w:val="18"/>
      <w:szCs w:val="18"/>
      <w:lang w:eastAsia="en-GB"/>
    </w:rPr>
  </w:style>
  <w:style w:type="paragraph" w:customStyle="1" w:styleId="SectionSubHeading">
    <w:name w:val="Section Sub Heading"/>
    <w:basedOn w:val="Normal"/>
    <w:next w:val="TextSection"/>
    <w:qFormat/>
    <w:rsid w:val="00857C22"/>
    <w:pPr>
      <w:keepNext/>
      <w:keepLines/>
      <w:suppressAutoHyphens/>
      <w:spacing w:before="240" w:after="120"/>
      <w:ind w:left="567"/>
      <w:outlineLvl w:val="0"/>
    </w:pPr>
    <w:rPr>
      <w:b/>
      <w:bCs/>
      <w:szCs w:val="20"/>
      <w:lang w:val="en-GB"/>
    </w:rPr>
  </w:style>
  <w:style w:type="paragraph" w:customStyle="1" w:styleId="TextSectionBoldBefore12ptAfter6pt">
    <w:name w:val="Text Section + Bold Before:  12 pt After:  6 pt"/>
    <w:basedOn w:val="TextSection"/>
    <w:next w:val="TextSection"/>
    <w:rsid w:val="00A27994"/>
    <w:pPr>
      <w:keepNext/>
      <w:spacing w:before="240" w:after="120"/>
    </w:pPr>
    <w:rPr>
      <w:b/>
      <w:bCs/>
      <w:szCs w:val="20"/>
    </w:rPr>
  </w:style>
  <w:style w:type="paragraph" w:customStyle="1" w:styleId="StyleSectionBefore12ptAfter12pt">
    <w:name w:val="Style Section + Before:  12 pt After:  12 pt"/>
    <w:basedOn w:val="Section"/>
    <w:rsid w:val="00FB378D"/>
    <w:pPr>
      <w:spacing w:before="240" w:after="240"/>
    </w:pPr>
    <w:rPr>
      <w:bCs/>
      <w:szCs w:val="20"/>
    </w:rPr>
  </w:style>
  <w:style w:type="paragraph" w:styleId="Paragraphedeliste">
    <w:name w:val="List Paragraph"/>
    <w:basedOn w:val="Normal"/>
    <w:uiPriority w:val="34"/>
    <w:qFormat/>
    <w:rsid w:val="004A101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46EFD"/>
    <w:rPr>
      <w:color w:val="808080"/>
    </w:rPr>
  </w:style>
  <w:style w:type="paragraph" w:styleId="Tabledesillustrations">
    <w:name w:val="table of figures"/>
    <w:basedOn w:val="Normal"/>
    <w:next w:val="Normal"/>
    <w:uiPriority w:val="99"/>
    <w:unhideWhenUsed/>
    <w:rsid w:val="001566E0"/>
  </w:style>
  <w:style w:type="paragraph" w:styleId="Corpsdetexte">
    <w:name w:val="Body Text"/>
    <w:basedOn w:val="Normal"/>
    <w:link w:val="CorpsdetexteCar"/>
    <w:uiPriority w:val="1"/>
    <w:qFormat/>
    <w:rsid w:val="00C42472"/>
    <w:pPr>
      <w:widowControl w:val="0"/>
      <w:spacing w:before="175"/>
      <w:ind w:left="1160"/>
    </w:pPr>
    <w:rPr>
      <w:rFonts w:ascii="Arial" w:eastAsia="Arial" w:hAnsi="Arial" w:cstheme="minorBidi"/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C42472"/>
    <w:rPr>
      <w:rFonts w:ascii="Arial" w:eastAsia="Arial" w:hAnsi="Arial" w:cstheme="minorBidi"/>
      <w:sz w:val="20"/>
      <w:szCs w:val="20"/>
    </w:rPr>
  </w:style>
  <w:style w:type="paragraph" w:customStyle="1" w:styleId="Indent1">
    <w:name w:val="Indent1"/>
    <w:basedOn w:val="Normal"/>
    <w:link w:val="Indent1Char"/>
    <w:rsid w:val="0076299A"/>
    <w:pPr>
      <w:spacing w:before="120"/>
      <w:ind w:left="1134" w:right="284"/>
      <w:jc w:val="both"/>
    </w:pPr>
    <w:rPr>
      <w:rFonts w:ascii="Times New Roman" w:hAnsi="Times New Roman"/>
      <w:color w:val="000000"/>
      <w:szCs w:val="20"/>
      <w:lang w:val="en-GB"/>
    </w:rPr>
  </w:style>
  <w:style w:type="character" w:customStyle="1" w:styleId="Indent1Char">
    <w:name w:val="Indent1 Char"/>
    <w:basedOn w:val="Policepardfaut"/>
    <w:link w:val="Indent1"/>
    <w:rsid w:val="0076299A"/>
    <w:rPr>
      <w:rFonts w:ascii="Times New Roman" w:hAnsi="Times New Roman"/>
      <w:color w:val="000000"/>
      <w:szCs w:val="20"/>
      <w:lang w:val="en-GB"/>
    </w:rPr>
  </w:style>
  <w:style w:type="paragraph" w:customStyle="1" w:styleId="Titolo3-">
    <w:name w:val="Titolo 3-"/>
    <w:basedOn w:val="Titre3"/>
    <w:next w:val="Titre4"/>
    <w:rsid w:val="00D1688C"/>
    <w:pPr>
      <w:keepLines w:val="0"/>
      <w:numPr>
        <w:ilvl w:val="0"/>
        <w:numId w:val="0"/>
      </w:numPr>
      <w:tabs>
        <w:tab w:val="num" w:pos="1448"/>
      </w:tabs>
      <w:suppressAutoHyphens w:val="0"/>
      <w:spacing w:before="300" w:after="200"/>
      <w:ind w:left="1448" w:right="170" w:hanging="720"/>
      <w:jc w:val="both"/>
    </w:pPr>
    <w:rPr>
      <w:rFonts w:ascii="Verdana" w:hAnsi="Verdana"/>
      <w:b w:val="0"/>
      <w:sz w:val="20"/>
      <w:u w:val="single"/>
      <w:lang w:val="en-US"/>
    </w:rPr>
  </w:style>
  <w:style w:type="character" w:customStyle="1" w:styleId="Titre2Car">
    <w:name w:val="Titre 2 Car"/>
    <w:aliases w:val="Title 2 Car,Number 2 Car,.1 Car,TITLE 2 Car,Sub-heading Car,Titolo 2 Carattere Carattere Carattere Carattere Car,.1 Carattere Carattere Carattere Carattere Car,§1.1. Car,X.X Car,Heading1 Car,Heading2DBM Car,Heading2DBM1 Car,§1.1 Car,h2 Car"/>
    <w:basedOn w:val="Policepardfaut"/>
    <w:link w:val="Titre2"/>
    <w:rsid w:val="00557717"/>
    <w:rPr>
      <w:rFonts w:ascii="Univers for BP" w:hAnsi="Univers for BP" w:cs="Arial"/>
      <w:b/>
      <w:bCs/>
      <w:iCs/>
      <w:szCs w:val="28"/>
      <w:lang w:val="en-GB"/>
    </w:rPr>
  </w:style>
  <w:style w:type="paragraph" w:customStyle="1" w:styleId="Paragraphedeliste1">
    <w:name w:val="Paragraphe de liste1"/>
    <w:basedOn w:val="Normal"/>
    <w:link w:val="Paragraphedeliste1Car"/>
    <w:qFormat/>
    <w:rsid w:val="00462B7A"/>
    <w:pPr>
      <w:suppressAutoHyphens/>
      <w:spacing w:after="200" w:line="360" w:lineRule="auto"/>
      <w:ind w:firstLine="357"/>
      <w:jc w:val="both"/>
    </w:pPr>
    <w:rPr>
      <w:rFonts w:ascii="Calibri" w:hAnsi="Calibri"/>
      <w:sz w:val="24"/>
      <w:szCs w:val="24"/>
    </w:rPr>
  </w:style>
  <w:style w:type="paragraph" w:customStyle="1" w:styleId="Style2">
    <w:name w:val="Style2"/>
    <w:basedOn w:val="Titre"/>
    <w:qFormat/>
    <w:rsid w:val="00462B7A"/>
    <w:pPr>
      <w:spacing w:before="240" w:beforeAutospacing="0" w:after="60" w:afterAutospacing="0" w:line="360" w:lineRule="auto"/>
      <w:ind w:left="709"/>
      <w:outlineLvl w:val="0"/>
    </w:pPr>
    <w:rPr>
      <w:rFonts w:ascii="Calibri" w:hAnsi="Calibri" w:cs="Times New Roman"/>
      <w:noProof w:val="0"/>
      <w:color w:val="2E74B5"/>
      <w:kern w:val="0"/>
      <w:sz w:val="44"/>
      <w:szCs w:val="44"/>
      <w:lang w:val="fr-FR" w:eastAsia="en-US"/>
    </w:rPr>
  </w:style>
  <w:style w:type="character" w:customStyle="1" w:styleId="Paragraphedeliste1Car">
    <w:name w:val="Paragraphe de liste1 Car"/>
    <w:link w:val="Paragraphedeliste1"/>
    <w:rsid w:val="00462B7A"/>
    <w:rPr>
      <w:rFonts w:ascii="Calibri" w:hAnsi="Calibri"/>
      <w:sz w:val="24"/>
      <w:szCs w:val="24"/>
      <w:lang w:val="fr-FR"/>
    </w:rPr>
  </w:style>
  <w:style w:type="character" w:customStyle="1" w:styleId="grkhzd">
    <w:name w:val="grkhzd"/>
    <w:basedOn w:val="Policepardfaut"/>
    <w:rsid w:val="00E126C0"/>
  </w:style>
  <w:style w:type="character" w:customStyle="1" w:styleId="lrzxr">
    <w:name w:val="lrzxr"/>
    <w:basedOn w:val="Policepardfaut"/>
    <w:rsid w:val="00E126C0"/>
  </w:style>
  <w:style w:type="character" w:customStyle="1" w:styleId="hpaddresssubtitlejs-hpaddresssubtitlejqtooltip">
    <w:name w:val="hp_address_subtitle&#10;js-hp_address_subtitle&#10;jq_tooltip"/>
    <w:basedOn w:val="Policepardfaut"/>
    <w:rsid w:val="00886ED6"/>
  </w:style>
  <w:style w:type="paragraph" w:customStyle="1" w:styleId="1-2-3">
    <w:name w:val="§1-2-3"/>
    <w:basedOn w:val="Normal"/>
    <w:rsid w:val="00DD5D59"/>
    <w:pPr>
      <w:numPr>
        <w:numId w:val="12"/>
      </w:numPr>
      <w:spacing w:before="60"/>
      <w:ind w:left="1702" w:right="284" w:hanging="284"/>
      <w:jc w:val="both"/>
    </w:pPr>
    <w:rPr>
      <w:rFonts w:ascii="Times New Roman" w:hAnsi="Times New Roman"/>
      <w:color w:val="000000"/>
      <w:szCs w:val="20"/>
      <w:lang w:val="en-GB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325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32523"/>
    <w:rPr>
      <w:rFonts w:ascii="Courier New" w:hAnsi="Courier New" w:cs="Courier New"/>
      <w:sz w:val="20"/>
      <w:szCs w:val="20"/>
      <w:lang w:val="fr-FR" w:eastAsia="fr-FR"/>
    </w:rPr>
  </w:style>
  <w:style w:type="character" w:customStyle="1" w:styleId="y2iqfc">
    <w:name w:val="y2iqfc"/>
    <w:basedOn w:val="Policepardfaut"/>
    <w:rsid w:val="00932523"/>
  </w:style>
  <w:style w:type="paragraph" w:styleId="NormalWeb">
    <w:name w:val="Normal (Web)"/>
    <w:basedOn w:val="Normal"/>
    <w:uiPriority w:val="99"/>
    <w:unhideWhenUsed/>
    <w:rsid w:val="003A4B71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A4B71"/>
    <w:rPr>
      <w:b/>
      <w:bCs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C33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768">
      <w:bodyDiv w:val="1"/>
      <w:marLeft w:val="92"/>
      <w:marRight w:val="92"/>
      <w:marTop w:val="13"/>
      <w:marBottom w:val="1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485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88881">
                  <w:marLeft w:val="567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www.reviewsvisor.fr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file:///\\Houserver03\wwwroot\EPDCT\brand\BP-BP-DCT-Letter-Templates-UK-US\images\helios.jpg" TargetMode="External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EA83A6-D29A-4E00-83AB-FBBAACE8D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1408</Words>
  <Characters>8238</Characters>
  <Application>Microsoft Office Word</Application>
  <DocSecurity>0</DocSecurity>
  <Lines>249</Lines>
  <Paragraphs>163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9483</CharactersWithSpaces>
  <SharedDoc>false</SharedDoc>
  <HLinks>
    <vt:vector size="288" baseType="variant">
      <vt:variant>
        <vt:i4>786448</vt:i4>
      </vt:variant>
      <vt:variant>
        <vt:i4>342</vt:i4>
      </vt:variant>
      <vt:variant>
        <vt:i4>0</vt:i4>
      </vt:variant>
      <vt:variant>
        <vt:i4>5</vt:i4>
      </vt:variant>
      <vt:variant>
        <vt:lpwstr>http://etplib.bpweb.bp.com/login/IntegratedLogin.jsp?docNumber=GN%2000-991&amp;docType=gn</vt:lpwstr>
      </vt:variant>
      <vt:variant>
        <vt:lpwstr/>
      </vt:variant>
      <vt:variant>
        <vt:i4>1900602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_Toc298849428</vt:lpwstr>
      </vt:variant>
      <vt:variant>
        <vt:i4>1900602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_Toc298849427</vt:lpwstr>
      </vt:variant>
      <vt:variant>
        <vt:i4>1900602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_Toc298849426</vt:lpwstr>
      </vt:variant>
      <vt:variant>
        <vt:i4>1900602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_Toc298849425</vt:lpwstr>
      </vt:variant>
      <vt:variant>
        <vt:i4>1900602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_Toc298849424</vt:lpwstr>
      </vt:variant>
      <vt:variant>
        <vt:i4>1900602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_Toc298849423</vt:lpwstr>
      </vt:variant>
      <vt:variant>
        <vt:i4>1900602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_Toc298849422</vt:lpwstr>
      </vt:variant>
      <vt:variant>
        <vt:i4>1900602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_Toc298849421</vt:lpwstr>
      </vt:variant>
      <vt:variant>
        <vt:i4>1900602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_Toc298849420</vt:lpwstr>
      </vt:variant>
      <vt:variant>
        <vt:i4>1966138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_Toc298849419</vt:lpwstr>
      </vt:variant>
      <vt:variant>
        <vt:i4>1966138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_Toc298849418</vt:lpwstr>
      </vt:variant>
      <vt:variant>
        <vt:i4>1966138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_Toc298849417</vt:lpwstr>
      </vt:variant>
      <vt:variant>
        <vt:i4>1966138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_Toc298849416</vt:lpwstr>
      </vt:variant>
      <vt:variant>
        <vt:i4>1966138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_Toc298849415</vt:lpwstr>
      </vt:variant>
      <vt:variant>
        <vt:i4>1966138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_Toc298849414</vt:lpwstr>
      </vt:variant>
      <vt:variant>
        <vt:i4>1966138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_Toc298849413</vt:lpwstr>
      </vt:variant>
      <vt:variant>
        <vt:i4>1966138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_Toc298849412</vt:lpwstr>
      </vt:variant>
      <vt:variant>
        <vt:i4>1966138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_Toc298849411</vt:lpwstr>
      </vt:variant>
      <vt:variant>
        <vt:i4>1966138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_Toc298849410</vt:lpwstr>
      </vt:variant>
      <vt:variant>
        <vt:i4>2031674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_Toc298849409</vt:lpwstr>
      </vt:variant>
      <vt:variant>
        <vt:i4>2031674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_Toc298849408</vt:lpwstr>
      </vt:variant>
      <vt:variant>
        <vt:i4>2031674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_Toc298849407</vt:lpwstr>
      </vt:variant>
      <vt:variant>
        <vt:i4>2031674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_Toc298849406</vt:lpwstr>
      </vt:variant>
      <vt:variant>
        <vt:i4>2031674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_Toc298849405</vt:lpwstr>
      </vt:variant>
      <vt:variant>
        <vt:i4>2031674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_Toc298849404</vt:lpwstr>
      </vt:variant>
      <vt:variant>
        <vt:i4>2031674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_Toc298849403</vt:lpwstr>
      </vt:variant>
      <vt:variant>
        <vt:i4>2031674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_Toc298849402</vt:lpwstr>
      </vt:variant>
      <vt:variant>
        <vt:i4>2031674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_Toc298849401</vt:lpwstr>
      </vt:variant>
      <vt:variant>
        <vt:i4>2031674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_Toc298849400</vt:lpwstr>
      </vt:variant>
      <vt:variant>
        <vt:i4>1441853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_Toc298849399</vt:lpwstr>
      </vt:variant>
      <vt:variant>
        <vt:i4>1441853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_Toc298849398</vt:lpwstr>
      </vt:variant>
      <vt:variant>
        <vt:i4>1441853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_Toc298849397</vt:lpwstr>
      </vt:variant>
      <vt:variant>
        <vt:i4>1441853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_Toc298849396</vt:lpwstr>
      </vt:variant>
      <vt:variant>
        <vt:i4>1441853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_Toc298849395</vt:lpwstr>
      </vt:variant>
      <vt:variant>
        <vt:i4>1441853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_Toc298849394</vt:lpwstr>
      </vt:variant>
      <vt:variant>
        <vt:i4>1441853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_Toc298849393</vt:lpwstr>
      </vt:variant>
      <vt:variant>
        <vt:i4>1441853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_Toc298849392</vt:lpwstr>
      </vt:variant>
      <vt:variant>
        <vt:i4>1441853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_Toc298849391</vt:lpwstr>
      </vt:variant>
      <vt:variant>
        <vt:i4>1441853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_Toc298849390</vt:lpwstr>
      </vt:variant>
      <vt:variant>
        <vt:i4>1507389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_Toc298849389</vt:lpwstr>
      </vt:variant>
      <vt:variant>
        <vt:i4>1507389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_Toc298849388</vt:lpwstr>
      </vt:variant>
      <vt:variant>
        <vt:i4>1507389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_Toc298849387</vt:lpwstr>
      </vt:variant>
      <vt:variant>
        <vt:i4>1507389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_Toc298849386</vt:lpwstr>
      </vt:variant>
      <vt:variant>
        <vt:i4>1507389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_Toc298849385</vt:lpwstr>
      </vt:variant>
      <vt:variant>
        <vt:i4>1507389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_Toc298849384</vt:lpwstr>
      </vt:variant>
      <vt:variant>
        <vt:i4>1507389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_Toc298849383</vt:lpwstr>
      </vt:variant>
      <vt:variant>
        <vt:i4>1507389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_Toc298849382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Lionel Bonder-External</dc:creator>
  <cp:lastModifiedBy>Lionel</cp:lastModifiedBy>
  <cp:revision>4</cp:revision>
  <cp:lastPrinted>2021-07-09T07:40:00Z</cp:lastPrinted>
  <dcterms:created xsi:type="dcterms:W3CDTF">2026-03-31T18:08:00Z</dcterms:created>
  <dcterms:modified xsi:type="dcterms:W3CDTF">2026-05-19T20:58:00Z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b48b937-0ae3-46f5-b32e-f3232b5be847_Enabled">
    <vt:lpwstr>True</vt:lpwstr>
  </property>
  <property fmtid="{D5CDD505-2E9C-101B-9397-08002B2CF9AE}" pid="3" name="MSIP_Label_3b48b937-0ae3-46f5-b32e-f3232b5be847_SiteId">
    <vt:lpwstr>9179d01a-e94c-4488-b5f0-4554bc474f8c</vt:lpwstr>
  </property>
  <property fmtid="{D5CDD505-2E9C-101B-9397-08002B2CF9AE}" pid="4" name="MSIP_Label_3b48b937-0ae3-46f5-b32e-f3232b5be847_Owner">
    <vt:lpwstr>sreymond@technip.com</vt:lpwstr>
  </property>
  <property fmtid="{D5CDD505-2E9C-101B-9397-08002B2CF9AE}" pid="5" name="MSIP_Label_3b48b937-0ae3-46f5-b32e-f3232b5be847_SetDate">
    <vt:lpwstr>2019-03-22T10:35:00.3383439Z</vt:lpwstr>
  </property>
  <property fmtid="{D5CDD505-2E9C-101B-9397-08002B2CF9AE}" pid="6" name="MSIP_Label_3b48b937-0ae3-46f5-b32e-f3232b5be847_Name">
    <vt:lpwstr>General</vt:lpwstr>
  </property>
  <property fmtid="{D5CDD505-2E9C-101B-9397-08002B2CF9AE}" pid="7" name="MSIP_Label_3b48b937-0ae3-46f5-b32e-f3232b5be847_Application">
    <vt:lpwstr>Microsoft Azure Information Protection</vt:lpwstr>
  </property>
  <property fmtid="{D5CDD505-2E9C-101B-9397-08002B2CF9AE}" pid="8" name="MSIP_Label_3b48b937-0ae3-46f5-b32e-f3232b5be847_Extended_MSFT_Method">
    <vt:lpwstr>Automatic</vt:lpwstr>
  </property>
  <property fmtid="{D5CDD505-2E9C-101B-9397-08002B2CF9AE}" pid="9" name="MSIP_Label_bb301fcd-8e7f-43d1-9257-f604b374827a_Enabled">
    <vt:lpwstr>True</vt:lpwstr>
  </property>
  <property fmtid="{D5CDD505-2E9C-101B-9397-08002B2CF9AE}" pid="10" name="MSIP_Label_bb301fcd-8e7f-43d1-9257-f604b374827a_SiteId">
    <vt:lpwstr>9179d01a-e94c-4488-b5f0-4554bc474f8c</vt:lpwstr>
  </property>
  <property fmtid="{D5CDD505-2E9C-101B-9397-08002B2CF9AE}" pid="11" name="MSIP_Label_bb301fcd-8e7f-43d1-9257-f604b374827a_Owner">
    <vt:lpwstr>sreymond@technip.com</vt:lpwstr>
  </property>
  <property fmtid="{D5CDD505-2E9C-101B-9397-08002B2CF9AE}" pid="12" name="MSIP_Label_bb301fcd-8e7f-43d1-9257-f604b374827a_SetDate">
    <vt:lpwstr>2019-03-22T10:35:00.3383439Z</vt:lpwstr>
  </property>
  <property fmtid="{D5CDD505-2E9C-101B-9397-08002B2CF9AE}" pid="13" name="MSIP_Label_bb301fcd-8e7f-43d1-9257-f604b374827a_Name">
    <vt:lpwstr>Anyone (no protection)</vt:lpwstr>
  </property>
  <property fmtid="{D5CDD505-2E9C-101B-9397-08002B2CF9AE}" pid="14" name="MSIP_Label_bb301fcd-8e7f-43d1-9257-f604b374827a_Application">
    <vt:lpwstr>Microsoft Azure Information Protection</vt:lpwstr>
  </property>
  <property fmtid="{D5CDD505-2E9C-101B-9397-08002B2CF9AE}" pid="15" name="MSIP_Label_bb301fcd-8e7f-43d1-9257-f604b374827a_Parent">
    <vt:lpwstr>3b48b937-0ae3-46f5-b32e-f3232b5be847</vt:lpwstr>
  </property>
  <property fmtid="{D5CDD505-2E9C-101B-9397-08002B2CF9AE}" pid="16" name="MSIP_Label_bb301fcd-8e7f-43d1-9257-f604b374827a_Extended_MSFT_Method">
    <vt:lpwstr>Automatic</vt:lpwstr>
  </property>
  <property fmtid="{D5CDD505-2E9C-101B-9397-08002B2CF9AE}" pid="17" name="MSIP_Label_569bf4a9-87bd-4dbf-a36c-1db5158e5def_Enabled">
    <vt:lpwstr>True</vt:lpwstr>
  </property>
  <property fmtid="{D5CDD505-2E9C-101B-9397-08002B2CF9AE}" pid="18" name="MSIP_Label_569bf4a9-87bd-4dbf-a36c-1db5158e5def_SiteId">
    <vt:lpwstr>ea80952e-a476-42d4-aaf4-5457852b0f7e</vt:lpwstr>
  </property>
  <property fmtid="{D5CDD505-2E9C-101B-9397-08002B2CF9AE}" pid="19" name="MSIP_Label_569bf4a9-87bd-4dbf-a36c-1db5158e5def_Owner">
    <vt:lpwstr>Farah.Mirzajanova@bp.com</vt:lpwstr>
  </property>
  <property fmtid="{D5CDD505-2E9C-101B-9397-08002B2CF9AE}" pid="20" name="MSIP_Label_569bf4a9-87bd-4dbf-a36c-1db5158e5def_SetDate">
    <vt:lpwstr>2018-03-27T14:00:56.6900444+01:00</vt:lpwstr>
  </property>
  <property fmtid="{D5CDD505-2E9C-101B-9397-08002B2CF9AE}" pid="21" name="MSIP_Label_569bf4a9-87bd-4dbf-a36c-1db5158e5def_Name">
    <vt:lpwstr>General</vt:lpwstr>
  </property>
  <property fmtid="{D5CDD505-2E9C-101B-9397-08002B2CF9AE}" pid="22" name="MSIP_Label_569bf4a9-87bd-4dbf-a36c-1db5158e5def_Application">
    <vt:lpwstr>Microsoft Azure Information Protection</vt:lpwstr>
  </property>
  <property fmtid="{D5CDD505-2E9C-101B-9397-08002B2CF9AE}" pid="23" name="MSIP_Label_569bf4a9-87bd-4dbf-a36c-1db5158e5def_Extended_MSFT_Method">
    <vt:lpwstr>Manual</vt:lpwstr>
  </property>
  <property fmtid="{D5CDD505-2E9C-101B-9397-08002B2CF9AE}" pid="24" name="Sensitivity">
    <vt:lpwstr>General Anyone (no protection) General</vt:lpwstr>
  </property>
</Properties>
</file>