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E8982" w14:textId="77777777" w:rsidR="006A279B" w:rsidRPr="0081145D" w:rsidRDefault="006A279B" w:rsidP="001F5E02">
      <w:pPr>
        <w:pStyle w:val="GPOCoverPageNormal"/>
        <w:jc w:val="both"/>
        <w:rPr>
          <w:lang w:val="en-GB" w:eastAsia="en-GB"/>
        </w:rPr>
      </w:pPr>
    </w:p>
    <w:p w14:paraId="693DFA12" w14:textId="77777777" w:rsidR="006A279B" w:rsidRPr="0081145D" w:rsidRDefault="006A279B" w:rsidP="000663B8">
      <w:pPr>
        <w:pStyle w:val="GPOCoverPageNormal"/>
        <w:rPr>
          <w:lang w:val="en-GB" w:eastAsia="en-GB"/>
        </w:rPr>
      </w:pPr>
    </w:p>
    <w:p w14:paraId="09AF6713" w14:textId="77777777" w:rsidR="006A279B" w:rsidRPr="0081145D" w:rsidRDefault="006A279B" w:rsidP="000663B8">
      <w:pPr>
        <w:pStyle w:val="GPOCoverPageNormal"/>
        <w:rPr>
          <w:lang w:val="en-GB" w:eastAsia="en-GB"/>
        </w:rPr>
      </w:pPr>
    </w:p>
    <w:p w14:paraId="2911F1E9" w14:textId="77777777" w:rsidR="006A279B" w:rsidRPr="0081145D" w:rsidRDefault="006A279B" w:rsidP="000663B8">
      <w:pPr>
        <w:pStyle w:val="GPOCoverPageNormal"/>
        <w:rPr>
          <w:lang w:val="en-GB" w:eastAsia="en-GB"/>
        </w:rPr>
      </w:pPr>
    </w:p>
    <w:p w14:paraId="307A3F5A" w14:textId="77777777" w:rsidR="006A279B" w:rsidRPr="0081145D" w:rsidRDefault="006A279B" w:rsidP="000663B8">
      <w:pPr>
        <w:pStyle w:val="GPOCoverPageNormal"/>
        <w:rPr>
          <w:lang w:val="en-GB" w:eastAsia="en-GB"/>
        </w:rPr>
      </w:pPr>
    </w:p>
    <w:p w14:paraId="5CDD3304" w14:textId="77777777" w:rsidR="006A279B" w:rsidRPr="0081145D" w:rsidRDefault="006A279B" w:rsidP="000663B8">
      <w:pPr>
        <w:pStyle w:val="GPOCoverPageNormal"/>
        <w:rPr>
          <w:lang w:val="en-GB" w:eastAsia="en-GB"/>
        </w:rPr>
      </w:pPr>
    </w:p>
    <w:p w14:paraId="2CFAF9B2" w14:textId="77777777" w:rsidR="006A279B" w:rsidRPr="0081145D" w:rsidRDefault="006A279B" w:rsidP="000663B8">
      <w:pPr>
        <w:pStyle w:val="GPOCoverPageNormal"/>
        <w:rPr>
          <w:lang w:val="en-GB" w:eastAsia="en-GB"/>
        </w:rPr>
      </w:pPr>
    </w:p>
    <w:p w14:paraId="3349E1F4" w14:textId="77777777" w:rsidR="00470040" w:rsidRPr="003A4B71" w:rsidRDefault="00F95BF7" w:rsidP="00470040">
      <w:pPr>
        <w:pStyle w:val="Titre"/>
        <w:rPr>
          <w:sz w:val="28"/>
          <w:szCs w:val="28"/>
          <w:lang w:val="fr-FR"/>
        </w:rPr>
      </w:pPr>
      <w:r w:rsidRPr="003A4B71">
        <w:rPr>
          <w:sz w:val="28"/>
          <w:szCs w:val="28"/>
          <w:lang w:val="fr-FR"/>
        </w:rPr>
        <w:t>Revie</w:t>
      </w:r>
      <w:r w:rsidR="003A4B71" w:rsidRPr="003A4B71">
        <w:rPr>
          <w:sz w:val="28"/>
          <w:szCs w:val="28"/>
          <w:lang w:val="fr-FR"/>
        </w:rPr>
        <w:t>wsvisor</w:t>
      </w:r>
    </w:p>
    <w:p w14:paraId="346E21A3" w14:textId="77777777" w:rsidR="00703B3A" w:rsidRPr="003A4B71" w:rsidRDefault="003A4B71" w:rsidP="00470040">
      <w:pPr>
        <w:pStyle w:val="Titre"/>
        <w:rPr>
          <w:sz w:val="28"/>
          <w:szCs w:val="28"/>
          <w:lang w:val="fr-FR"/>
        </w:rPr>
      </w:pPr>
      <w:r w:rsidRPr="003A4B71">
        <w:rPr>
          <w:sz w:val="28"/>
          <w:szCs w:val="28"/>
          <w:lang w:val="fr-FR"/>
        </w:rPr>
        <w:t>Politique de Co</w:t>
      </w:r>
      <w:r w:rsidR="009B6A16">
        <w:rPr>
          <w:sz w:val="28"/>
          <w:szCs w:val="28"/>
          <w:lang w:val="fr-FR"/>
        </w:rPr>
        <w:t>okies (UE / RGPD)</w:t>
      </w:r>
    </w:p>
    <w:p w14:paraId="000D3572" w14:textId="77777777" w:rsidR="00F3732F" w:rsidRPr="003A4B71" w:rsidRDefault="00F3732F" w:rsidP="000663B8">
      <w:pPr>
        <w:pStyle w:val="GPOCoverPageNormal"/>
        <w:rPr>
          <w:lang w:eastAsia="en-GB"/>
        </w:rPr>
      </w:pPr>
    </w:p>
    <w:p w14:paraId="15C817FB" w14:textId="77777777" w:rsidR="00F3732F" w:rsidRPr="003A4B71" w:rsidRDefault="00F3732F" w:rsidP="000663B8">
      <w:pPr>
        <w:pStyle w:val="GPOCoverPageNormal"/>
        <w:rPr>
          <w:lang w:eastAsia="en-GB"/>
        </w:rPr>
      </w:pPr>
    </w:p>
    <w:p w14:paraId="384CA930" w14:textId="77777777" w:rsidR="00F3732F" w:rsidRPr="003A4B71" w:rsidRDefault="00C26B95" w:rsidP="00C26B95">
      <w:pPr>
        <w:pStyle w:val="GPOCoverPageNormal"/>
        <w:tabs>
          <w:tab w:val="left" w:pos="6270"/>
        </w:tabs>
        <w:rPr>
          <w:lang w:eastAsia="en-GB"/>
        </w:rPr>
      </w:pPr>
      <w:r w:rsidRPr="003A4B71">
        <w:rPr>
          <w:lang w:eastAsia="en-GB"/>
        </w:rPr>
        <w:tab/>
      </w:r>
    </w:p>
    <w:p w14:paraId="700375FD" w14:textId="77777777" w:rsidR="00F3732F" w:rsidRPr="003A4B71" w:rsidRDefault="00F3732F" w:rsidP="000663B8">
      <w:pPr>
        <w:pStyle w:val="GPOCoverPageNormal"/>
        <w:rPr>
          <w:lang w:eastAsia="en-GB"/>
        </w:rPr>
      </w:pPr>
    </w:p>
    <w:p w14:paraId="4FD25396" w14:textId="77777777" w:rsidR="00F3732F" w:rsidRPr="003A4B71" w:rsidRDefault="005A0749" w:rsidP="005A0749">
      <w:pPr>
        <w:pStyle w:val="GPOCoverPageNormal"/>
        <w:tabs>
          <w:tab w:val="left" w:pos="4125"/>
        </w:tabs>
        <w:rPr>
          <w:lang w:eastAsia="en-GB"/>
        </w:rPr>
      </w:pPr>
      <w:r w:rsidRPr="003A4B71">
        <w:rPr>
          <w:lang w:eastAsia="en-GB"/>
        </w:rPr>
        <w:tab/>
      </w:r>
    </w:p>
    <w:p w14:paraId="52DD71E4" w14:textId="77777777" w:rsidR="00F3732F" w:rsidRPr="003A4B71" w:rsidRDefault="00F3732F" w:rsidP="000663B8">
      <w:pPr>
        <w:pStyle w:val="GPOCoverPageNormal"/>
        <w:rPr>
          <w:lang w:eastAsia="en-GB"/>
        </w:rPr>
      </w:pPr>
    </w:p>
    <w:p w14:paraId="14670DD9" w14:textId="77777777" w:rsidR="00F3732F" w:rsidRPr="003A4B71" w:rsidRDefault="00F3732F" w:rsidP="000663B8">
      <w:pPr>
        <w:pStyle w:val="GPOCoverPageNormal"/>
        <w:rPr>
          <w:lang w:eastAsia="en-GB"/>
        </w:rPr>
      </w:pPr>
    </w:p>
    <w:p w14:paraId="508B0563" w14:textId="77777777" w:rsidR="00F3732F" w:rsidRPr="003A4B71" w:rsidRDefault="00F3732F" w:rsidP="00C26B95">
      <w:pPr>
        <w:pStyle w:val="GPOCoverPageNormal"/>
        <w:tabs>
          <w:tab w:val="left" w:pos="8895"/>
        </w:tabs>
        <w:rPr>
          <w:lang w:eastAsia="en-GB"/>
        </w:rPr>
        <w:sectPr w:rsidR="00F3732F" w:rsidRPr="003A4B71" w:rsidSect="00FA3A70">
          <w:headerReference w:type="first" r:id="rId8"/>
          <w:footerReference w:type="first" r:id="rId9"/>
          <w:pgSz w:w="11907" w:h="16840" w:code="9"/>
          <w:pgMar w:top="2268" w:right="567" w:bottom="3402" w:left="567" w:header="476" w:footer="454" w:gutter="0"/>
          <w:pgBorders w:display="firstPage" w:offsetFrom="page">
            <w:top w:val="single" w:sz="4" w:space="24" w:color="auto"/>
            <w:left w:val="single" w:sz="4" w:space="24" w:color="auto"/>
            <w:bottom w:val="single" w:sz="4" w:space="24" w:color="auto"/>
            <w:right w:val="single" w:sz="4" w:space="26" w:color="auto"/>
          </w:pgBorders>
          <w:cols w:space="720"/>
          <w:titlePg/>
          <w:docGrid w:linePitch="360"/>
        </w:sectPr>
      </w:pPr>
    </w:p>
    <w:p w14:paraId="005A92B7" w14:textId="77777777" w:rsidR="000E7BB5" w:rsidRPr="003A4B71" w:rsidRDefault="000E7BB5" w:rsidP="000E7BB5">
      <w:pPr>
        <w:pStyle w:val="DocumentReferences"/>
        <w:rPr>
          <w:rFonts w:ascii="Univers for BP Light" w:hAnsi="Univers for BP Light"/>
          <w:lang w:val="fr-FR"/>
        </w:rPr>
      </w:pPr>
    </w:p>
    <w:p w14:paraId="2DBB319A" w14:textId="77777777" w:rsidR="00E44A52" w:rsidRPr="003A4B71" w:rsidRDefault="005163EF" w:rsidP="001E269F">
      <w:pPr>
        <w:pStyle w:val="DocumentReferences"/>
        <w:jc w:val="both"/>
        <w:rPr>
          <w:rFonts w:ascii="Univers for BP Light" w:hAnsi="Univers for BP Light"/>
          <w:lang w:val="fr-FR"/>
        </w:rPr>
      </w:pPr>
      <w:r w:rsidRPr="003A4B71">
        <w:rPr>
          <w:rFonts w:ascii="Univers for BP Light" w:hAnsi="Univers for BP Light"/>
          <w:lang w:val="fr-FR"/>
        </w:rPr>
        <w:t>Contents</w:t>
      </w:r>
    </w:p>
    <w:p w14:paraId="016AA07D" w14:textId="77777777" w:rsidR="00E44A52" w:rsidRPr="003A4B71" w:rsidRDefault="00E44A52" w:rsidP="002C0FC3">
      <w:pPr>
        <w:pStyle w:val="TOCPage"/>
        <w:rPr>
          <w:lang w:val="fr-FR"/>
        </w:rPr>
      </w:pPr>
      <w:r w:rsidRPr="003A4B71">
        <w:rPr>
          <w:lang w:val="fr-FR"/>
        </w:rPr>
        <w:tab/>
        <w:t>Page</w:t>
      </w:r>
    </w:p>
    <w:p w14:paraId="729B9E78" w14:textId="77777777" w:rsidR="00971ADF" w:rsidRDefault="00072AE5">
      <w:pPr>
        <w:pStyle w:val="TM1"/>
        <w:rPr>
          <w:rFonts w:asciiTheme="minorHAnsi" w:eastAsiaTheme="minorEastAsia" w:hAnsiTheme="minorHAnsi" w:cstheme="minorBidi"/>
          <w:szCs w:val="22"/>
          <w:lang w:val="fr-FR" w:eastAsia="fr-FR"/>
        </w:rPr>
      </w:pPr>
      <w:r w:rsidRPr="0081145D">
        <w:fldChar w:fldCharType="begin"/>
      </w:r>
      <w:r w:rsidR="001566E0" w:rsidRPr="0081145D">
        <w:instrText xml:space="preserve"> TOC \o "1-3" \h \z \u </w:instrText>
      </w:r>
      <w:r w:rsidRPr="0081145D">
        <w:fldChar w:fldCharType="separate"/>
      </w:r>
      <w:hyperlink w:anchor="_Toc220577104" w:history="1">
        <w:r w:rsidR="00971ADF" w:rsidRPr="00041EDA">
          <w:rPr>
            <w:rStyle w:val="Lienhypertexte"/>
          </w:rPr>
          <w:t>1</w:t>
        </w:r>
        <w:r w:rsidR="00971ADF">
          <w:rPr>
            <w:rFonts w:asciiTheme="minorHAnsi" w:eastAsiaTheme="minorEastAsia" w:hAnsiTheme="minorHAnsi" w:cstheme="minorBidi"/>
            <w:szCs w:val="22"/>
            <w:lang w:val="fr-FR" w:eastAsia="fr-FR"/>
          </w:rPr>
          <w:tab/>
        </w:r>
        <w:r w:rsidR="00971ADF" w:rsidRPr="00041EDA">
          <w:rPr>
            <w:rStyle w:val="Lienhypertexte"/>
          </w:rPr>
          <w:t>Introduction</w:t>
        </w:r>
        <w:r w:rsidR="00971ADF">
          <w:rPr>
            <w:webHidden/>
          </w:rPr>
          <w:tab/>
        </w:r>
        <w:r>
          <w:rPr>
            <w:webHidden/>
          </w:rPr>
          <w:fldChar w:fldCharType="begin"/>
        </w:r>
        <w:r w:rsidR="00971ADF">
          <w:rPr>
            <w:webHidden/>
          </w:rPr>
          <w:instrText xml:space="preserve"> PAGEREF _Toc220577104 \h </w:instrText>
        </w:r>
        <w:r>
          <w:rPr>
            <w:webHidden/>
          </w:rPr>
        </w:r>
        <w:r>
          <w:rPr>
            <w:webHidden/>
          </w:rPr>
          <w:fldChar w:fldCharType="separate"/>
        </w:r>
        <w:r w:rsidR="00971ADF">
          <w:rPr>
            <w:webHidden/>
          </w:rPr>
          <w:t>3</w:t>
        </w:r>
        <w:r>
          <w:rPr>
            <w:webHidden/>
          </w:rPr>
          <w:fldChar w:fldCharType="end"/>
        </w:r>
      </w:hyperlink>
    </w:p>
    <w:p w14:paraId="571B513D" w14:textId="77777777" w:rsidR="00971ADF" w:rsidRDefault="00971ADF">
      <w:pPr>
        <w:pStyle w:val="TM1"/>
        <w:rPr>
          <w:rFonts w:asciiTheme="minorHAnsi" w:eastAsiaTheme="minorEastAsia" w:hAnsiTheme="minorHAnsi" w:cstheme="minorBidi"/>
          <w:szCs w:val="22"/>
          <w:lang w:val="fr-FR" w:eastAsia="fr-FR"/>
        </w:rPr>
      </w:pPr>
      <w:hyperlink w:anchor="_Toc220577105" w:history="1">
        <w:r w:rsidRPr="00041EDA">
          <w:rPr>
            <w:rStyle w:val="Lienhypertexte"/>
          </w:rPr>
          <w:t>2</w:t>
        </w:r>
        <w:r>
          <w:rPr>
            <w:rFonts w:asciiTheme="minorHAnsi" w:eastAsiaTheme="minorEastAsia" w:hAnsiTheme="minorHAnsi" w:cstheme="minorBidi"/>
            <w:szCs w:val="22"/>
            <w:lang w:val="fr-FR" w:eastAsia="fr-FR"/>
          </w:rPr>
          <w:tab/>
        </w:r>
        <w:r w:rsidRPr="00041EDA">
          <w:rPr>
            <w:rStyle w:val="Lienhypertexte"/>
            <w:lang w:val="fr-BE"/>
          </w:rPr>
          <w:t>Qu’est-ce qu’un cookie ?</w:t>
        </w:r>
        <w:r>
          <w:rPr>
            <w:webHidden/>
          </w:rPr>
          <w:tab/>
        </w:r>
        <w:r w:rsidR="00072AE5">
          <w:rPr>
            <w:webHidden/>
          </w:rPr>
          <w:fldChar w:fldCharType="begin"/>
        </w:r>
        <w:r>
          <w:rPr>
            <w:webHidden/>
          </w:rPr>
          <w:instrText xml:space="preserve"> PAGEREF _Toc220577105 \h </w:instrText>
        </w:r>
        <w:r w:rsidR="00072AE5">
          <w:rPr>
            <w:webHidden/>
          </w:rPr>
        </w:r>
        <w:r w:rsidR="00072AE5">
          <w:rPr>
            <w:webHidden/>
          </w:rPr>
          <w:fldChar w:fldCharType="separate"/>
        </w:r>
        <w:r>
          <w:rPr>
            <w:webHidden/>
          </w:rPr>
          <w:t>3</w:t>
        </w:r>
        <w:r w:rsidR="00072AE5">
          <w:rPr>
            <w:webHidden/>
          </w:rPr>
          <w:fldChar w:fldCharType="end"/>
        </w:r>
      </w:hyperlink>
    </w:p>
    <w:p w14:paraId="4E0868E7" w14:textId="77777777" w:rsidR="00971ADF" w:rsidRDefault="00971ADF">
      <w:pPr>
        <w:pStyle w:val="TM1"/>
        <w:rPr>
          <w:rFonts w:asciiTheme="minorHAnsi" w:eastAsiaTheme="minorEastAsia" w:hAnsiTheme="minorHAnsi" w:cstheme="minorBidi"/>
          <w:szCs w:val="22"/>
          <w:lang w:val="fr-FR" w:eastAsia="fr-FR"/>
        </w:rPr>
      </w:pPr>
      <w:hyperlink w:anchor="_Toc220577106" w:history="1">
        <w:r w:rsidRPr="00041EDA">
          <w:rPr>
            <w:rStyle w:val="Lienhypertexte"/>
          </w:rPr>
          <w:t>3</w:t>
        </w:r>
        <w:r>
          <w:rPr>
            <w:rFonts w:asciiTheme="minorHAnsi" w:eastAsiaTheme="minorEastAsia" w:hAnsiTheme="minorHAnsi" w:cstheme="minorBidi"/>
            <w:szCs w:val="22"/>
            <w:lang w:val="fr-FR" w:eastAsia="fr-FR"/>
          </w:rPr>
          <w:tab/>
        </w:r>
        <w:r w:rsidRPr="00041EDA">
          <w:rPr>
            <w:rStyle w:val="Lienhypertexte"/>
            <w:lang w:val="fr-FR"/>
          </w:rPr>
          <w:t>Catégories</w:t>
        </w:r>
        <w:r w:rsidRPr="00041EDA">
          <w:rPr>
            <w:rStyle w:val="Lienhypertexte"/>
          </w:rPr>
          <w:t xml:space="preserve"> de cookies utilises</w:t>
        </w:r>
        <w:r>
          <w:rPr>
            <w:webHidden/>
          </w:rPr>
          <w:tab/>
        </w:r>
        <w:r w:rsidR="00072AE5">
          <w:rPr>
            <w:webHidden/>
          </w:rPr>
          <w:fldChar w:fldCharType="begin"/>
        </w:r>
        <w:r>
          <w:rPr>
            <w:webHidden/>
          </w:rPr>
          <w:instrText xml:space="preserve"> PAGEREF _Toc220577106 \h </w:instrText>
        </w:r>
        <w:r w:rsidR="00072AE5">
          <w:rPr>
            <w:webHidden/>
          </w:rPr>
        </w:r>
        <w:r w:rsidR="00072AE5">
          <w:rPr>
            <w:webHidden/>
          </w:rPr>
          <w:fldChar w:fldCharType="separate"/>
        </w:r>
        <w:r>
          <w:rPr>
            <w:webHidden/>
          </w:rPr>
          <w:t>3</w:t>
        </w:r>
        <w:r w:rsidR="00072AE5">
          <w:rPr>
            <w:webHidden/>
          </w:rPr>
          <w:fldChar w:fldCharType="end"/>
        </w:r>
      </w:hyperlink>
    </w:p>
    <w:p w14:paraId="33AD344B" w14:textId="77777777" w:rsidR="00971ADF" w:rsidRDefault="00971ADF">
      <w:pPr>
        <w:pStyle w:val="TM2"/>
        <w:tabs>
          <w:tab w:val="left" w:pos="1247"/>
        </w:tabs>
        <w:rPr>
          <w:rFonts w:asciiTheme="minorHAnsi" w:eastAsiaTheme="minorEastAsia" w:hAnsiTheme="minorHAnsi" w:cstheme="minorBidi"/>
          <w:lang w:val="fr-FR" w:eastAsia="fr-FR"/>
        </w:rPr>
      </w:pPr>
      <w:hyperlink w:anchor="_Toc220577107" w:history="1">
        <w:r w:rsidRPr="00041EDA">
          <w:rPr>
            <w:rStyle w:val="Lienhypertexte"/>
            <w:lang w:val="fr-FR"/>
          </w:rPr>
          <w:t>3.1</w:t>
        </w:r>
        <w:r>
          <w:rPr>
            <w:rFonts w:asciiTheme="minorHAnsi" w:eastAsiaTheme="minorEastAsia" w:hAnsiTheme="minorHAnsi" w:cstheme="minorBidi"/>
            <w:lang w:val="fr-FR" w:eastAsia="fr-FR"/>
          </w:rPr>
          <w:tab/>
        </w:r>
        <w:r w:rsidRPr="00041EDA">
          <w:rPr>
            <w:rStyle w:val="Lienhypertexte"/>
            <w:lang w:val="fr-FR"/>
          </w:rPr>
          <w:t>Cookies strictement nécessaires (exemptés de consentement)</w:t>
        </w:r>
        <w:r>
          <w:rPr>
            <w:webHidden/>
          </w:rPr>
          <w:tab/>
        </w:r>
        <w:r w:rsidR="00072AE5">
          <w:rPr>
            <w:webHidden/>
          </w:rPr>
          <w:fldChar w:fldCharType="begin"/>
        </w:r>
        <w:r>
          <w:rPr>
            <w:webHidden/>
          </w:rPr>
          <w:instrText xml:space="preserve"> PAGEREF _Toc220577107 \h </w:instrText>
        </w:r>
        <w:r w:rsidR="00072AE5">
          <w:rPr>
            <w:webHidden/>
          </w:rPr>
        </w:r>
        <w:r w:rsidR="00072AE5">
          <w:rPr>
            <w:webHidden/>
          </w:rPr>
          <w:fldChar w:fldCharType="separate"/>
        </w:r>
        <w:r>
          <w:rPr>
            <w:webHidden/>
          </w:rPr>
          <w:t>3</w:t>
        </w:r>
        <w:r w:rsidR="00072AE5">
          <w:rPr>
            <w:webHidden/>
          </w:rPr>
          <w:fldChar w:fldCharType="end"/>
        </w:r>
      </w:hyperlink>
    </w:p>
    <w:p w14:paraId="16BBFAF0" w14:textId="77777777" w:rsidR="00971ADF" w:rsidRDefault="00971ADF">
      <w:pPr>
        <w:pStyle w:val="TM2"/>
        <w:tabs>
          <w:tab w:val="left" w:pos="1247"/>
        </w:tabs>
        <w:rPr>
          <w:rFonts w:asciiTheme="minorHAnsi" w:eastAsiaTheme="minorEastAsia" w:hAnsiTheme="minorHAnsi" w:cstheme="minorBidi"/>
          <w:lang w:val="fr-FR" w:eastAsia="fr-FR"/>
        </w:rPr>
      </w:pPr>
      <w:hyperlink w:anchor="_Toc220577108" w:history="1">
        <w:r w:rsidRPr="00041EDA">
          <w:rPr>
            <w:rStyle w:val="Lienhypertexte"/>
            <w:lang w:val="fr-FR"/>
          </w:rPr>
          <w:t>3.2</w:t>
        </w:r>
        <w:r>
          <w:rPr>
            <w:rFonts w:asciiTheme="minorHAnsi" w:eastAsiaTheme="minorEastAsia" w:hAnsiTheme="minorHAnsi" w:cstheme="minorBidi"/>
            <w:lang w:val="fr-FR" w:eastAsia="fr-FR"/>
          </w:rPr>
          <w:tab/>
        </w:r>
        <w:r w:rsidRPr="00041EDA">
          <w:rPr>
            <w:rStyle w:val="Lienhypertexte"/>
            <w:lang w:val="fr-FR"/>
          </w:rPr>
          <w:t>Cookies de mesure d’audience et de performance (soumis au consentement)</w:t>
        </w:r>
        <w:r>
          <w:rPr>
            <w:webHidden/>
          </w:rPr>
          <w:tab/>
        </w:r>
        <w:r w:rsidR="00072AE5">
          <w:rPr>
            <w:webHidden/>
          </w:rPr>
          <w:fldChar w:fldCharType="begin"/>
        </w:r>
        <w:r>
          <w:rPr>
            <w:webHidden/>
          </w:rPr>
          <w:instrText xml:space="preserve"> PAGEREF _Toc220577108 \h </w:instrText>
        </w:r>
        <w:r w:rsidR="00072AE5">
          <w:rPr>
            <w:webHidden/>
          </w:rPr>
        </w:r>
        <w:r w:rsidR="00072AE5">
          <w:rPr>
            <w:webHidden/>
          </w:rPr>
          <w:fldChar w:fldCharType="separate"/>
        </w:r>
        <w:r>
          <w:rPr>
            <w:webHidden/>
          </w:rPr>
          <w:t>3</w:t>
        </w:r>
        <w:r w:rsidR="00072AE5">
          <w:rPr>
            <w:webHidden/>
          </w:rPr>
          <w:fldChar w:fldCharType="end"/>
        </w:r>
      </w:hyperlink>
    </w:p>
    <w:p w14:paraId="44968CEC" w14:textId="77777777" w:rsidR="00971ADF" w:rsidRDefault="00971ADF">
      <w:pPr>
        <w:pStyle w:val="TM2"/>
        <w:tabs>
          <w:tab w:val="left" w:pos="1247"/>
        </w:tabs>
        <w:rPr>
          <w:rFonts w:asciiTheme="minorHAnsi" w:eastAsiaTheme="minorEastAsia" w:hAnsiTheme="minorHAnsi" w:cstheme="minorBidi"/>
          <w:lang w:val="fr-FR" w:eastAsia="fr-FR"/>
        </w:rPr>
      </w:pPr>
      <w:hyperlink w:anchor="_Toc220577109" w:history="1">
        <w:r w:rsidRPr="00041EDA">
          <w:rPr>
            <w:rStyle w:val="Lienhypertexte"/>
            <w:lang w:val="fr-FR"/>
          </w:rPr>
          <w:t>3.3</w:t>
        </w:r>
        <w:r>
          <w:rPr>
            <w:rFonts w:asciiTheme="minorHAnsi" w:eastAsiaTheme="minorEastAsia" w:hAnsiTheme="minorHAnsi" w:cstheme="minorBidi"/>
            <w:lang w:val="fr-FR" w:eastAsia="fr-FR"/>
          </w:rPr>
          <w:tab/>
        </w:r>
        <w:r w:rsidRPr="00041EDA">
          <w:rPr>
            <w:rStyle w:val="Lienhypertexte"/>
            <w:lang w:val="fr-FR"/>
          </w:rPr>
          <w:t>Cookies de fonctionnalité (soumis au consentement)</w:t>
        </w:r>
        <w:r>
          <w:rPr>
            <w:webHidden/>
          </w:rPr>
          <w:tab/>
        </w:r>
        <w:r w:rsidR="00072AE5">
          <w:rPr>
            <w:webHidden/>
          </w:rPr>
          <w:fldChar w:fldCharType="begin"/>
        </w:r>
        <w:r>
          <w:rPr>
            <w:webHidden/>
          </w:rPr>
          <w:instrText xml:space="preserve"> PAGEREF _Toc220577109 \h </w:instrText>
        </w:r>
        <w:r w:rsidR="00072AE5">
          <w:rPr>
            <w:webHidden/>
          </w:rPr>
        </w:r>
        <w:r w:rsidR="00072AE5">
          <w:rPr>
            <w:webHidden/>
          </w:rPr>
          <w:fldChar w:fldCharType="separate"/>
        </w:r>
        <w:r>
          <w:rPr>
            <w:webHidden/>
          </w:rPr>
          <w:t>4</w:t>
        </w:r>
        <w:r w:rsidR="00072AE5">
          <w:rPr>
            <w:webHidden/>
          </w:rPr>
          <w:fldChar w:fldCharType="end"/>
        </w:r>
      </w:hyperlink>
    </w:p>
    <w:p w14:paraId="5EA91B5D" w14:textId="77777777" w:rsidR="00971ADF" w:rsidRDefault="00971ADF">
      <w:pPr>
        <w:pStyle w:val="TM2"/>
        <w:tabs>
          <w:tab w:val="left" w:pos="1247"/>
        </w:tabs>
        <w:rPr>
          <w:rFonts w:asciiTheme="minorHAnsi" w:eastAsiaTheme="minorEastAsia" w:hAnsiTheme="minorHAnsi" w:cstheme="minorBidi"/>
          <w:lang w:val="fr-FR" w:eastAsia="fr-FR"/>
        </w:rPr>
      </w:pPr>
      <w:hyperlink w:anchor="_Toc220577110" w:history="1">
        <w:r w:rsidRPr="00041EDA">
          <w:rPr>
            <w:rStyle w:val="Lienhypertexte"/>
          </w:rPr>
          <w:t>3.4</w:t>
        </w:r>
        <w:r>
          <w:rPr>
            <w:rFonts w:asciiTheme="minorHAnsi" w:eastAsiaTheme="minorEastAsia" w:hAnsiTheme="minorHAnsi" w:cstheme="minorBidi"/>
            <w:lang w:val="fr-FR" w:eastAsia="fr-FR"/>
          </w:rPr>
          <w:tab/>
        </w:r>
        <w:r w:rsidRPr="00041EDA">
          <w:rPr>
            <w:rStyle w:val="Lienhypertexte"/>
          </w:rPr>
          <w:t>Cookies publicitaires</w:t>
        </w:r>
        <w:r>
          <w:rPr>
            <w:webHidden/>
          </w:rPr>
          <w:tab/>
        </w:r>
        <w:r w:rsidR="00072AE5">
          <w:rPr>
            <w:webHidden/>
          </w:rPr>
          <w:fldChar w:fldCharType="begin"/>
        </w:r>
        <w:r>
          <w:rPr>
            <w:webHidden/>
          </w:rPr>
          <w:instrText xml:space="preserve"> PAGEREF _Toc220577110 \h </w:instrText>
        </w:r>
        <w:r w:rsidR="00072AE5">
          <w:rPr>
            <w:webHidden/>
          </w:rPr>
        </w:r>
        <w:r w:rsidR="00072AE5">
          <w:rPr>
            <w:webHidden/>
          </w:rPr>
          <w:fldChar w:fldCharType="separate"/>
        </w:r>
        <w:r>
          <w:rPr>
            <w:webHidden/>
          </w:rPr>
          <w:t>4</w:t>
        </w:r>
        <w:r w:rsidR="00072AE5">
          <w:rPr>
            <w:webHidden/>
          </w:rPr>
          <w:fldChar w:fldCharType="end"/>
        </w:r>
      </w:hyperlink>
    </w:p>
    <w:p w14:paraId="188BB2A1" w14:textId="77777777" w:rsidR="00971ADF" w:rsidRDefault="00971ADF">
      <w:pPr>
        <w:pStyle w:val="TM1"/>
        <w:rPr>
          <w:rFonts w:asciiTheme="minorHAnsi" w:eastAsiaTheme="minorEastAsia" w:hAnsiTheme="minorHAnsi" w:cstheme="minorBidi"/>
          <w:szCs w:val="22"/>
          <w:lang w:val="fr-FR" w:eastAsia="fr-FR"/>
        </w:rPr>
      </w:pPr>
      <w:hyperlink w:anchor="_Toc220577111" w:history="1">
        <w:r w:rsidRPr="00041EDA">
          <w:rPr>
            <w:rStyle w:val="Lienhypertexte"/>
          </w:rPr>
          <w:t>4</w:t>
        </w:r>
        <w:r>
          <w:rPr>
            <w:rFonts w:asciiTheme="minorHAnsi" w:eastAsiaTheme="minorEastAsia" w:hAnsiTheme="minorHAnsi" w:cstheme="minorBidi"/>
            <w:szCs w:val="22"/>
            <w:lang w:val="fr-FR" w:eastAsia="fr-FR"/>
          </w:rPr>
          <w:tab/>
        </w:r>
        <w:r w:rsidRPr="00041EDA">
          <w:rPr>
            <w:rStyle w:val="Lienhypertexte"/>
          </w:rPr>
          <w:t>Liste des cookies</w:t>
        </w:r>
        <w:r>
          <w:rPr>
            <w:webHidden/>
          </w:rPr>
          <w:tab/>
        </w:r>
        <w:r w:rsidR="00072AE5">
          <w:rPr>
            <w:webHidden/>
          </w:rPr>
          <w:fldChar w:fldCharType="begin"/>
        </w:r>
        <w:r>
          <w:rPr>
            <w:webHidden/>
          </w:rPr>
          <w:instrText xml:space="preserve"> PAGEREF _Toc220577111 \h </w:instrText>
        </w:r>
        <w:r w:rsidR="00072AE5">
          <w:rPr>
            <w:webHidden/>
          </w:rPr>
        </w:r>
        <w:r w:rsidR="00072AE5">
          <w:rPr>
            <w:webHidden/>
          </w:rPr>
          <w:fldChar w:fldCharType="separate"/>
        </w:r>
        <w:r>
          <w:rPr>
            <w:webHidden/>
          </w:rPr>
          <w:t>4</w:t>
        </w:r>
        <w:r w:rsidR="00072AE5">
          <w:rPr>
            <w:webHidden/>
          </w:rPr>
          <w:fldChar w:fldCharType="end"/>
        </w:r>
      </w:hyperlink>
    </w:p>
    <w:p w14:paraId="425076EC" w14:textId="77777777" w:rsidR="00971ADF" w:rsidRDefault="00971ADF">
      <w:pPr>
        <w:pStyle w:val="TM3"/>
        <w:rPr>
          <w:rFonts w:asciiTheme="minorHAnsi" w:eastAsiaTheme="minorEastAsia" w:hAnsiTheme="minorHAnsi" w:cstheme="minorBidi"/>
          <w:lang w:val="fr-FR" w:eastAsia="fr-FR"/>
        </w:rPr>
      </w:pPr>
      <w:hyperlink w:anchor="_Toc220577112" w:history="1">
        <w:r w:rsidRPr="00041EDA">
          <w:rPr>
            <w:rStyle w:val="Lienhypertexte"/>
            <w:lang w:val="fr-FR" w:eastAsia="en-GB"/>
          </w:rPr>
          <w:t>Cookies internes Reviewsvisor</w:t>
        </w:r>
        <w:r>
          <w:rPr>
            <w:webHidden/>
          </w:rPr>
          <w:tab/>
        </w:r>
        <w:r w:rsidR="00072AE5">
          <w:rPr>
            <w:webHidden/>
          </w:rPr>
          <w:fldChar w:fldCharType="begin"/>
        </w:r>
        <w:r>
          <w:rPr>
            <w:webHidden/>
          </w:rPr>
          <w:instrText xml:space="preserve"> PAGEREF _Toc220577112 \h </w:instrText>
        </w:r>
        <w:r w:rsidR="00072AE5">
          <w:rPr>
            <w:webHidden/>
          </w:rPr>
        </w:r>
        <w:r w:rsidR="00072AE5">
          <w:rPr>
            <w:webHidden/>
          </w:rPr>
          <w:fldChar w:fldCharType="separate"/>
        </w:r>
        <w:r>
          <w:rPr>
            <w:webHidden/>
          </w:rPr>
          <w:t>4</w:t>
        </w:r>
        <w:r w:rsidR="00072AE5">
          <w:rPr>
            <w:webHidden/>
          </w:rPr>
          <w:fldChar w:fldCharType="end"/>
        </w:r>
      </w:hyperlink>
    </w:p>
    <w:p w14:paraId="23EF0A90" w14:textId="77777777" w:rsidR="00971ADF" w:rsidRDefault="00971ADF">
      <w:pPr>
        <w:pStyle w:val="TM3"/>
        <w:rPr>
          <w:rFonts w:asciiTheme="minorHAnsi" w:eastAsiaTheme="minorEastAsia" w:hAnsiTheme="minorHAnsi" w:cstheme="minorBidi"/>
          <w:lang w:val="fr-FR" w:eastAsia="fr-FR"/>
        </w:rPr>
      </w:pPr>
      <w:hyperlink w:anchor="_Toc220577113" w:history="1">
        <w:r w:rsidRPr="00041EDA">
          <w:rPr>
            <w:rStyle w:val="Lienhypertexte"/>
          </w:rPr>
          <w:t>Cookies tiers</w:t>
        </w:r>
        <w:r>
          <w:rPr>
            <w:webHidden/>
          </w:rPr>
          <w:tab/>
        </w:r>
        <w:r w:rsidR="00072AE5">
          <w:rPr>
            <w:webHidden/>
          </w:rPr>
          <w:fldChar w:fldCharType="begin"/>
        </w:r>
        <w:r>
          <w:rPr>
            <w:webHidden/>
          </w:rPr>
          <w:instrText xml:space="preserve"> PAGEREF _Toc220577113 \h </w:instrText>
        </w:r>
        <w:r w:rsidR="00072AE5">
          <w:rPr>
            <w:webHidden/>
          </w:rPr>
        </w:r>
        <w:r w:rsidR="00072AE5">
          <w:rPr>
            <w:webHidden/>
          </w:rPr>
          <w:fldChar w:fldCharType="separate"/>
        </w:r>
        <w:r>
          <w:rPr>
            <w:webHidden/>
          </w:rPr>
          <w:t>4</w:t>
        </w:r>
        <w:r w:rsidR="00072AE5">
          <w:rPr>
            <w:webHidden/>
          </w:rPr>
          <w:fldChar w:fldCharType="end"/>
        </w:r>
      </w:hyperlink>
    </w:p>
    <w:p w14:paraId="2474ED16" w14:textId="77777777" w:rsidR="00971ADF" w:rsidRDefault="00971ADF">
      <w:pPr>
        <w:pStyle w:val="TM1"/>
        <w:rPr>
          <w:rFonts w:asciiTheme="minorHAnsi" w:eastAsiaTheme="minorEastAsia" w:hAnsiTheme="minorHAnsi" w:cstheme="minorBidi"/>
          <w:szCs w:val="22"/>
          <w:lang w:val="fr-FR" w:eastAsia="fr-FR"/>
        </w:rPr>
      </w:pPr>
      <w:hyperlink w:anchor="_Toc220577114" w:history="1">
        <w:r w:rsidRPr="00041EDA">
          <w:rPr>
            <w:rStyle w:val="Lienhypertexte"/>
          </w:rPr>
          <w:t>5</w:t>
        </w:r>
        <w:r>
          <w:rPr>
            <w:rFonts w:asciiTheme="minorHAnsi" w:eastAsiaTheme="minorEastAsia" w:hAnsiTheme="minorHAnsi" w:cstheme="minorBidi"/>
            <w:szCs w:val="22"/>
            <w:lang w:val="fr-FR" w:eastAsia="fr-FR"/>
          </w:rPr>
          <w:tab/>
        </w:r>
        <w:r w:rsidRPr="00041EDA">
          <w:rPr>
            <w:rStyle w:val="Lienhypertexte"/>
          </w:rPr>
          <w:t>Gestion du consentement</w:t>
        </w:r>
        <w:r>
          <w:rPr>
            <w:webHidden/>
          </w:rPr>
          <w:tab/>
        </w:r>
        <w:r w:rsidR="00072AE5">
          <w:rPr>
            <w:webHidden/>
          </w:rPr>
          <w:fldChar w:fldCharType="begin"/>
        </w:r>
        <w:r>
          <w:rPr>
            <w:webHidden/>
          </w:rPr>
          <w:instrText xml:space="preserve"> PAGEREF _Toc220577114 \h </w:instrText>
        </w:r>
        <w:r w:rsidR="00072AE5">
          <w:rPr>
            <w:webHidden/>
          </w:rPr>
        </w:r>
        <w:r w:rsidR="00072AE5">
          <w:rPr>
            <w:webHidden/>
          </w:rPr>
          <w:fldChar w:fldCharType="separate"/>
        </w:r>
        <w:r>
          <w:rPr>
            <w:webHidden/>
          </w:rPr>
          <w:t>4</w:t>
        </w:r>
        <w:r w:rsidR="00072AE5">
          <w:rPr>
            <w:webHidden/>
          </w:rPr>
          <w:fldChar w:fldCharType="end"/>
        </w:r>
      </w:hyperlink>
    </w:p>
    <w:p w14:paraId="34B8365E" w14:textId="77777777" w:rsidR="00971ADF" w:rsidRDefault="00971ADF">
      <w:pPr>
        <w:pStyle w:val="TM2"/>
        <w:tabs>
          <w:tab w:val="left" w:pos="1247"/>
        </w:tabs>
        <w:rPr>
          <w:rFonts w:asciiTheme="minorHAnsi" w:eastAsiaTheme="minorEastAsia" w:hAnsiTheme="minorHAnsi" w:cstheme="minorBidi"/>
          <w:lang w:val="fr-FR" w:eastAsia="fr-FR"/>
        </w:rPr>
      </w:pPr>
      <w:hyperlink w:anchor="_Toc220577115" w:history="1">
        <w:r w:rsidRPr="00041EDA">
          <w:rPr>
            <w:rStyle w:val="Lienhypertexte"/>
          </w:rPr>
          <w:t>5.1</w:t>
        </w:r>
        <w:r>
          <w:rPr>
            <w:rFonts w:asciiTheme="minorHAnsi" w:eastAsiaTheme="minorEastAsia" w:hAnsiTheme="minorHAnsi" w:cstheme="minorBidi"/>
            <w:lang w:val="fr-FR" w:eastAsia="fr-FR"/>
          </w:rPr>
          <w:tab/>
        </w:r>
        <w:r w:rsidRPr="00041EDA">
          <w:rPr>
            <w:rStyle w:val="Lienhypertexte"/>
          </w:rPr>
          <w:t>Via la plateforme</w:t>
        </w:r>
        <w:r>
          <w:rPr>
            <w:webHidden/>
          </w:rPr>
          <w:tab/>
        </w:r>
        <w:r w:rsidR="00072AE5">
          <w:rPr>
            <w:webHidden/>
          </w:rPr>
          <w:fldChar w:fldCharType="begin"/>
        </w:r>
        <w:r>
          <w:rPr>
            <w:webHidden/>
          </w:rPr>
          <w:instrText xml:space="preserve"> PAGEREF _Toc220577115 \h </w:instrText>
        </w:r>
        <w:r w:rsidR="00072AE5">
          <w:rPr>
            <w:webHidden/>
          </w:rPr>
        </w:r>
        <w:r w:rsidR="00072AE5">
          <w:rPr>
            <w:webHidden/>
          </w:rPr>
          <w:fldChar w:fldCharType="separate"/>
        </w:r>
        <w:r>
          <w:rPr>
            <w:webHidden/>
          </w:rPr>
          <w:t>4</w:t>
        </w:r>
        <w:r w:rsidR="00072AE5">
          <w:rPr>
            <w:webHidden/>
          </w:rPr>
          <w:fldChar w:fldCharType="end"/>
        </w:r>
      </w:hyperlink>
    </w:p>
    <w:p w14:paraId="1A0A71AB" w14:textId="77777777" w:rsidR="00971ADF" w:rsidRDefault="00971ADF">
      <w:pPr>
        <w:pStyle w:val="TM2"/>
        <w:tabs>
          <w:tab w:val="left" w:pos="1247"/>
        </w:tabs>
        <w:rPr>
          <w:rFonts w:asciiTheme="minorHAnsi" w:eastAsiaTheme="minorEastAsia" w:hAnsiTheme="minorHAnsi" w:cstheme="minorBidi"/>
          <w:lang w:val="fr-FR" w:eastAsia="fr-FR"/>
        </w:rPr>
      </w:pPr>
      <w:hyperlink w:anchor="_Toc220577116" w:history="1">
        <w:r w:rsidRPr="00041EDA">
          <w:rPr>
            <w:rStyle w:val="Lienhypertexte"/>
          </w:rPr>
          <w:t>5.2</w:t>
        </w:r>
        <w:r>
          <w:rPr>
            <w:rFonts w:asciiTheme="minorHAnsi" w:eastAsiaTheme="minorEastAsia" w:hAnsiTheme="minorHAnsi" w:cstheme="minorBidi"/>
            <w:lang w:val="fr-FR" w:eastAsia="fr-FR"/>
          </w:rPr>
          <w:tab/>
        </w:r>
        <w:r w:rsidRPr="00041EDA">
          <w:rPr>
            <w:rStyle w:val="Lienhypertexte"/>
          </w:rPr>
          <w:t>Via le navigateur</w:t>
        </w:r>
        <w:r>
          <w:rPr>
            <w:webHidden/>
          </w:rPr>
          <w:tab/>
        </w:r>
        <w:r w:rsidR="00072AE5">
          <w:rPr>
            <w:webHidden/>
          </w:rPr>
          <w:fldChar w:fldCharType="begin"/>
        </w:r>
        <w:r>
          <w:rPr>
            <w:webHidden/>
          </w:rPr>
          <w:instrText xml:space="preserve"> PAGEREF _Toc220577116 \h </w:instrText>
        </w:r>
        <w:r w:rsidR="00072AE5">
          <w:rPr>
            <w:webHidden/>
          </w:rPr>
        </w:r>
        <w:r w:rsidR="00072AE5">
          <w:rPr>
            <w:webHidden/>
          </w:rPr>
          <w:fldChar w:fldCharType="separate"/>
        </w:r>
        <w:r>
          <w:rPr>
            <w:webHidden/>
          </w:rPr>
          <w:t>5</w:t>
        </w:r>
        <w:r w:rsidR="00072AE5">
          <w:rPr>
            <w:webHidden/>
          </w:rPr>
          <w:fldChar w:fldCharType="end"/>
        </w:r>
      </w:hyperlink>
    </w:p>
    <w:p w14:paraId="1DB76578" w14:textId="77777777" w:rsidR="00971ADF" w:rsidRDefault="00971ADF">
      <w:pPr>
        <w:pStyle w:val="TM1"/>
        <w:rPr>
          <w:rFonts w:asciiTheme="minorHAnsi" w:eastAsiaTheme="minorEastAsia" w:hAnsiTheme="minorHAnsi" w:cstheme="minorBidi"/>
          <w:szCs w:val="22"/>
          <w:lang w:val="fr-FR" w:eastAsia="fr-FR"/>
        </w:rPr>
      </w:pPr>
      <w:hyperlink w:anchor="_Toc220577117" w:history="1">
        <w:r w:rsidRPr="00041EDA">
          <w:rPr>
            <w:rStyle w:val="Lienhypertexte"/>
          </w:rPr>
          <w:t>6</w:t>
        </w:r>
        <w:r>
          <w:rPr>
            <w:rFonts w:asciiTheme="minorHAnsi" w:eastAsiaTheme="minorEastAsia" w:hAnsiTheme="minorHAnsi" w:cstheme="minorBidi"/>
            <w:szCs w:val="22"/>
            <w:lang w:val="fr-FR" w:eastAsia="fr-FR"/>
          </w:rPr>
          <w:tab/>
        </w:r>
        <w:r w:rsidRPr="00041EDA">
          <w:rPr>
            <w:rStyle w:val="Lienhypertexte"/>
          </w:rPr>
          <w:t>Durée de conservation</w:t>
        </w:r>
        <w:r>
          <w:rPr>
            <w:webHidden/>
          </w:rPr>
          <w:tab/>
        </w:r>
        <w:r w:rsidR="00072AE5">
          <w:rPr>
            <w:webHidden/>
          </w:rPr>
          <w:fldChar w:fldCharType="begin"/>
        </w:r>
        <w:r>
          <w:rPr>
            <w:webHidden/>
          </w:rPr>
          <w:instrText xml:space="preserve"> PAGEREF _Toc220577117 \h </w:instrText>
        </w:r>
        <w:r w:rsidR="00072AE5">
          <w:rPr>
            <w:webHidden/>
          </w:rPr>
        </w:r>
        <w:r w:rsidR="00072AE5">
          <w:rPr>
            <w:webHidden/>
          </w:rPr>
          <w:fldChar w:fldCharType="separate"/>
        </w:r>
        <w:r>
          <w:rPr>
            <w:webHidden/>
          </w:rPr>
          <w:t>5</w:t>
        </w:r>
        <w:r w:rsidR="00072AE5">
          <w:rPr>
            <w:webHidden/>
          </w:rPr>
          <w:fldChar w:fldCharType="end"/>
        </w:r>
      </w:hyperlink>
    </w:p>
    <w:p w14:paraId="1FBC76DA" w14:textId="77777777" w:rsidR="00971ADF" w:rsidRDefault="00971ADF">
      <w:pPr>
        <w:pStyle w:val="TM1"/>
        <w:rPr>
          <w:rFonts w:asciiTheme="minorHAnsi" w:eastAsiaTheme="minorEastAsia" w:hAnsiTheme="minorHAnsi" w:cstheme="minorBidi"/>
          <w:szCs w:val="22"/>
          <w:lang w:val="fr-FR" w:eastAsia="fr-FR"/>
        </w:rPr>
      </w:pPr>
      <w:hyperlink w:anchor="_Toc220577118" w:history="1">
        <w:r w:rsidRPr="00041EDA">
          <w:rPr>
            <w:rStyle w:val="Lienhypertexte"/>
          </w:rPr>
          <w:t>7</w:t>
        </w:r>
        <w:r>
          <w:rPr>
            <w:rFonts w:asciiTheme="minorHAnsi" w:eastAsiaTheme="minorEastAsia" w:hAnsiTheme="minorHAnsi" w:cstheme="minorBidi"/>
            <w:szCs w:val="22"/>
            <w:lang w:val="fr-FR" w:eastAsia="fr-FR"/>
          </w:rPr>
          <w:tab/>
        </w:r>
        <w:r w:rsidRPr="00041EDA">
          <w:rPr>
            <w:rStyle w:val="Lienhypertexte"/>
          </w:rPr>
          <w:t>Transferts hors Union européenne</w:t>
        </w:r>
        <w:r>
          <w:rPr>
            <w:webHidden/>
          </w:rPr>
          <w:tab/>
        </w:r>
        <w:r w:rsidR="00072AE5">
          <w:rPr>
            <w:webHidden/>
          </w:rPr>
          <w:fldChar w:fldCharType="begin"/>
        </w:r>
        <w:r>
          <w:rPr>
            <w:webHidden/>
          </w:rPr>
          <w:instrText xml:space="preserve"> PAGEREF _Toc220577118 \h </w:instrText>
        </w:r>
        <w:r w:rsidR="00072AE5">
          <w:rPr>
            <w:webHidden/>
          </w:rPr>
        </w:r>
        <w:r w:rsidR="00072AE5">
          <w:rPr>
            <w:webHidden/>
          </w:rPr>
          <w:fldChar w:fldCharType="separate"/>
        </w:r>
        <w:r>
          <w:rPr>
            <w:webHidden/>
          </w:rPr>
          <w:t>5</w:t>
        </w:r>
        <w:r w:rsidR="00072AE5">
          <w:rPr>
            <w:webHidden/>
          </w:rPr>
          <w:fldChar w:fldCharType="end"/>
        </w:r>
      </w:hyperlink>
    </w:p>
    <w:p w14:paraId="1C283CE6" w14:textId="77777777" w:rsidR="00971ADF" w:rsidRDefault="00971ADF">
      <w:pPr>
        <w:pStyle w:val="TM1"/>
        <w:rPr>
          <w:rFonts w:asciiTheme="minorHAnsi" w:eastAsiaTheme="minorEastAsia" w:hAnsiTheme="minorHAnsi" w:cstheme="minorBidi"/>
          <w:szCs w:val="22"/>
          <w:lang w:val="fr-FR" w:eastAsia="fr-FR"/>
        </w:rPr>
      </w:pPr>
      <w:hyperlink w:anchor="_Toc220577119" w:history="1">
        <w:r w:rsidRPr="00041EDA">
          <w:rPr>
            <w:rStyle w:val="Lienhypertexte"/>
          </w:rPr>
          <w:t>8</w:t>
        </w:r>
        <w:r>
          <w:rPr>
            <w:rFonts w:asciiTheme="minorHAnsi" w:eastAsiaTheme="minorEastAsia" w:hAnsiTheme="minorHAnsi" w:cstheme="minorBidi"/>
            <w:szCs w:val="22"/>
            <w:lang w:val="fr-FR" w:eastAsia="fr-FR"/>
          </w:rPr>
          <w:tab/>
        </w:r>
        <w:r w:rsidRPr="00041EDA">
          <w:rPr>
            <w:rStyle w:val="Lienhypertexte"/>
            <w:lang w:val="fr-FR"/>
          </w:rPr>
          <w:t>Lien avec la Politique de Confidentialité</w:t>
        </w:r>
        <w:r>
          <w:rPr>
            <w:webHidden/>
          </w:rPr>
          <w:tab/>
        </w:r>
        <w:r w:rsidR="00072AE5">
          <w:rPr>
            <w:webHidden/>
          </w:rPr>
          <w:fldChar w:fldCharType="begin"/>
        </w:r>
        <w:r>
          <w:rPr>
            <w:webHidden/>
          </w:rPr>
          <w:instrText xml:space="preserve"> PAGEREF _Toc220577119 \h </w:instrText>
        </w:r>
        <w:r w:rsidR="00072AE5">
          <w:rPr>
            <w:webHidden/>
          </w:rPr>
        </w:r>
        <w:r w:rsidR="00072AE5">
          <w:rPr>
            <w:webHidden/>
          </w:rPr>
          <w:fldChar w:fldCharType="separate"/>
        </w:r>
        <w:r>
          <w:rPr>
            <w:webHidden/>
          </w:rPr>
          <w:t>5</w:t>
        </w:r>
        <w:r w:rsidR="00072AE5">
          <w:rPr>
            <w:webHidden/>
          </w:rPr>
          <w:fldChar w:fldCharType="end"/>
        </w:r>
      </w:hyperlink>
    </w:p>
    <w:p w14:paraId="4EB503C5" w14:textId="77777777" w:rsidR="00971ADF" w:rsidRDefault="00971ADF">
      <w:pPr>
        <w:pStyle w:val="TM1"/>
        <w:rPr>
          <w:rFonts w:asciiTheme="minorHAnsi" w:eastAsiaTheme="minorEastAsia" w:hAnsiTheme="minorHAnsi" w:cstheme="minorBidi"/>
          <w:szCs w:val="22"/>
          <w:lang w:val="fr-FR" w:eastAsia="fr-FR"/>
        </w:rPr>
      </w:pPr>
      <w:hyperlink w:anchor="_Toc220577120" w:history="1">
        <w:r w:rsidRPr="00041EDA">
          <w:rPr>
            <w:rStyle w:val="Lienhypertexte"/>
          </w:rPr>
          <w:t>9</w:t>
        </w:r>
        <w:r>
          <w:rPr>
            <w:rFonts w:asciiTheme="minorHAnsi" w:eastAsiaTheme="minorEastAsia" w:hAnsiTheme="minorHAnsi" w:cstheme="minorBidi"/>
            <w:szCs w:val="22"/>
            <w:lang w:val="fr-FR" w:eastAsia="fr-FR"/>
          </w:rPr>
          <w:tab/>
        </w:r>
        <w:r w:rsidRPr="00041EDA">
          <w:rPr>
            <w:rStyle w:val="Lienhypertexte"/>
            <w:lang w:val="fr-FR"/>
          </w:rPr>
          <w:t>Mise à jour de la politique</w:t>
        </w:r>
        <w:r>
          <w:rPr>
            <w:webHidden/>
          </w:rPr>
          <w:tab/>
        </w:r>
        <w:r w:rsidR="00072AE5">
          <w:rPr>
            <w:webHidden/>
          </w:rPr>
          <w:fldChar w:fldCharType="begin"/>
        </w:r>
        <w:r>
          <w:rPr>
            <w:webHidden/>
          </w:rPr>
          <w:instrText xml:space="preserve"> PAGEREF _Toc220577120 \h </w:instrText>
        </w:r>
        <w:r w:rsidR="00072AE5">
          <w:rPr>
            <w:webHidden/>
          </w:rPr>
        </w:r>
        <w:r w:rsidR="00072AE5">
          <w:rPr>
            <w:webHidden/>
          </w:rPr>
          <w:fldChar w:fldCharType="separate"/>
        </w:r>
        <w:r>
          <w:rPr>
            <w:webHidden/>
          </w:rPr>
          <w:t>5</w:t>
        </w:r>
        <w:r w:rsidR="00072AE5">
          <w:rPr>
            <w:webHidden/>
          </w:rPr>
          <w:fldChar w:fldCharType="end"/>
        </w:r>
      </w:hyperlink>
    </w:p>
    <w:p w14:paraId="115E6999" w14:textId="77777777" w:rsidR="00971ADF" w:rsidRDefault="00971ADF">
      <w:pPr>
        <w:pStyle w:val="TM1"/>
        <w:rPr>
          <w:rFonts w:asciiTheme="minorHAnsi" w:eastAsiaTheme="minorEastAsia" w:hAnsiTheme="minorHAnsi" w:cstheme="minorBidi"/>
          <w:szCs w:val="22"/>
          <w:lang w:val="fr-FR" w:eastAsia="fr-FR"/>
        </w:rPr>
      </w:pPr>
      <w:hyperlink w:anchor="_Toc220577121" w:history="1">
        <w:r w:rsidRPr="00041EDA">
          <w:rPr>
            <w:rStyle w:val="Lienhypertexte"/>
          </w:rPr>
          <w:t>10</w:t>
        </w:r>
        <w:r>
          <w:rPr>
            <w:rFonts w:asciiTheme="minorHAnsi" w:eastAsiaTheme="minorEastAsia" w:hAnsiTheme="minorHAnsi" w:cstheme="minorBidi"/>
            <w:szCs w:val="22"/>
            <w:lang w:val="fr-FR" w:eastAsia="fr-FR"/>
          </w:rPr>
          <w:tab/>
        </w:r>
        <w:r w:rsidRPr="00041EDA">
          <w:rPr>
            <w:rStyle w:val="Lienhypertexte"/>
          </w:rPr>
          <w:t>Contact</w:t>
        </w:r>
        <w:r>
          <w:rPr>
            <w:webHidden/>
          </w:rPr>
          <w:tab/>
        </w:r>
        <w:r w:rsidR="00072AE5">
          <w:rPr>
            <w:webHidden/>
          </w:rPr>
          <w:fldChar w:fldCharType="begin"/>
        </w:r>
        <w:r>
          <w:rPr>
            <w:webHidden/>
          </w:rPr>
          <w:instrText xml:space="preserve"> PAGEREF _Toc220577121 \h </w:instrText>
        </w:r>
        <w:r w:rsidR="00072AE5">
          <w:rPr>
            <w:webHidden/>
          </w:rPr>
        </w:r>
        <w:r w:rsidR="00072AE5">
          <w:rPr>
            <w:webHidden/>
          </w:rPr>
          <w:fldChar w:fldCharType="separate"/>
        </w:r>
        <w:r>
          <w:rPr>
            <w:webHidden/>
          </w:rPr>
          <w:t>5</w:t>
        </w:r>
        <w:r w:rsidR="00072AE5">
          <w:rPr>
            <w:webHidden/>
          </w:rPr>
          <w:fldChar w:fldCharType="end"/>
        </w:r>
      </w:hyperlink>
    </w:p>
    <w:p w14:paraId="6E05BB91" w14:textId="77777777" w:rsidR="001566E0" w:rsidRPr="0081145D" w:rsidRDefault="00072AE5" w:rsidP="00823D9D">
      <w:pPr>
        <w:rPr>
          <w:b/>
          <w:bCs/>
          <w:sz w:val="28"/>
          <w:szCs w:val="20"/>
          <w:lang w:val="en-GB"/>
        </w:rPr>
      </w:pPr>
      <w:r w:rsidRPr="0081145D">
        <w:rPr>
          <w:noProof/>
          <w:szCs w:val="28"/>
        </w:rPr>
        <w:fldChar w:fldCharType="end"/>
      </w:r>
      <w:r w:rsidR="001566E0" w:rsidRPr="0081145D">
        <w:br w:type="page"/>
      </w:r>
    </w:p>
    <w:p w14:paraId="6CF99139" w14:textId="77777777" w:rsidR="00C42472" w:rsidRPr="0081145D" w:rsidRDefault="00C42472" w:rsidP="00971ADF">
      <w:pPr>
        <w:pStyle w:val="Titre1"/>
        <w:jc w:val="both"/>
      </w:pPr>
      <w:bookmarkStart w:id="0" w:name="_Toc220577104"/>
      <w:r w:rsidRPr="0081145D">
        <w:lastRenderedPageBreak/>
        <w:t>Introduction</w:t>
      </w:r>
      <w:bookmarkEnd w:id="0"/>
    </w:p>
    <w:p w14:paraId="3D45391C" w14:textId="77777777" w:rsidR="009B6A16" w:rsidRPr="009B6A16" w:rsidRDefault="009B6A16" w:rsidP="00971ADF">
      <w:pPr>
        <w:pStyle w:val="NormalWeb"/>
        <w:ind w:left="567"/>
        <w:jc w:val="both"/>
        <w:rPr>
          <w:rFonts w:ascii="Univers for BP Light" w:hAnsi="Univers for BP Light"/>
          <w:lang w:eastAsia="en-GB"/>
        </w:rPr>
      </w:pPr>
      <w:r w:rsidRPr="009B6A16">
        <w:rPr>
          <w:rFonts w:ascii="Univers for BP Light" w:hAnsi="Univers for BP Light"/>
          <w:lang w:eastAsia="en-GB"/>
        </w:rPr>
        <w:t>La présente Politique de Cookies explique comment Reviewsvisor utilise des cookies et autres traceurs lors de la navigation sur sa plateforme, conformément au Règlement (UE) 2016/679 (RGPD) et aux recommandations de la CNIL.</w:t>
      </w:r>
    </w:p>
    <w:p w14:paraId="23ACB553" w14:textId="77777777" w:rsidR="009B6A16" w:rsidRPr="009B6A16" w:rsidRDefault="009B6A16" w:rsidP="00971ADF">
      <w:pPr>
        <w:pStyle w:val="NormalWeb"/>
        <w:ind w:left="567"/>
        <w:jc w:val="both"/>
        <w:rPr>
          <w:rFonts w:ascii="Univers for BP Light" w:hAnsi="Univers for BP Light"/>
          <w:lang w:eastAsia="en-GB"/>
        </w:rPr>
      </w:pPr>
      <w:r w:rsidRPr="009B6A16">
        <w:rPr>
          <w:rFonts w:ascii="Univers for BP Light" w:hAnsi="Univers for BP Light"/>
          <w:lang w:eastAsia="en-GB"/>
        </w:rPr>
        <w:t xml:space="preserve">Les cookies non strictement nécessaires ne sont déposés qu’après recueil de votre </w:t>
      </w:r>
      <w:r w:rsidRPr="009B6A16">
        <w:rPr>
          <w:rFonts w:ascii="Univers for BP Light" w:hAnsi="Univers for BP Light"/>
          <w:b/>
          <w:bCs/>
          <w:lang w:eastAsia="en-GB"/>
        </w:rPr>
        <w:t>consentement préalable</w:t>
      </w:r>
      <w:r w:rsidRPr="009B6A16">
        <w:rPr>
          <w:rFonts w:ascii="Univers for BP Light" w:hAnsi="Univers for BP Light"/>
          <w:lang w:eastAsia="en-GB"/>
        </w:rPr>
        <w:t>, que vous pouvez retirer à tout moment.</w:t>
      </w:r>
    </w:p>
    <w:p w14:paraId="33B4F5F0" w14:textId="77777777" w:rsidR="003A4B71" w:rsidRDefault="003A4B71" w:rsidP="00971ADF">
      <w:pPr>
        <w:pStyle w:val="TextSection"/>
        <w:ind w:left="0"/>
        <w:jc w:val="both"/>
        <w:rPr>
          <w:sz w:val="24"/>
          <w:szCs w:val="24"/>
          <w:lang w:eastAsia="en-GB"/>
        </w:rPr>
      </w:pPr>
    </w:p>
    <w:p w14:paraId="404BC849" w14:textId="77777777" w:rsidR="009B6A16" w:rsidRDefault="009B6A16" w:rsidP="00971ADF">
      <w:pPr>
        <w:pStyle w:val="Titre1"/>
        <w:jc w:val="both"/>
      </w:pPr>
      <w:bookmarkStart w:id="1" w:name="_Toc220577105"/>
      <w:r w:rsidRPr="00971ADF">
        <w:rPr>
          <w:lang w:val="fr-BE"/>
        </w:rPr>
        <w:t>Qu’est-ce qu’un cookie ?</w:t>
      </w:r>
      <w:bookmarkEnd w:id="1"/>
    </w:p>
    <w:p w14:paraId="364F7907" w14:textId="77777777" w:rsidR="009B6A16" w:rsidRPr="009B6A16" w:rsidRDefault="009B6A16" w:rsidP="00971ADF">
      <w:pPr>
        <w:pStyle w:val="NormalWeb"/>
        <w:ind w:left="567"/>
        <w:jc w:val="both"/>
        <w:rPr>
          <w:rFonts w:ascii="Univers for BP Light" w:hAnsi="Univers for BP Light"/>
          <w:lang w:eastAsia="en-GB"/>
        </w:rPr>
      </w:pPr>
      <w:r w:rsidRPr="009B6A16">
        <w:rPr>
          <w:rFonts w:ascii="Univers for BP Light" w:hAnsi="Univers for BP Light"/>
          <w:lang w:eastAsia="en-GB"/>
        </w:rPr>
        <w:t>Un cookie est un petit fichier texte déposé sur votre terminal (ordinateur, tablette, smartphone) lors de la consultation d’un site internet. Il permet notamment de reconnaître un utilisateur, de mémoriser ses préférences ou de collecter des informations statistiques.</w:t>
      </w:r>
    </w:p>
    <w:p w14:paraId="21E2D996" w14:textId="77777777" w:rsidR="009B6A16" w:rsidRPr="009B6A16" w:rsidRDefault="009B6A16" w:rsidP="00971ADF">
      <w:pPr>
        <w:pStyle w:val="NormalWeb"/>
        <w:ind w:left="567"/>
        <w:jc w:val="both"/>
        <w:rPr>
          <w:rFonts w:ascii="Univers for BP Light" w:hAnsi="Univers for BP Light"/>
          <w:lang w:eastAsia="en-GB"/>
        </w:rPr>
      </w:pPr>
      <w:r w:rsidRPr="009B6A16">
        <w:rPr>
          <w:rFonts w:ascii="Univers for BP Light" w:hAnsi="Univers for BP Light"/>
          <w:lang w:eastAsia="en-GB"/>
        </w:rPr>
        <w:t>Les cookies peuvent être :</w:t>
      </w:r>
    </w:p>
    <w:p w14:paraId="16C21361" w14:textId="77777777" w:rsidR="009B6A16" w:rsidRPr="009B6A16" w:rsidRDefault="009B6A16" w:rsidP="00971ADF">
      <w:pPr>
        <w:pStyle w:val="NormalWeb"/>
        <w:numPr>
          <w:ilvl w:val="0"/>
          <w:numId w:val="36"/>
        </w:numPr>
        <w:tabs>
          <w:tab w:val="clear" w:pos="720"/>
          <w:tab w:val="num" w:pos="1287"/>
        </w:tabs>
        <w:ind w:left="1287"/>
        <w:jc w:val="both"/>
        <w:rPr>
          <w:rFonts w:ascii="Univers for BP Light" w:hAnsi="Univers for BP Light"/>
          <w:lang w:eastAsia="en-GB"/>
        </w:rPr>
      </w:pPr>
      <w:r w:rsidRPr="009B6A16">
        <w:rPr>
          <w:rFonts w:ascii="Univers for BP Light" w:hAnsi="Univers for BP Light"/>
          <w:b/>
          <w:bCs/>
          <w:lang w:eastAsia="en-GB"/>
        </w:rPr>
        <w:t>de session</w:t>
      </w:r>
      <w:r w:rsidRPr="009B6A16">
        <w:rPr>
          <w:rFonts w:ascii="Univers for BP Light" w:hAnsi="Univers for BP Light"/>
          <w:lang w:eastAsia="en-GB"/>
        </w:rPr>
        <w:t xml:space="preserve"> : supprimés à la fermeture du navigateur ;</w:t>
      </w:r>
    </w:p>
    <w:p w14:paraId="2E6E3972" w14:textId="77777777" w:rsidR="009B6A16" w:rsidRPr="009B6A16" w:rsidRDefault="009B6A16" w:rsidP="00971ADF">
      <w:pPr>
        <w:pStyle w:val="NormalWeb"/>
        <w:numPr>
          <w:ilvl w:val="0"/>
          <w:numId w:val="36"/>
        </w:numPr>
        <w:tabs>
          <w:tab w:val="clear" w:pos="720"/>
          <w:tab w:val="num" w:pos="1287"/>
        </w:tabs>
        <w:ind w:left="1287"/>
        <w:jc w:val="both"/>
        <w:rPr>
          <w:rFonts w:ascii="Univers for BP Light" w:hAnsi="Univers for BP Light"/>
          <w:lang w:eastAsia="en-GB"/>
        </w:rPr>
      </w:pPr>
      <w:r w:rsidRPr="009B6A16">
        <w:rPr>
          <w:rFonts w:ascii="Univers for BP Light" w:hAnsi="Univers for BP Light"/>
          <w:b/>
          <w:bCs/>
          <w:lang w:eastAsia="en-GB"/>
        </w:rPr>
        <w:t>persistants</w:t>
      </w:r>
      <w:r w:rsidRPr="009B6A16">
        <w:rPr>
          <w:rFonts w:ascii="Univers for BP Light" w:hAnsi="Univers for BP Light"/>
          <w:lang w:eastAsia="en-GB"/>
        </w:rPr>
        <w:t xml:space="preserve"> : conservés pour une durée limitée.</w:t>
      </w:r>
    </w:p>
    <w:p w14:paraId="559E8FA6" w14:textId="77777777" w:rsidR="009B6A16" w:rsidRDefault="009B6A16" w:rsidP="00971ADF">
      <w:pPr>
        <w:jc w:val="both"/>
      </w:pPr>
    </w:p>
    <w:p w14:paraId="3EF9A6DA" w14:textId="77777777" w:rsidR="009B6A16" w:rsidRDefault="009B6A16" w:rsidP="00971ADF">
      <w:pPr>
        <w:pStyle w:val="Titre1"/>
        <w:jc w:val="both"/>
      </w:pPr>
      <w:bookmarkStart w:id="2" w:name="_Toc220577106"/>
      <w:r w:rsidRPr="009B6A16">
        <w:rPr>
          <w:lang w:val="fr-FR"/>
        </w:rPr>
        <w:t>Catégories</w:t>
      </w:r>
      <w:r>
        <w:t xml:space="preserve"> de cookies utilises</w:t>
      </w:r>
      <w:bookmarkEnd w:id="2"/>
    </w:p>
    <w:p w14:paraId="0A82C0FB" w14:textId="77777777" w:rsidR="009B6A16" w:rsidRPr="009B6A16" w:rsidRDefault="009B6A16" w:rsidP="00971ADF">
      <w:pPr>
        <w:pStyle w:val="TextSection"/>
        <w:jc w:val="both"/>
        <w:rPr>
          <w:lang w:val="en-GB"/>
        </w:rPr>
      </w:pPr>
    </w:p>
    <w:p w14:paraId="5532111C" w14:textId="77777777" w:rsidR="009B6A16" w:rsidRPr="009B6A16" w:rsidRDefault="009B6A16" w:rsidP="00971ADF">
      <w:pPr>
        <w:pStyle w:val="Titre2"/>
        <w:tabs>
          <w:tab w:val="clear" w:pos="1418"/>
          <w:tab w:val="num" w:pos="851"/>
        </w:tabs>
        <w:jc w:val="both"/>
        <w:rPr>
          <w:lang w:val="fr-FR"/>
        </w:rPr>
      </w:pPr>
      <w:bookmarkStart w:id="3" w:name="_Toc220577107"/>
      <w:r w:rsidRPr="009B6A16">
        <w:rPr>
          <w:lang w:val="fr-FR"/>
        </w:rPr>
        <w:t>Cookies strictement nécessaires (exemptés de consentement)</w:t>
      </w:r>
      <w:bookmarkEnd w:id="3"/>
    </w:p>
    <w:p w14:paraId="7CC73449" w14:textId="77777777" w:rsidR="009B6A16" w:rsidRPr="009B6A16" w:rsidRDefault="009B6A16" w:rsidP="00971ADF">
      <w:pPr>
        <w:pStyle w:val="NormalWeb"/>
        <w:ind w:left="284"/>
        <w:jc w:val="both"/>
        <w:rPr>
          <w:rFonts w:ascii="Univers for BP Light" w:hAnsi="Univers for BP Light"/>
          <w:lang w:eastAsia="en-GB"/>
        </w:rPr>
      </w:pPr>
      <w:r w:rsidRPr="009B6A16">
        <w:rPr>
          <w:rFonts w:ascii="Univers for BP Light" w:hAnsi="Univers for BP Light"/>
          <w:lang w:eastAsia="en-GB"/>
        </w:rPr>
        <w:t>Ces cookies sont indispensables au fonctionnement du Service et ne peuvent pas être désactivés.</w:t>
      </w:r>
    </w:p>
    <w:p w14:paraId="012DE1EA" w14:textId="77777777" w:rsidR="009B6A16" w:rsidRPr="009B6A16" w:rsidRDefault="009B6A16" w:rsidP="00971ADF">
      <w:pPr>
        <w:pStyle w:val="NormalWeb"/>
        <w:numPr>
          <w:ilvl w:val="0"/>
          <w:numId w:val="37"/>
        </w:numPr>
        <w:tabs>
          <w:tab w:val="clear" w:pos="720"/>
          <w:tab w:val="num" w:pos="1004"/>
        </w:tabs>
        <w:ind w:left="1004"/>
        <w:jc w:val="both"/>
        <w:rPr>
          <w:rFonts w:ascii="Univers for BP Light" w:hAnsi="Univers for BP Light"/>
          <w:lang w:eastAsia="en-GB"/>
        </w:rPr>
      </w:pPr>
      <w:r w:rsidRPr="009B6A16">
        <w:rPr>
          <w:rFonts w:ascii="Univers for BP Light" w:hAnsi="Univers for BP Light"/>
          <w:lang w:eastAsia="en-GB"/>
        </w:rPr>
        <w:t>authentification et maintien de session ;</w:t>
      </w:r>
    </w:p>
    <w:p w14:paraId="58407831" w14:textId="77777777" w:rsidR="009B6A16" w:rsidRPr="009B6A16" w:rsidRDefault="009B6A16" w:rsidP="00971ADF">
      <w:pPr>
        <w:pStyle w:val="NormalWeb"/>
        <w:numPr>
          <w:ilvl w:val="0"/>
          <w:numId w:val="37"/>
        </w:numPr>
        <w:tabs>
          <w:tab w:val="clear" w:pos="720"/>
          <w:tab w:val="num" w:pos="1004"/>
        </w:tabs>
        <w:ind w:left="1004"/>
        <w:jc w:val="both"/>
        <w:rPr>
          <w:rFonts w:ascii="Univers for BP Light" w:hAnsi="Univers for BP Light"/>
          <w:lang w:eastAsia="en-GB"/>
        </w:rPr>
      </w:pPr>
      <w:r w:rsidRPr="009B6A16">
        <w:rPr>
          <w:rFonts w:ascii="Univers for BP Light" w:hAnsi="Univers for BP Light"/>
          <w:lang w:eastAsia="en-GB"/>
        </w:rPr>
        <w:t>sécurité et prévention des fraudes ;</w:t>
      </w:r>
    </w:p>
    <w:p w14:paraId="3C4FD3C2" w14:textId="77777777" w:rsidR="009B6A16" w:rsidRPr="009B6A16" w:rsidRDefault="009B6A16" w:rsidP="00971ADF">
      <w:pPr>
        <w:pStyle w:val="NormalWeb"/>
        <w:numPr>
          <w:ilvl w:val="0"/>
          <w:numId w:val="37"/>
        </w:numPr>
        <w:tabs>
          <w:tab w:val="clear" w:pos="720"/>
          <w:tab w:val="num" w:pos="1004"/>
        </w:tabs>
        <w:ind w:left="1004"/>
        <w:jc w:val="both"/>
        <w:rPr>
          <w:rFonts w:ascii="Univers for BP Light" w:hAnsi="Univers for BP Light"/>
          <w:lang w:eastAsia="en-GB"/>
        </w:rPr>
      </w:pPr>
      <w:r w:rsidRPr="009B6A16">
        <w:rPr>
          <w:rFonts w:ascii="Univers for BP Light" w:hAnsi="Univers for BP Light"/>
          <w:lang w:eastAsia="en-GB"/>
        </w:rPr>
        <w:t>mémorisation du choix de consentement.</w:t>
      </w:r>
    </w:p>
    <w:p w14:paraId="5D7B8441" w14:textId="77777777" w:rsidR="009B6A16" w:rsidRPr="009B6A16" w:rsidRDefault="009B6A16" w:rsidP="00971ADF">
      <w:pPr>
        <w:pStyle w:val="Titre2"/>
        <w:tabs>
          <w:tab w:val="clear" w:pos="1418"/>
          <w:tab w:val="num" w:pos="851"/>
        </w:tabs>
        <w:jc w:val="both"/>
        <w:rPr>
          <w:lang w:val="fr-FR"/>
        </w:rPr>
      </w:pPr>
      <w:bookmarkStart w:id="4" w:name="_Toc220577108"/>
      <w:r w:rsidRPr="009B6A16">
        <w:rPr>
          <w:lang w:val="fr-FR"/>
        </w:rPr>
        <w:t xml:space="preserve">Cookies de mesure d’audience et de performance (soumis au </w:t>
      </w:r>
      <w:commentRangeStart w:id="5"/>
      <w:r w:rsidRPr="009B6A16">
        <w:rPr>
          <w:lang w:val="fr-FR"/>
        </w:rPr>
        <w:t>consentement</w:t>
      </w:r>
      <w:commentRangeEnd w:id="5"/>
      <w:r w:rsidR="001036BF" w:rsidRPr="009B6A16">
        <w:rPr>
          <w:rStyle w:val="Marquedecommentaire"/>
          <w:sz w:val="22"/>
          <w:szCs w:val="28"/>
          <w:lang w:val="fr-FR"/>
        </w:rPr>
        <w:commentReference w:id="5"/>
      </w:r>
      <w:r w:rsidRPr="009B6A16">
        <w:rPr>
          <w:lang w:val="fr-FR"/>
        </w:rPr>
        <w:t>)</w:t>
      </w:r>
      <w:bookmarkEnd w:id="4"/>
    </w:p>
    <w:p w14:paraId="668D9617" w14:textId="77777777" w:rsidR="009B6A16" w:rsidRPr="009B6A16" w:rsidRDefault="009B6A16" w:rsidP="00971ADF">
      <w:pPr>
        <w:pStyle w:val="NormalWeb"/>
        <w:ind w:left="284"/>
        <w:jc w:val="both"/>
        <w:rPr>
          <w:rFonts w:ascii="Univers for BP Light" w:hAnsi="Univers for BP Light"/>
          <w:lang w:eastAsia="en-GB"/>
        </w:rPr>
      </w:pPr>
      <w:r w:rsidRPr="009B6A16">
        <w:rPr>
          <w:rFonts w:ascii="Univers for BP Light" w:hAnsi="Univers for BP Light"/>
          <w:lang w:eastAsia="en-GB"/>
        </w:rPr>
        <w:t>Ces cookies permettent de mesurer l’audience et d’améliorer les performances de la plateforme.</w:t>
      </w:r>
    </w:p>
    <w:p w14:paraId="60C3E072" w14:textId="77777777" w:rsidR="009B6A16" w:rsidRPr="009B6A16" w:rsidRDefault="009B6A16" w:rsidP="00971ADF">
      <w:pPr>
        <w:pStyle w:val="NormalWeb"/>
        <w:numPr>
          <w:ilvl w:val="0"/>
          <w:numId w:val="38"/>
        </w:numPr>
        <w:tabs>
          <w:tab w:val="clear" w:pos="720"/>
          <w:tab w:val="num" w:pos="1004"/>
        </w:tabs>
        <w:ind w:left="1004"/>
        <w:jc w:val="both"/>
        <w:rPr>
          <w:rFonts w:ascii="Univers for BP Light" w:hAnsi="Univers for BP Light"/>
          <w:lang w:eastAsia="en-GB"/>
        </w:rPr>
      </w:pPr>
      <w:r w:rsidRPr="009B6A16">
        <w:rPr>
          <w:rFonts w:ascii="Univers for BP Light" w:hAnsi="Univers for BP Light"/>
          <w:lang w:eastAsia="en-GB"/>
        </w:rPr>
        <w:t>statistiques de fréquentation ;</w:t>
      </w:r>
    </w:p>
    <w:p w14:paraId="55866B6D" w14:textId="77777777" w:rsidR="009B6A16" w:rsidRPr="009B6A16" w:rsidRDefault="009B6A16" w:rsidP="00971ADF">
      <w:pPr>
        <w:pStyle w:val="NormalWeb"/>
        <w:numPr>
          <w:ilvl w:val="0"/>
          <w:numId w:val="38"/>
        </w:numPr>
        <w:tabs>
          <w:tab w:val="clear" w:pos="720"/>
          <w:tab w:val="num" w:pos="1004"/>
        </w:tabs>
        <w:ind w:left="1004"/>
        <w:jc w:val="both"/>
        <w:rPr>
          <w:rFonts w:ascii="Univers for BP Light" w:hAnsi="Univers for BP Light"/>
          <w:lang w:eastAsia="en-GB"/>
        </w:rPr>
      </w:pPr>
      <w:r w:rsidRPr="009B6A16">
        <w:rPr>
          <w:rFonts w:ascii="Univers for BP Light" w:hAnsi="Univers for BP Light"/>
          <w:lang w:eastAsia="en-GB"/>
        </w:rPr>
        <w:t>analyse des parcours utilisateurs ;</w:t>
      </w:r>
    </w:p>
    <w:p w14:paraId="20D411A9" w14:textId="77777777" w:rsidR="009B6A16" w:rsidRPr="009B6A16" w:rsidRDefault="009B6A16" w:rsidP="00971ADF">
      <w:pPr>
        <w:pStyle w:val="NormalWeb"/>
        <w:numPr>
          <w:ilvl w:val="0"/>
          <w:numId w:val="38"/>
        </w:numPr>
        <w:tabs>
          <w:tab w:val="clear" w:pos="720"/>
          <w:tab w:val="num" w:pos="1004"/>
        </w:tabs>
        <w:ind w:left="1004"/>
        <w:jc w:val="both"/>
        <w:rPr>
          <w:rFonts w:ascii="Univers for BP Light" w:hAnsi="Univers for BP Light"/>
          <w:lang w:eastAsia="en-GB"/>
        </w:rPr>
      </w:pPr>
      <w:r w:rsidRPr="009B6A16">
        <w:rPr>
          <w:rFonts w:ascii="Univers for BP Light" w:hAnsi="Univers for BP Light"/>
          <w:lang w:eastAsia="en-GB"/>
        </w:rPr>
        <w:t>détection des anomalies techniques.</w:t>
      </w:r>
    </w:p>
    <w:p w14:paraId="02B64ACD" w14:textId="77777777" w:rsidR="009B6A16" w:rsidRPr="009B6A16" w:rsidRDefault="009B6A16" w:rsidP="00971ADF">
      <w:pPr>
        <w:pStyle w:val="Titre2"/>
        <w:tabs>
          <w:tab w:val="clear" w:pos="1418"/>
          <w:tab w:val="num" w:pos="851"/>
        </w:tabs>
        <w:jc w:val="both"/>
        <w:rPr>
          <w:lang w:val="fr-FR"/>
        </w:rPr>
      </w:pPr>
      <w:bookmarkStart w:id="6" w:name="_Toc220577109"/>
      <w:r w:rsidRPr="009B6A16">
        <w:rPr>
          <w:lang w:val="fr-FR"/>
        </w:rPr>
        <w:lastRenderedPageBreak/>
        <w:t>Cookies de fonctionnalité (soumis au consentement)</w:t>
      </w:r>
      <w:bookmarkEnd w:id="6"/>
    </w:p>
    <w:p w14:paraId="26605C1D" w14:textId="77777777" w:rsidR="009B6A16" w:rsidRPr="009B6A16" w:rsidRDefault="009B6A16" w:rsidP="00971ADF">
      <w:pPr>
        <w:pStyle w:val="NormalWeb"/>
        <w:ind w:left="284"/>
        <w:jc w:val="both"/>
        <w:rPr>
          <w:rFonts w:ascii="Univers for BP Light" w:hAnsi="Univers for BP Light"/>
          <w:lang w:eastAsia="en-GB"/>
        </w:rPr>
      </w:pPr>
      <w:r w:rsidRPr="009B6A16">
        <w:rPr>
          <w:rFonts w:ascii="Univers for BP Light" w:hAnsi="Univers for BP Light"/>
          <w:lang w:eastAsia="en-GB"/>
        </w:rPr>
        <w:t>Ces cookies améliorent l’expérience utilisateur en mémorisant certaines préférences.</w:t>
      </w:r>
    </w:p>
    <w:p w14:paraId="59BA7C82" w14:textId="77777777" w:rsidR="009B6A16" w:rsidRPr="009B6A16" w:rsidRDefault="009B6A16" w:rsidP="00971ADF">
      <w:pPr>
        <w:pStyle w:val="NormalWeb"/>
        <w:numPr>
          <w:ilvl w:val="0"/>
          <w:numId w:val="39"/>
        </w:numPr>
        <w:tabs>
          <w:tab w:val="clear" w:pos="720"/>
          <w:tab w:val="num" w:pos="1004"/>
        </w:tabs>
        <w:ind w:left="1004"/>
        <w:jc w:val="both"/>
        <w:rPr>
          <w:rFonts w:ascii="Univers for BP Light" w:hAnsi="Univers for BP Light"/>
          <w:lang w:eastAsia="en-GB"/>
        </w:rPr>
      </w:pPr>
      <w:r w:rsidRPr="009B6A16">
        <w:rPr>
          <w:rFonts w:ascii="Univers for BP Light" w:hAnsi="Univers for BP Light"/>
          <w:lang w:eastAsia="en-GB"/>
        </w:rPr>
        <w:t>langue préférée ;</w:t>
      </w:r>
    </w:p>
    <w:p w14:paraId="62476C01" w14:textId="77777777" w:rsidR="009B6A16" w:rsidRPr="009B6A16" w:rsidRDefault="009B6A16" w:rsidP="00971ADF">
      <w:pPr>
        <w:pStyle w:val="NormalWeb"/>
        <w:numPr>
          <w:ilvl w:val="0"/>
          <w:numId w:val="39"/>
        </w:numPr>
        <w:tabs>
          <w:tab w:val="clear" w:pos="720"/>
          <w:tab w:val="num" w:pos="1004"/>
        </w:tabs>
        <w:ind w:left="1004"/>
        <w:jc w:val="both"/>
        <w:rPr>
          <w:rFonts w:ascii="Univers for BP Light" w:hAnsi="Univers for BP Light"/>
          <w:lang w:eastAsia="en-GB"/>
        </w:rPr>
      </w:pPr>
      <w:r w:rsidRPr="009B6A16">
        <w:rPr>
          <w:rFonts w:ascii="Univers for BP Light" w:hAnsi="Univers for BP Light"/>
          <w:lang w:eastAsia="en-GB"/>
        </w:rPr>
        <w:t>établissement sélectionné ;</w:t>
      </w:r>
    </w:p>
    <w:p w14:paraId="690747F7" w14:textId="77777777" w:rsidR="009B6A16" w:rsidRPr="009B6A16" w:rsidRDefault="009B6A16" w:rsidP="00971ADF">
      <w:pPr>
        <w:pStyle w:val="NormalWeb"/>
        <w:numPr>
          <w:ilvl w:val="0"/>
          <w:numId w:val="39"/>
        </w:numPr>
        <w:tabs>
          <w:tab w:val="clear" w:pos="720"/>
          <w:tab w:val="num" w:pos="1004"/>
        </w:tabs>
        <w:ind w:left="1004"/>
        <w:jc w:val="both"/>
        <w:rPr>
          <w:rFonts w:ascii="Univers for BP Light" w:hAnsi="Univers for BP Light"/>
          <w:lang w:eastAsia="en-GB"/>
        </w:rPr>
      </w:pPr>
      <w:r w:rsidRPr="009B6A16">
        <w:rPr>
          <w:rFonts w:ascii="Univers for BP Light" w:hAnsi="Univers for BP Light"/>
          <w:lang w:eastAsia="en-GB"/>
        </w:rPr>
        <w:t>préférences d’affichage.</w:t>
      </w:r>
    </w:p>
    <w:p w14:paraId="5760B442" w14:textId="77777777" w:rsidR="009B6A16" w:rsidRDefault="009B6A16" w:rsidP="00971ADF">
      <w:pPr>
        <w:pStyle w:val="Titre2"/>
        <w:tabs>
          <w:tab w:val="clear" w:pos="1418"/>
          <w:tab w:val="num" w:pos="851"/>
        </w:tabs>
        <w:jc w:val="both"/>
      </w:pPr>
      <w:bookmarkStart w:id="7" w:name="_Toc220577110"/>
      <w:r>
        <w:t>Cookies publicitaires</w:t>
      </w:r>
      <w:bookmarkEnd w:id="7"/>
    </w:p>
    <w:p w14:paraId="33F0268A" w14:textId="77777777" w:rsidR="009B6A16" w:rsidRPr="009B6A16" w:rsidRDefault="009B6A16" w:rsidP="00971ADF">
      <w:pPr>
        <w:pStyle w:val="NormalWeb"/>
        <w:ind w:left="284"/>
        <w:jc w:val="both"/>
        <w:rPr>
          <w:rFonts w:ascii="Univers for BP Light" w:hAnsi="Univers for BP Light"/>
          <w:lang w:eastAsia="en-GB"/>
        </w:rPr>
      </w:pPr>
      <w:r w:rsidRPr="009B6A16">
        <w:rPr>
          <w:rFonts w:ascii="Univers for BP Light" w:hAnsi="Univers for BP Light"/>
          <w:lang w:eastAsia="en-GB"/>
        </w:rPr>
        <w:t xml:space="preserve">Reviewsvisor </w:t>
      </w:r>
      <w:r w:rsidRPr="009B6A16">
        <w:rPr>
          <w:rFonts w:ascii="Univers for BP Light" w:hAnsi="Univers for BP Light"/>
          <w:b/>
          <w:bCs/>
          <w:lang w:eastAsia="en-GB"/>
        </w:rPr>
        <w:t>n’utilise pas</w:t>
      </w:r>
      <w:r w:rsidRPr="009B6A16">
        <w:rPr>
          <w:rFonts w:ascii="Univers for BP Light" w:hAnsi="Univers for BP Light"/>
          <w:lang w:eastAsia="en-GB"/>
        </w:rPr>
        <w:t xml:space="preserve"> de cookies publicitaires ou de ciblage à ce jour. Toute évolution future fera l’objet d’une information préalable et d’un nouveau recueil de consentement.</w:t>
      </w:r>
    </w:p>
    <w:p w14:paraId="1F033874" w14:textId="77777777" w:rsidR="009B6A16" w:rsidRDefault="009B6A16" w:rsidP="00971ADF">
      <w:pPr>
        <w:jc w:val="both"/>
      </w:pPr>
    </w:p>
    <w:p w14:paraId="59997615" w14:textId="77777777" w:rsidR="009B6A16" w:rsidRDefault="009B6A16" w:rsidP="00971ADF">
      <w:pPr>
        <w:pStyle w:val="Titre1"/>
        <w:jc w:val="both"/>
      </w:pPr>
      <w:bookmarkStart w:id="8" w:name="_Toc220577111"/>
      <w:r>
        <w:t>Liste des cookies</w:t>
      </w:r>
      <w:bookmarkEnd w:id="8"/>
    </w:p>
    <w:p w14:paraId="6F53E974" w14:textId="77777777" w:rsidR="009B6A16" w:rsidRPr="009B6A16" w:rsidRDefault="009B6A16" w:rsidP="00971ADF">
      <w:pPr>
        <w:pStyle w:val="Titre3"/>
        <w:numPr>
          <w:ilvl w:val="0"/>
          <w:numId w:val="0"/>
        </w:numPr>
        <w:ind w:left="1134" w:hanging="567"/>
        <w:jc w:val="both"/>
        <w:rPr>
          <w:rFonts w:ascii="Univers for BP Light" w:hAnsi="Univers for BP Light" w:cs="Times New Roman"/>
          <w:sz w:val="24"/>
          <w:szCs w:val="24"/>
          <w:lang w:val="fr-FR" w:eastAsia="en-GB"/>
        </w:rPr>
      </w:pPr>
      <w:bookmarkStart w:id="9" w:name="_Toc220577112"/>
      <w:r w:rsidRPr="009B6A16">
        <w:rPr>
          <w:rFonts w:ascii="Univers for BP Light" w:hAnsi="Univers for BP Light" w:cs="Times New Roman"/>
          <w:sz w:val="24"/>
          <w:szCs w:val="24"/>
          <w:lang w:val="fr-FR" w:eastAsia="en-GB"/>
        </w:rPr>
        <w:t>Cookies internes Reviewsvisor</w:t>
      </w:r>
      <w:bookmarkEnd w:id="9"/>
    </w:p>
    <w:p w14:paraId="01300194" w14:textId="77777777" w:rsidR="009B6A16" w:rsidRPr="009B6A16" w:rsidRDefault="009B6A16" w:rsidP="00971ADF">
      <w:pPr>
        <w:pStyle w:val="NormalWeb"/>
        <w:numPr>
          <w:ilvl w:val="0"/>
          <w:numId w:val="40"/>
        </w:numPr>
        <w:jc w:val="both"/>
        <w:rPr>
          <w:rFonts w:ascii="Univers for BP Light" w:hAnsi="Univers for BP Light"/>
          <w:lang w:eastAsia="en-GB"/>
        </w:rPr>
      </w:pPr>
      <w:r w:rsidRPr="009B6A16">
        <w:rPr>
          <w:rFonts w:ascii="Univers for BP Light" w:hAnsi="Univers for BP Light"/>
          <w:b/>
          <w:bCs/>
          <w:lang w:eastAsia="en-GB"/>
        </w:rPr>
        <w:t>rv_session</w:t>
      </w:r>
      <w:r w:rsidRPr="009B6A16">
        <w:rPr>
          <w:rFonts w:ascii="Univers for BP Light" w:hAnsi="Univers for BP Light"/>
          <w:lang w:eastAsia="en-GB"/>
        </w:rPr>
        <w:t xml:space="preserve"> : authentification (session)</w:t>
      </w:r>
    </w:p>
    <w:p w14:paraId="29B936C0" w14:textId="77777777" w:rsidR="009B6A16" w:rsidRPr="009B6A16" w:rsidRDefault="009B6A16" w:rsidP="00971ADF">
      <w:pPr>
        <w:pStyle w:val="NormalWeb"/>
        <w:numPr>
          <w:ilvl w:val="0"/>
          <w:numId w:val="40"/>
        </w:numPr>
        <w:jc w:val="both"/>
        <w:rPr>
          <w:rFonts w:ascii="Univers for BP Light" w:hAnsi="Univers for BP Light"/>
          <w:lang w:eastAsia="en-GB"/>
        </w:rPr>
      </w:pPr>
      <w:r w:rsidRPr="009B6A16">
        <w:rPr>
          <w:rFonts w:ascii="Univers for BP Light" w:hAnsi="Univers for BP Light"/>
          <w:b/>
          <w:bCs/>
          <w:lang w:eastAsia="en-GB"/>
        </w:rPr>
        <w:t>rv_auth_token</w:t>
      </w:r>
      <w:r w:rsidRPr="009B6A16">
        <w:rPr>
          <w:rFonts w:ascii="Univers for BP Light" w:hAnsi="Univers for BP Light"/>
          <w:lang w:eastAsia="en-GB"/>
        </w:rPr>
        <w:t xml:space="preserve"> : jeton d’authentification sécurisé (30 jours)</w:t>
      </w:r>
    </w:p>
    <w:p w14:paraId="41762F21" w14:textId="77777777" w:rsidR="009B6A16" w:rsidRPr="009B6A16" w:rsidRDefault="009B6A16" w:rsidP="00971ADF">
      <w:pPr>
        <w:pStyle w:val="NormalWeb"/>
        <w:numPr>
          <w:ilvl w:val="0"/>
          <w:numId w:val="40"/>
        </w:numPr>
        <w:jc w:val="both"/>
        <w:rPr>
          <w:rFonts w:ascii="Univers for BP Light" w:hAnsi="Univers for BP Light"/>
          <w:lang w:eastAsia="en-GB"/>
        </w:rPr>
      </w:pPr>
      <w:r w:rsidRPr="009B6A16">
        <w:rPr>
          <w:rFonts w:ascii="Univers for BP Light" w:hAnsi="Univers for BP Light"/>
          <w:b/>
          <w:bCs/>
          <w:lang w:eastAsia="en-GB"/>
        </w:rPr>
        <w:t>rv_preferences</w:t>
      </w:r>
      <w:r w:rsidRPr="009B6A16">
        <w:rPr>
          <w:rFonts w:ascii="Univers for BP Light" w:hAnsi="Univers for BP Light"/>
          <w:lang w:eastAsia="en-GB"/>
        </w:rPr>
        <w:t xml:space="preserve"> : préférences utilisateur (1 an)</w:t>
      </w:r>
    </w:p>
    <w:p w14:paraId="6DFADFFC" w14:textId="77777777" w:rsidR="009B6A16" w:rsidRPr="009B6A16" w:rsidRDefault="009B6A16" w:rsidP="00971ADF">
      <w:pPr>
        <w:pStyle w:val="NormalWeb"/>
        <w:numPr>
          <w:ilvl w:val="0"/>
          <w:numId w:val="40"/>
        </w:numPr>
        <w:jc w:val="both"/>
        <w:rPr>
          <w:rFonts w:ascii="Univers for BP Light" w:hAnsi="Univers for BP Light"/>
          <w:lang w:eastAsia="en-GB"/>
        </w:rPr>
      </w:pPr>
      <w:r w:rsidRPr="009B6A16">
        <w:rPr>
          <w:rFonts w:ascii="Univers for BP Light" w:hAnsi="Univers for BP Light"/>
          <w:b/>
          <w:bCs/>
          <w:lang w:eastAsia="en-GB"/>
        </w:rPr>
        <w:t>rv_consent</w:t>
      </w:r>
      <w:r w:rsidRPr="009B6A16">
        <w:rPr>
          <w:rFonts w:ascii="Univers for BP Light" w:hAnsi="Univers for BP Light"/>
          <w:lang w:eastAsia="en-GB"/>
        </w:rPr>
        <w:t xml:space="preserve"> : mémorisation du choix de consentement (1 an)</w:t>
      </w:r>
    </w:p>
    <w:p w14:paraId="4C6FCAB8" w14:textId="77777777" w:rsidR="009B6A16" w:rsidRPr="009B6A16" w:rsidRDefault="009B6A16" w:rsidP="00971ADF">
      <w:pPr>
        <w:pStyle w:val="NormalWeb"/>
        <w:numPr>
          <w:ilvl w:val="0"/>
          <w:numId w:val="40"/>
        </w:numPr>
        <w:jc w:val="both"/>
        <w:rPr>
          <w:rFonts w:ascii="Univers for BP Light" w:hAnsi="Univers for BP Light"/>
          <w:lang w:eastAsia="en-GB"/>
        </w:rPr>
      </w:pPr>
      <w:r w:rsidRPr="009B6A16">
        <w:rPr>
          <w:rFonts w:ascii="Univers for BP Light" w:hAnsi="Univers for BP Light"/>
          <w:b/>
          <w:bCs/>
          <w:lang w:eastAsia="en-GB"/>
        </w:rPr>
        <w:t>rv_etab_selected</w:t>
      </w:r>
      <w:r w:rsidRPr="009B6A16">
        <w:rPr>
          <w:rFonts w:ascii="Univers for BP Light" w:hAnsi="Univers for BP Light"/>
          <w:lang w:eastAsia="en-GB"/>
        </w:rPr>
        <w:t xml:space="preserve"> : établissement sélectionné (session)</w:t>
      </w:r>
    </w:p>
    <w:p w14:paraId="77C0DE91" w14:textId="77777777" w:rsidR="009B6A16" w:rsidRDefault="009B6A16" w:rsidP="00971ADF">
      <w:pPr>
        <w:pStyle w:val="Titre3"/>
        <w:numPr>
          <w:ilvl w:val="0"/>
          <w:numId w:val="0"/>
        </w:numPr>
        <w:ind w:left="1134" w:hanging="567"/>
        <w:jc w:val="both"/>
      </w:pPr>
      <w:bookmarkStart w:id="10" w:name="_Toc220577113"/>
      <w:r>
        <w:t>Cookies tiers</w:t>
      </w:r>
      <w:bookmarkEnd w:id="10"/>
    </w:p>
    <w:p w14:paraId="3D2745D4" w14:textId="77777777" w:rsidR="009B6A16" w:rsidRPr="009B6A16" w:rsidRDefault="009B6A16" w:rsidP="00971ADF">
      <w:pPr>
        <w:pStyle w:val="NormalWeb"/>
        <w:numPr>
          <w:ilvl w:val="0"/>
          <w:numId w:val="41"/>
        </w:numPr>
        <w:jc w:val="both"/>
        <w:rPr>
          <w:rFonts w:ascii="Univers for BP Light" w:hAnsi="Univers for BP Light"/>
          <w:lang w:eastAsia="en-GB"/>
        </w:rPr>
      </w:pPr>
      <w:r w:rsidRPr="009B6A16">
        <w:rPr>
          <w:rFonts w:ascii="Univers for BP Light" w:hAnsi="Univers for BP Light"/>
          <w:b/>
          <w:bCs/>
          <w:lang w:eastAsia="en-GB"/>
        </w:rPr>
        <w:t>Analytics</w:t>
      </w:r>
      <w:r w:rsidRPr="009B6A16">
        <w:rPr>
          <w:rFonts w:ascii="Univers for BP Light" w:hAnsi="Univers for BP Light"/>
          <w:lang w:eastAsia="en-GB"/>
        </w:rPr>
        <w:t xml:space="preserve"> : mesure d’audience anonymisée (13 mois maximum)</w:t>
      </w:r>
    </w:p>
    <w:p w14:paraId="26AEB840" w14:textId="77777777" w:rsidR="009B6A16" w:rsidRDefault="009B6A16" w:rsidP="00971ADF">
      <w:pPr>
        <w:jc w:val="both"/>
      </w:pPr>
    </w:p>
    <w:p w14:paraId="17DF27C0" w14:textId="77777777" w:rsidR="009B6A16" w:rsidRDefault="009B6A16" w:rsidP="00971ADF">
      <w:pPr>
        <w:pStyle w:val="Titre1"/>
        <w:jc w:val="both"/>
      </w:pPr>
      <w:bookmarkStart w:id="11" w:name="_Toc220577114"/>
      <w:r>
        <w:t>Gestion du consentement</w:t>
      </w:r>
      <w:bookmarkEnd w:id="11"/>
    </w:p>
    <w:p w14:paraId="6704A293" w14:textId="77777777" w:rsidR="009B6A16" w:rsidRDefault="009B6A16" w:rsidP="00971ADF">
      <w:pPr>
        <w:pStyle w:val="Titre2"/>
        <w:tabs>
          <w:tab w:val="clear" w:pos="1418"/>
          <w:tab w:val="num" w:pos="851"/>
        </w:tabs>
        <w:jc w:val="both"/>
      </w:pPr>
      <w:bookmarkStart w:id="12" w:name="_Toc220577115"/>
      <w:r>
        <w:t>Via la plateforme</w:t>
      </w:r>
      <w:bookmarkEnd w:id="12"/>
    </w:p>
    <w:p w14:paraId="37DDD997" w14:textId="77777777" w:rsidR="009B6A16" w:rsidRPr="00971ADF" w:rsidRDefault="009B6A16" w:rsidP="00971ADF">
      <w:pPr>
        <w:pStyle w:val="NormalWeb"/>
        <w:ind w:left="284"/>
        <w:jc w:val="both"/>
        <w:rPr>
          <w:rFonts w:ascii="Univers for BP Light" w:hAnsi="Univers for BP Light"/>
          <w:lang w:eastAsia="en-GB"/>
        </w:rPr>
      </w:pPr>
      <w:r w:rsidRPr="00971ADF">
        <w:rPr>
          <w:rFonts w:ascii="Univers for BP Light" w:hAnsi="Univers for BP Light"/>
          <w:lang w:eastAsia="en-GB"/>
        </w:rPr>
        <w:t>Lors de votre première visite, un bandeau de consentement vous permet :</w:t>
      </w:r>
    </w:p>
    <w:p w14:paraId="54F136D1" w14:textId="77777777" w:rsidR="009B6A16" w:rsidRPr="00971ADF" w:rsidRDefault="009B6A16" w:rsidP="00971ADF">
      <w:pPr>
        <w:pStyle w:val="NormalWeb"/>
        <w:numPr>
          <w:ilvl w:val="0"/>
          <w:numId w:val="42"/>
        </w:numPr>
        <w:tabs>
          <w:tab w:val="clear" w:pos="720"/>
          <w:tab w:val="num" w:pos="1004"/>
        </w:tabs>
        <w:ind w:left="1004"/>
        <w:jc w:val="both"/>
        <w:rPr>
          <w:rFonts w:ascii="Univers for BP Light" w:hAnsi="Univers for BP Light"/>
          <w:lang w:eastAsia="en-GB"/>
        </w:rPr>
      </w:pPr>
      <w:r w:rsidRPr="00971ADF">
        <w:rPr>
          <w:rFonts w:ascii="Univers for BP Light" w:hAnsi="Univers for BP Light"/>
          <w:lang w:eastAsia="en-GB"/>
        </w:rPr>
        <w:t>d’accepter tous les cookies ;</w:t>
      </w:r>
    </w:p>
    <w:p w14:paraId="44D0DC46" w14:textId="77777777" w:rsidR="009B6A16" w:rsidRPr="00971ADF" w:rsidRDefault="009B6A16" w:rsidP="00971ADF">
      <w:pPr>
        <w:pStyle w:val="NormalWeb"/>
        <w:numPr>
          <w:ilvl w:val="0"/>
          <w:numId w:val="42"/>
        </w:numPr>
        <w:tabs>
          <w:tab w:val="clear" w:pos="720"/>
          <w:tab w:val="num" w:pos="1004"/>
        </w:tabs>
        <w:ind w:left="1004"/>
        <w:jc w:val="both"/>
        <w:rPr>
          <w:rFonts w:ascii="Univers for BP Light" w:hAnsi="Univers for BP Light"/>
          <w:lang w:eastAsia="en-GB"/>
        </w:rPr>
      </w:pPr>
      <w:r w:rsidRPr="00971ADF">
        <w:rPr>
          <w:rFonts w:ascii="Univers for BP Light" w:hAnsi="Univers for BP Light"/>
          <w:lang w:eastAsia="en-GB"/>
        </w:rPr>
        <w:t>de refuser les cookies non essentiels ;</w:t>
      </w:r>
    </w:p>
    <w:p w14:paraId="1B9F35EF" w14:textId="77777777" w:rsidR="009B6A16" w:rsidRPr="00971ADF" w:rsidRDefault="009B6A16" w:rsidP="00971ADF">
      <w:pPr>
        <w:pStyle w:val="NormalWeb"/>
        <w:numPr>
          <w:ilvl w:val="0"/>
          <w:numId w:val="42"/>
        </w:numPr>
        <w:tabs>
          <w:tab w:val="clear" w:pos="720"/>
          <w:tab w:val="num" w:pos="1004"/>
        </w:tabs>
        <w:ind w:left="1004"/>
        <w:jc w:val="both"/>
        <w:rPr>
          <w:rFonts w:ascii="Univers for BP Light" w:hAnsi="Univers for BP Light"/>
          <w:lang w:eastAsia="en-GB"/>
        </w:rPr>
      </w:pPr>
      <w:r w:rsidRPr="00971ADF">
        <w:rPr>
          <w:rFonts w:ascii="Univers for BP Light" w:hAnsi="Univers for BP Light"/>
          <w:lang w:eastAsia="en-GB"/>
        </w:rPr>
        <w:t>de personnaliser vos choix par catégorie.</w:t>
      </w:r>
    </w:p>
    <w:p w14:paraId="45E4D6C2" w14:textId="77777777" w:rsidR="009B6A16" w:rsidRPr="00971ADF" w:rsidRDefault="009B6A16" w:rsidP="00971ADF">
      <w:pPr>
        <w:pStyle w:val="NormalWeb"/>
        <w:ind w:left="284"/>
        <w:jc w:val="both"/>
        <w:rPr>
          <w:rFonts w:ascii="Univers for BP Light" w:hAnsi="Univers for BP Light"/>
          <w:lang w:eastAsia="en-GB"/>
        </w:rPr>
      </w:pPr>
      <w:r w:rsidRPr="00971ADF">
        <w:rPr>
          <w:rFonts w:ascii="Univers for BP Light" w:hAnsi="Univers for BP Light"/>
          <w:lang w:eastAsia="en-GB"/>
        </w:rPr>
        <w:t>Vous pouvez modifier vos préférences à tout moment via le lien « Gérer les cookies » accessible sur le site.</w:t>
      </w:r>
    </w:p>
    <w:p w14:paraId="770FAE82" w14:textId="77777777" w:rsidR="009B6A16" w:rsidRDefault="009B6A16" w:rsidP="00971ADF">
      <w:pPr>
        <w:pStyle w:val="NormalWeb"/>
        <w:ind w:left="284"/>
        <w:jc w:val="both"/>
        <w:rPr>
          <w:rFonts w:ascii="Univers for BP Light" w:hAnsi="Univers for BP Light"/>
          <w:lang w:eastAsia="en-GB"/>
        </w:rPr>
      </w:pPr>
      <w:r w:rsidRPr="00971ADF">
        <w:rPr>
          <w:rFonts w:ascii="Univers for BP Light" w:hAnsi="Univers for BP Light"/>
          <w:lang w:eastAsia="en-GB"/>
        </w:rPr>
        <w:t>Le refus des cookies non essentiels n’affecte pas l’accès au Service.</w:t>
      </w:r>
    </w:p>
    <w:p w14:paraId="2FA6AFDB" w14:textId="77777777" w:rsidR="00971ADF" w:rsidRPr="00971ADF" w:rsidRDefault="00971ADF" w:rsidP="00971ADF">
      <w:pPr>
        <w:pStyle w:val="NormalWeb"/>
        <w:ind w:left="284"/>
        <w:jc w:val="both"/>
        <w:rPr>
          <w:rFonts w:ascii="Univers for BP Light" w:hAnsi="Univers for BP Light"/>
          <w:lang w:eastAsia="en-GB"/>
        </w:rPr>
      </w:pPr>
    </w:p>
    <w:p w14:paraId="28B53D80" w14:textId="77777777" w:rsidR="009B6A16" w:rsidRDefault="009B6A16" w:rsidP="00971ADF">
      <w:pPr>
        <w:pStyle w:val="Titre2"/>
        <w:tabs>
          <w:tab w:val="clear" w:pos="1418"/>
          <w:tab w:val="num" w:pos="851"/>
        </w:tabs>
        <w:jc w:val="both"/>
      </w:pPr>
      <w:bookmarkStart w:id="13" w:name="_Toc220577116"/>
      <w:r>
        <w:lastRenderedPageBreak/>
        <w:t>Via le navigateur</w:t>
      </w:r>
      <w:bookmarkEnd w:id="13"/>
    </w:p>
    <w:p w14:paraId="4C052247" w14:textId="77777777" w:rsidR="009B6A16" w:rsidRPr="00971ADF" w:rsidRDefault="009B6A16" w:rsidP="00971ADF">
      <w:pPr>
        <w:pStyle w:val="NormalWeb"/>
        <w:ind w:firstLine="284"/>
        <w:jc w:val="both"/>
        <w:rPr>
          <w:rFonts w:ascii="Univers for BP Light" w:hAnsi="Univers for BP Light"/>
          <w:lang w:eastAsia="en-GB"/>
        </w:rPr>
      </w:pPr>
      <w:r w:rsidRPr="00971ADF">
        <w:rPr>
          <w:rFonts w:ascii="Univers for BP Light" w:hAnsi="Univers for BP Light"/>
          <w:lang w:eastAsia="en-GB"/>
        </w:rPr>
        <w:t>Vous pouvez également configurer votre navigateur pour bloquer ou supprimer les cookies.</w:t>
      </w:r>
    </w:p>
    <w:p w14:paraId="7C00E245" w14:textId="77777777" w:rsidR="009B6A16" w:rsidRDefault="009B6A16" w:rsidP="00971ADF">
      <w:pPr>
        <w:jc w:val="both"/>
      </w:pPr>
    </w:p>
    <w:p w14:paraId="48F56129" w14:textId="77777777" w:rsidR="009B6A16" w:rsidRDefault="009B6A16" w:rsidP="00971ADF">
      <w:pPr>
        <w:pStyle w:val="Titre1"/>
        <w:jc w:val="both"/>
      </w:pPr>
      <w:bookmarkStart w:id="14" w:name="_Toc220577117"/>
      <w:r>
        <w:t>Durée de conservation</w:t>
      </w:r>
      <w:bookmarkEnd w:id="14"/>
    </w:p>
    <w:p w14:paraId="089D318C" w14:textId="77777777" w:rsidR="009B6A16" w:rsidRPr="00971ADF" w:rsidRDefault="009B6A16" w:rsidP="00971ADF">
      <w:pPr>
        <w:pStyle w:val="NormalWeb"/>
        <w:ind w:left="567"/>
        <w:jc w:val="both"/>
        <w:rPr>
          <w:rFonts w:ascii="Univers for BP Light" w:hAnsi="Univers for BP Light"/>
          <w:lang w:eastAsia="en-GB"/>
        </w:rPr>
      </w:pPr>
      <w:r w:rsidRPr="00971ADF">
        <w:rPr>
          <w:rFonts w:ascii="Univers for BP Light" w:hAnsi="Univers for BP Light"/>
          <w:lang w:eastAsia="en-GB"/>
        </w:rPr>
        <w:t xml:space="preserve">Les cookies sont conservés pour une durée maximale de </w:t>
      </w:r>
      <w:r w:rsidRPr="00971ADF">
        <w:rPr>
          <w:rFonts w:ascii="Univers for BP Light" w:hAnsi="Univers for BP Light"/>
          <w:b/>
          <w:bCs/>
          <w:lang w:eastAsia="en-GB"/>
        </w:rPr>
        <w:t>13 mois</w:t>
      </w:r>
      <w:r w:rsidRPr="00971ADF">
        <w:rPr>
          <w:rFonts w:ascii="Univers for BP Light" w:hAnsi="Univers for BP Light"/>
          <w:lang w:eastAsia="en-GB"/>
        </w:rPr>
        <w:t xml:space="preserve">, conformément aux recommandations de la </w:t>
      </w:r>
      <w:commentRangeStart w:id="15"/>
      <w:r w:rsidRPr="00971ADF">
        <w:rPr>
          <w:rFonts w:ascii="Univers for BP Light" w:hAnsi="Univers for BP Light"/>
          <w:lang w:eastAsia="en-GB"/>
        </w:rPr>
        <w:t>CNIL</w:t>
      </w:r>
      <w:commentRangeEnd w:id="15"/>
      <w:r w:rsidR="001036BF" w:rsidRPr="00971ADF">
        <w:rPr>
          <w:rStyle w:val="Marquedecommentaire"/>
          <w:rFonts w:ascii="Univers for BP Light" w:hAnsi="Univers for BP Light"/>
          <w:sz w:val="24"/>
          <w:szCs w:val="24"/>
          <w:lang w:eastAsia="en-GB"/>
        </w:rPr>
        <w:commentReference w:id="15"/>
      </w:r>
      <w:r w:rsidRPr="00971ADF">
        <w:rPr>
          <w:rFonts w:ascii="Univers for BP Light" w:hAnsi="Univers for BP Light"/>
          <w:lang w:eastAsia="en-GB"/>
        </w:rPr>
        <w:t>.</w:t>
      </w:r>
    </w:p>
    <w:p w14:paraId="11827E8F" w14:textId="77777777" w:rsidR="009B6A16" w:rsidRPr="00971ADF" w:rsidRDefault="009B6A16" w:rsidP="00971ADF">
      <w:pPr>
        <w:pStyle w:val="NormalWeb"/>
        <w:ind w:left="567"/>
        <w:jc w:val="both"/>
        <w:rPr>
          <w:rFonts w:ascii="Univers for BP Light" w:hAnsi="Univers for BP Light"/>
          <w:lang w:eastAsia="en-GB"/>
        </w:rPr>
      </w:pPr>
      <w:r w:rsidRPr="00971ADF">
        <w:rPr>
          <w:rFonts w:ascii="Univers for BP Light" w:hAnsi="Univers for BP Light"/>
          <w:lang w:eastAsia="en-GB"/>
        </w:rPr>
        <w:t>Les cookies de session sont supprimés à la fermeture du navigateur.</w:t>
      </w:r>
    </w:p>
    <w:p w14:paraId="563DFE5A" w14:textId="77777777" w:rsidR="009B6A16" w:rsidRDefault="009B6A16" w:rsidP="00971ADF">
      <w:pPr>
        <w:jc w:val="both"/>
      </w:pPr>
    </w:p>
    <w:p w14:paraId="2353AAB3" w14:textId="53AB233D" w:rsidR="009B6A16" w:rsidDel="0097524F" w:rsidRDefault="009B6A16" w:rsidP="00971ADF">
      <w:pPr>
        <w:pStyle w:val="Titre1"/>
        <w:jc w:val="both"/>
        <w:rPr>
          <w:del w:id="16" w:author="Jean-Pierre Roux" w:date="2026-02-11T18:43:00Z" w16du:dateUtc="2026-02-11T17:43:00Z"/>
        </w:rPr>
      </w:pPr>
      <w:bookmarkStart w:id="17" w:name="_Toc220577118"/>
      <w:del w:id="18" w:author="Jean-Pierre Roux" w:date="2026-02-11T18:43:00Z" w16du:dateUtc="2026-02-11T17:43:00Z">
        <w:r w:rsidDel="0097524F">
          <w:delText>Transferts hors Union européenne</w:delText>
        </w:r>
        <w:bookmarkEnd w:id="17"/>
      </w:del>
    </w:p>
    <w:p w14:paraId="5BC84CFF" w14:textId="2305E6B4" w:rsidR="009B6A16" w:rsidRPr="00971ADF" w:rsidDel="0097524F" w:rsidRDefault="009B6A16" w:rsidP="00971ADF">
      <w:pPr>
        <w:pStyle w:val="NormalWeb"/>
        <w:ind w:left="567"/>
        <w:jc w:val="both"/>
        <w:rPr>
          <w:del w:id="19" w:author="Jean-Pierre Roux" w:date="2026-02-11T18:43:00Z" w16du:dateUtc="2026-02-11T17:43:00Z"/>
          <w:rFonts w:ascii="Univers for BP Light" w:hAnsi="Univers for BP Light"/>
          <w:lang w:eastAsia="en-GB"/>
        </w:rPr>
      </w:pPr>
      <w:commentRangeStart w:id="20"/>
      <w:del w:id="21" w:author="Jean-Pierre Roux" w:date="2026-02-11T18:43:00Z" w16du:dateUtc="2026-02-11T17:43:00Z">
        <w:r w:rsidRPr="00971ADF" w:rsidDel="0097524F">
          <w:rPr>
            <w:rFonts w:ascii="Univers for BP Light" w:hAnsi="Univers for BP Light"/>
            <w:lang w:eastAsia="en-GB"/>
          </w:rPr>
          <w:delText>Certains cookies tiers peuvent impliquer un transfert de données hors de l’Union européenne.</w:delText>
        </w:r>
      </w:del>
      <w:commentRangeEnd w:id="20"/>
      <w:r w:rsidR="001036BF" w:rsidRPr="00971ADF">
        <w:rPr>
          <w:rStyle w:val="Marquedecommentaire"/>
          <w:rFonts w:ascii="Univers for BP Light" w:hAnsi="Univers for BP Light"/>
          <w:sz w:val="24"/>
          <w:szCs w:val="24"/>
          <w:lang w:eastAsia="en-GB"/>
        </w:rPr>
        <w:commentReference w:id="20"/>
      </w:r>
    </w:p>
    <w:p w14:paraId="2E3EC6C7" w14:textId="26C89E79" w:rsidR="009B6A16" w:rsidRPr="00971ADF" w:rsidDel="0097524F" w:rsidRDefault="009B6A16" w:rsidP="00971ADF">
      <w:pPr>
        <w:pStyle w:val="NormalWeb"/>
        <w:ind w:left="567"/>
        <w:jc w:val="both"/>
        <w:rPr>
          <w:del w:id="22" w:author="Jean-Pierre Roux" w:date="2026-02-11T18:43:00Z" w16du:dateUtc="2026-02-11T17:43:00Z"/>
          <w:rFonts w:ascii="Univers for BP Light" w:hAnsi="Univers for BP Light"/>
          <w:lang w:eastAsia="en-GB"/>
        </w:rPr>
      </w:pPr>
      <w:del w:id="23" w:author="Jean-Pierre Roux" w:date="2026-02-11T18:43:00Z" w16du:dateUtc="2026-02-11T17:43:00Z">
        <w:r w:rsidRPr="00971ADF" w:rsidDel="0097524F">
          <w:rPr>
            <w:rFonts w:ascii="Univers for BP Light" w:hAnsi="Univers for BP Light"/>
            <w:lang w:eastAsia="en-GB"/>
          </w:rPr>
          <w:delText xml:space="preserve">Dans ce cas, Reviewsvisor met en place des </w:delText>
        </w:r>
        <w:r w:rsidRPr="00971ADF" w:rsidDel="0097524F">
          <w:rPr>
            <w:rFonts w:ascii="Univers for BP Light" w:hAnsi="Univers for BP Light"/>
            <w:b/>
            <w:bCs/>
            <w:lang w:eastAsia="en-GB"/>
          </w:rPr>
          <w:delText>garanties appropriées</w:delText>
        </w:r>
        <w:r w:rsidRPr="00971ADF" w:rsidDel="0097524F">
          <w:rPr>
            <w:rFonts w:ascii="Univers for BP Light" w:hAnsi="Univers for BP Light"/>
            <w:lang w:eastAsia="en-GB"/>
          </w:rPr>
          <w:delText xml:space="preserve">, notamment par l’utilisation de </w:delText>
        </w:r>
        <w:r w:rsidRPr="00971ADF" w:rsidDel="0097524F">
          <w:rPr>
            <w:rFonts w:ascii="Univers for BP Light" w:hAnsi="Univers for BP Light"/>
            <w:b/>
            <w:bCs/>
            <w:lang w:eastAsia="en-GB"/>
          </w:rPr>
          <w:delText>clauses contractuelles types (SCC)</w:delText>
        </w:r>
        <w:r w:rsidRPr="00971ADF" w:rsidDel="0097524F">
          <w:rPr>
            <w:rFonts w:ascii="Univers for BP Light" w:hAnsi="Univers for BP Light"/>
            <w:lang w:eastAsia="en-GB"/>
          </w:rPr>
          <w:delText xml:space="preserve"> adoptées par la Commission européenne, ainsi que, le cas échéant, des mesures complémentaires.</w:delText>
        </w:r>
      </w:del>
    </w:p>
    <w:p w14:paraId="395C8899" w14:textId="79746025" w:rsidR="009B6A16" w:rsidDel="0097524F" w:rsidRDefault="009B6A16" w:rsidP="009B6A16">
      <w:pPr>
        <w:rPr>
          <w:del w:id="24" w:author="Jean-Pierre Roux" w:date="2026-02-11T18:43:00Z" w16du:dateUtc="2026-02-11T17:43:00Z"/>
        </w:rPr>
      </w:pPr>
    </w:p>
    <w:p w14:paraId="2DF13A49" w14:textId="77777777" w:rsidR="009B6A16" w:rsidRPr="00971ADF" w:rsidRDefault="009B6A16" w:rsidP="00971ADF">
      <w:pPr>
        <w:pStyle w:val="Titre1"/>
        <w:rPr>
          <w:lang w:val="fr-FR"/>
        </w:rPr>
      </w:pPr>
      <w:bookmarkStart w:id="25" w:name="_Toc220577119"/>
      <w:r w:rsidRPr="00971ADF">
        <w:rPr>
          <w:lang w:val="fr-FR"/>
        </w:rPr>
        <w:t>Lien avec la Politique de Confidentialité</w:t>
      </w:r>
      <w:bookmarkEnd w:id="25"/>
    </w:p>
    <w:p w14:paraId="1A55E128" w14:textId="77777777" w:rsidR="009B6A16" w:rsidRPr="00971ADF" w:rsidRDefault="009B6A16" w:rsidP="00971ADF">
      <w:pPr>
        <w:pStyle w:val="NormalWeb"/>
        <w:ind w:left="284"/>
        <w:rPr>
          <w:rFonts w:ascii="Univers for BP Light" w:hAnsi="Univers for BP Light"/>
          <w:lang w:eastAsia="en-GB"/>
        </w:rPr>
      </w:pPr>
      <w:r w:rsidRPr="00971ADF">
        <w:rPr>
          <w:rFonts w:ascii="Univers for BP Light" w:hAnsi="Univers for BP Light"/>
          <w:lang w:eastAsia="en-GB"/>
        </w:rPr>
        <w:t xml:space="preserve">Pour plus d’informations sur le traitement des données personnelles, vous pouvez consulter notre </w:t>
      </w:r>
      <w:commentRangeStart w:id="26"/>
      <w:r w:rsidRPr="00971ADF">
        <w:rPr>
          <w:rFonts w:ascii="Univers for BP Light" w:hAnsi="Univers for BP Light"/>
          <w:b/>
          <w:bCs/>
          <w:lang w:eastAsia="en-GB"/>
        </w:rPr>
        <w:t>Politique de Confidentialité</w:t>
      </w:r>
      <w:commentRangeEnd w:id="26"/>
      <w:r w:rsidR="001036BF" w:rsidRPr="00971ADF">
        <w:rPr>
          <w:rStyle w:val="Marquedecommentaire"/>
          <w:rFonts w:ascii="Univers for BP Light" w:hAnsi="Univers for BP Light"/>
          <w:sz w:val="24"/>
          <w:szCs w:val="24"/>
          <w:lang w:eastAsia="en-GB"/>
        </w:rPr>
        <w:commentReference w:id="26"/>
      </w:r>
      <w:r w:rsidRPr="00971ADF">
        <w:rPr>
          <w:rFonts w:ascii="Univers for BP Light" w:hAnsi="Univers for BP Light"/>
          <w:lang w:eastAsia="en-GB"/>
        </w:rPr>
        <w:t>.</w:t>
      </w:r>
    </w:p>
    <w:p w14:paraId="6BAB7ED1" w14:textId="77777777" w:rsidR="009B6A16" w:rsidRDefault="009B6A16" w:rsidP="009B6A16"/>
    <w:p w14:paraId="2D2CF61D" w14:textId="77777777" w:rsidR="009B6A16" w:rsidRPr="00971ADF" w:rsidRDefault="009B6A16" w:rsidP="00971ADF">
      <w:pPr>
        <w:pStyle w:val="Titre1"/>
        <w:rPr>
          <w:lang w:val="fr-FR"/>
        </w:rPr>
      </w:pPr>
      <w:bookmarkStart w:id="27" w:name="_Toc220577120"/>
      <w:r w:rsidRPr="00971ADF">
        <w:rPr>
          <w:lang w:val="fr-FR"/>
        </w:rPr>
        <w:t>Mise à jour de la politique</w:t>
      </w:r>
      <w:bookmarkEnd w:id="27"/>
    </w:p>
    <w:p w14:paraId="30EA7673" w14:textId="77777777" w:rsidR="009B6A16" w:rsidRPr="00971ADF" w:rsidRDefault="009B6A16" w:rsidP="00971ADF">
      <w:pPr>
        <w:pStyle w:val="NormalWeb"/>
        <w:ind w:left="284"/>
        <w:rPr>
          <w:rFonts w:ascii="Univers for BP Light" w:hAnsi="Univers for BP Light"/>
          <w:lang w:eastAsia="en-GB"/>
        </w:rPr>
      </w:pPr>
      <w:r w:rsidRPr="00971ADF">
        <w:rPr>
          <w:rFonts w:ascii="Univers for BP Light" w:hAnsi="Univers for BP Light"/>
          <w:lang w:eastAsia="en-GB"/>
        </w:rPr>
        <w:t>La présente politique peut être modifiée à tout moment. La date de dernière mise à jour figure en en-tête. Toute modification substantielle fera l’objet d’une information préalable.</w:t>
      </w:r>
    </w:p>
    <w:p w14:paraId="2DCEF14C" w14:textId="77777777" w:rsidR="009B6A16" w:rsidRDefault="009B6A16" w:rsidP="009B6A16"/>
    <w:p w14:paraId="770BAA14" w14:textId="77777777" w:rsidR="009B6A16" w:rsidRDefault="009B6A16" w:rsidP="00971ADF">
      <w:pPr>
        <w:pStyle w:val="Titre1"/>
      </w:pPr>
      <w:bookmarkStart w:id="28" w:name="_Toc220577121"/>
      <w:r>
        <w:t>Contact</w:t>
      </w:r>
      <w:bookmarkEnd w:id="28"/>
    </w:p>
    <w:p w14:paraId="1588A752" w14:textId="77777777" w:rsidR="009B6A16" w:rsidRPr="00971ADF" w:rsidRDefault="009B6A16" w:rsidP="00971ADF">
      <w:pPr>
        <w:pStyle w:val="NormalWeb"/>
        <w:ind w:left="567"/>
        <w:rPr>
          <w:rFonts w:ascii="Univers for BP Light" w:hAnsi="Univers for BP Light"/>
          <w:lang w:eastAsia="en-GB"/>
        </w:rPr>
      </w:pPr>
      <w:r w:rsidRPr="00971ADF">
        <w:rPr>
          <w:rFonts w:ascii="Univers for BP Light" w:hAnsi="Univers for BP Light"/>
          <w:lang w:eastAsia="en-GB"/>
        </w:rPr>
        <w:t>Pour toute question relative aux cookies ou à la protection des données personnelles :</w:t>
      </w:r>
    </w:p>
    <w:p w14:paraId="3687B78D" w14:textId="77777777" w:rsidR="009B6A16" w:rsidRPr="00A70671" w:rsidRDefault="009B6A16" w:rsidP="00971ADF">
      <w:pPr>
        <w:pStyle w:val="NormalWeb"/>
        <w:ind w:left="567"/>
        <w:rPr>
          <w:rFonts w:ascii="Univers for BP Light" w:hAnsi="Univers for BP Light"/>
          <w:lang w:val="en-US" w:eastAsia="en-GB"/>
        </w:rPr>
      </w:pPr>
      <w:r w:rsidRPr="00A70671">
        <w:rPr>
          <w:rFonts w:ascii="Univers for BP Light" w:hAnsi="Univers for BP Light"/>
          <w:lang w:val="en-US" w:eastAsia="en-GB"/>
        </w:rPr>
        <w:t xml:space="preserve">Email : </w:t>
      </w:r>
      <w:r w:rsidRPr="00A70671">
        <w:rPr>
          <w:rFonts w:ascii="Univers for BP Light" w:hAnsi="Univers for BP Light"/>
          <w:b/>
          <w:bCs/>
          <w:lang w:val="en-US" w:eastAsia="en-GB"/>
        </w:rPr>
        <w:t>contact@reviewsvisor.fr</w:t>
      </w:r>
      <w:r w:rsidRPr="00A70671">
        <w:rPr>
          <w:rFonts w:ascii="Univers for BP Light" w:hAnsi="Univers for BP Light"/>
          <w:lang w:val="en-US" w:eastAsia="en-GB"/>
        </w:rPr>
        <w:br/>
        <w:t xml:space="preserve">Site web : </w:t>
      </w:r>
      <w:r w:rsidRPr="00A70671">
        <w:rPr>
          <w:rFonts w:ascii="Univers for BP Light" w:hAnsi="Univers for BP Light"/>
          <w:b/>
          <w:bCs/>
          <w:lang w:val="en-US" w:eastAsia="en-GB"/>
        </w:rPr>
        <w:t>www.reviewsvisor.fr</w:t>
      </w:r>
    </w:p>
    <w:p w14:paraId="0F996FFF" w14:textId="4EEA3982" w:rsidR="009B6A16" w:rsidRPr="00971ADF" w:rsidDel="0097524F" w:rsidRDefault="009B6A16" w:rsidP="00971ADF">
      <w:pPr>
        <w:pStyle w:val="NormalWeb"/>
        <w:ind w:left="567"/>
        <w:rPr>
          <w:del w:id="29" w:author="Jean-Pierre Roux" w:date="2026-02-11T18:40:00Z" w16du:dateUtc="2026-02-11T17:40:00Z"/>
          <w:rFonts w:ascii="Univers for BP Light" w:hAnsi="Univers for BP Light"/>
          <w:lang w:eastAsia="en-GB"/>
        </w:rPr>
      </w:pPr>
      <w:del w:id="30" w:author="Jean-Pierre Roux" w:date="2026-02-11T18:40:00Z" w16du:dateUtc="2026-02-11T17:40:00Z">
        <w:r w:rsidRPr="00971ADF" w:rsidDel="0097524F">
          <w:rPr>
            <w:rFonts w:ascii="Univers for BP Light" w:hAnsi="Univers for BP Light"/>
            <w:lang w:eastAsia="en-GB"/>
          </w:rPr>
          <w:lastRenderedPageBreak/>
          <w:delText xml:space="preserve">Vous disposez également du droit d’introduire une réclamation auprès de l’autorité de contrôle compétente (CNIL ou autorité locale de votre État </w:delText>
        </w:r>
        <w:commentRangeStart w:id="31"/>
        <w:r w:rsidRPr="00971ADF" w:rsidDel="0097524F">
          <w:rPr>
            <w:rFonts w:ascii="Univers for BP Light" w:hAnsi="Univers for BP Light"/>
            <w:lang w:eastAsia="en-GB"/>
          </w:rPr>
          <w:delText>membre</w:delText>
        </w:r>
      </w:del>
      <w:commentRangeEnd w:id="31"/>
      <w:r w:rsidR="001036BF" w:rsidRPr="00971ADF">
        <w:rPr>
          <w:rStyle w:val="Marquedecommentaire"/>
          <w:rFonts w:ascii="Univers for BP Light" w:hAnsi="Univers for BP Light"/>
          <w:sz w:val="24"/>
          <w:szCs w:val="24"/>
          <w:lang w:eastAsia="en-GB"/>
        </w:rPr>
        <w:commentReference w:id="31"/>
      </w:r>
      <w:del w:id="32" w:author="Jean-Pierre Roux" w:date="2026-02-11T18:40:00Z" w16du:dateUtc="2026-02-11T17:40:00Z">
        <w:r w:rsidRPr="00971ADF" w:rsidDel="0097524F">
          <w:rPr>
            <w:rFonts w:ascii="Univers for BP Light" w:hAnsi="Univers for BP Light"/>
            <w:lang w:eastAsia="en-GB"/>
          </w:rPr>
          <w:delText>).</w:delText>
        </w:r>
      </w:del>
    </w:p>
    <w:p w14:paraId="0C6A3FF7" w14:textId="77777777" w:rsidR="009B6A16" w:rsidRPr="00971ADF" w:rsidRDefault="009B6A16" w:rsidP="00971ADF">
      <w:pPr>
        <w:ind w:left="567"/>
        <w:rPr>
          <w:sz w:val="24"/>
          <w:szCs w:val="24"/>
          <w:lang w:eastAsia="en-GB"/>
        </w:rPr>
      </w:pPr>
    </w:p>
    <w:p w14:paraId="63248E4A" w14:textId="77777777" w:rsidR="009B6A16" w:rsidRPr="00971ADF" w:rsidRDefault="009B6A16" w:rsidP="00971ADF">
      <w:pPr>
        <w:pStyle w:val="NormalWeb"/>
        <w:ind w:left="567"/>
        <w:jc w:val="center"/>
        <w:rPr>
          <w:rFonts w:ascii="Univers for BP Light" w:hAnsi="Univers for BP Light"/>
          <w:lang w:eastAsia="en-GB"/>
        </w:rPr>
      </w:pPr>
      <w:r w:rsidRPr="00971ADF">
        <w:rPr>
          <w:rFonts w:ascii="Univers for BP Light" w:hAnsi="Univers for BP Light"/>
          <w:lang w:eastAsia="en-GB"/>
        </w:rPr>
        <w:t>© 2026 Reviewsvisor – Tous droits réservés</w:t>
      </w:r>
    </w:p>
    <w:sectPr w:rsidR="009B6A16" w:rsidRPr="00971ADF" w:rsidSect="00581D1D">
      <w:headerReference w:type="default" r:id="rId14"/>
      <w:footerReference w:type="default" r:id="rId15"/>
      <w:headerReference w:type="first" r:id="rId16"/>
      <w:pgSz w:w="11907" w:h="16840" w:code="9"/>
      <w:pgMar w:top="1418" w:right="1134" w:bottom="1332" w:left="1134" w:header="720" w:footer="57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Fabien DROUILLARD" w:date="2026-02-13T16:17:00Z" w:initials="FD">
    <w:p w14:paraId="12D55BA0" w14:textId="77777777" w:rsidR="001036BF" w:rsidRDefault="001036BF" w:rsidP="001036BF">
      <w:pPr>
        <w:pStyle w:val="Commentaire"/>
      </w:pPr>
      <w:r>
        <w:rPr>
          <w:rStyle w:val="Marquedecommentaire"/>
        </w:rPr>
        <w:annotationRef/>
      </w:r>
      <w:r>
        <w:t xml:space="preserve">C’est plus sûr de l’indiquer de cette manière et de s’y tenir, mais les cookies de mesure d’audience peuvent souvent être exemptées de consentement : </w:t>
      </w:r>
      <w:hyperlink r:id="rId1" w:history="1">
        <w:r w:rsidRPr="00D46538">
          <w:rPr>
            <w:rStyle w:val="Lienhypertexte"/>
          </w:rPr>
          <w:t>https://www.cnil.fr/fr/cookies-solutions-pour-les-outils-de-mesure-daudience</w:t>
        </w:r>
      </w:hyperlink>
    </w:p>
  </w:comment>
  <w:comment w:id="15" w:author="Fabien DROUILLARD" w:date="2026-02-13T16:17:00Z" w:initials="FD">
    <w:p w14:paraId="3FC727C3" w14:textId="77777777" w:rsidR="001036BF" w:rsidRDefault="001036BF" w:rsidP="001036BF">
      <w:pPr>
        <w:pStyle w:val="Commentaire"/>
      </w:pPr>
      <w:r>
        <w:rPr>
          <w:rStyle w:val="Marquedecommentaire"/>
        </w:rPr>
        <w:annotationRef/>
      </w:r>
      <w:r>
        <w:t>OK 13 mois max</w:t>
      </w:r>
    </w:p>
  </w:comment>
  <w:comment w:id="20" w:author="Fabien DROUILLARD" w:date="2026-02-13T16:18:00Z" w:initials="FD">
    <w:p w14:paraId="021E402D" w14:textId="77777777" w:rsidR="001036BF" w:rsidRDefault="001036BF" w:rsidP="001036BF">
      <w:pPr>
        <w:pStyle w:val="Commentaire"/>
      </w:pPr>
      <w:r>
        <w:rPr>
          <w:rStyle w:val="Marquedecommentaire"/>
        </w:rPr>
        <w:annotationRef/>
      </w:r>
      <w:r>
        <w:t>Effectivement, le site est hébergé aux Etats Unis. Il est préférable de ne rien indiquer ici puisque le sujet est traité dans la politique de confidentialité</w:t>
      </w:r>
    </w:p>
  </w:comment>
  <w:comment w:id="26" w:author="Fabien DROUILLARD" w:date="2026-02-13T16:18:00Z" w:initials="FD">
    <w:p w14:paraId="07C9F860" w14:textId="77777777" w:rsidR="001036BF" w:rsidRDefault="001036BF" w:rsidP="001036BF">
      <w:pPr>
        <w:pStyle w:val="Commentaire"/>
      </w:pPr>
      <w:r>
        <w:rPr>
          <w:rStyle w:val="Marquedecommentaire"/>
        </w:rPr>
        <w:annotationRef/>
      </w:r>
      <w:r>
        <w:t>Renvoyer vers la page dédiée via un lien hypertexte</w:t>
      </w:r>
    </w:p>
  </w:comment>
  <w:comment w:id="31" w:author="Fabien DROUILLARD" w:date="2026-02-13T16:18:00Z" w:initials="FD">
    <w:p w14:paraId="271BD4D6" w14:textId="77777777" w:rsidR="001036BF" w:rsidRDefault="001036BF" w:rsidP="001036BF">
      <w:pPr>
        <w:pStyle w:val="Commentaire"/>
      </w:pPr>
      <w:r>
        <w:rPr>
          <w:rStyle w:val="Marquedecommentaire"/>
        </w:rPr>
        <w:annotationRef/>
      </w:r>
      <w:r>
        <w:t>Inutile ici car fait partie plus généralement du droit des personnes concernées qu’on retrouve dans la politique de confidentialité</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2D55BA0" w15:done="0"/>
  <w15:commentEx w15:paraId="3FC727C3" w15:done="0"/>
  <w15:commentEx w15:paraId="021E402D" w15:done="0"/>
  <w15:commentEx w15:paraId="07C9F860" w15:done="0"/>
  <w15:commentEx w15:paraId="271BD4D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00F6D2" w16cex:dateUtc="2026-02-13T15:17:00Z"/>
  <w16cex:commentExtensible w16cex:durableId="0D104BF4" w16cex:dateUtc="2026-02-13T15:17:00Z"/>
  <w16cex:commentExtensible w16cex:durableId="4502A1C4" w16cex:dateUtc="2026-02-13T15:18:00Z"/>
  <w16cex:commentExtensible w16cex:durableId="28F5842D" w16cex:dateUtc="2026-02-13T15:18:00Z"/>
  <w16cex:commentExtensible w16cex:durableId="6C350EC5" w16cex:dateUtc="2026-02-13T15: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2D55BA0" w16cid:durableId="0000F6D2"/>
  <w16cid:commentId w16cid:paraId="3FC727C3" w16cid:durableId="0D104BF4"/>
  <w16cid:commentId w16cid:paraId="021E402D" w16cid:durableId="4502A1C4"/>
  <w16cid:commentId w16cid:paraId="07C9F860" w16cid:durableId="28F5842D"/>
  <w16cid:commentId w16cid:paraId="271BD4D6" w16cid:durableId="6C350EC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DDB7A" w14:textId="77777777" w:rsidR="00CD607E" w:rsidRDefault="00CD607E">
      <w:r>
        <w:separator/>
      </w:r>
    </w:p>
  </w:endnote>
  <w:endnote w:type="continuationSeparator" w:id="0">
    <w:p w14:paraId="06D548B0" w14:textId="77777777" w:rsidR="00CD607E" w:rsidRDefault="00CD60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Univers for BP">
    <w:altName w:val="Trebuchet MS"/>
    <w:charset w:val="00"/>
    <w:family w:val="swiss"/>
    <w:pitch w:val="variable"/>
    <w:sig w:usb0="A00002A7" w:usb1="00000001" w:usb2="00000000" w:usb3="00000000" w:csb0="0000009F" w:csb1="00000000"/>
  </w:font>
  <w:font w:name="Univers 55">
    <w:altName w:val="Times New Roman"/>
    <w:charset w:val="00"/>
    <w:family w:val="auto"/>
    <w:pitch w:val="variable"/>
    <w:sig w:usb0="00000003" w:usb1="00000000" w:usb2="00000000" w:usb3="00000000" w:csb0="00000001" w:csb1="00000000"/>
  </w:font>
  <w:font w:name="Univers for BP Light">
    <w:altName w:val="Corbel"/>
    <w:charset w:val="00"/>
    <w:family w:val="swiss"/>
    <w:pitch w:val="variable"/>
    <w:sig w:usb0="00000001" w:usb1="00000001"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vers 45 Light">
    <w:altName w:val="Calibri"/>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tblBorders>
        <w:top w:val="single" w:sz="8" w:space="0" w:color="auto"/>
        <w:bottom w:val="single" w:sz="8" w:space="0" w:color="auto"/>
        <w:insideH w:val="single" w:sz="8" w:space="0" w:color="auto"/>
        <w:insideV w:val="single" w:sz="8" w:space="0" w:color="auto"/>
      </w:tblBorders>
      <w:tblLayout w:type="fixed"/>
      <w:tblLook w:val="01E0" w:firstRow="1" w:lastRow="1" w:firstColumn="1" w:lastColumn="1" w:noHBand="0" w:noVBand="0"/>
    </w:tblPr>
    <w:tblGrid>
      <w:gridCol w:w="626"/>
      <w:gridCol w:w="598"/>
      <w:gridCol w:w="1639"/>
      <w:gridCol w:w="1611"/>
      <w:gridCol w:w="1075"/>
      <w:gridCol w:w="1204"/>
      <w:gridCol w:w="1393"/>
      <w:gridCol w:w="1493"/>
      <w:gridCol w:w="208"/>
      <w:gridCol w:w="926"/>
    </w:tblGrid>
    <w:tr w:rsidR="009B6A16" w:rsidRPr="0035566C" w14:paraId="126C4BB5" w14:textId="77777777" w:rsidTr="00834C8F">
      <w:tc>
        <w:tcPr>
          <w:tcW w:w="626" w:type="dxa"/>
        </w:tcPr>
        <w:p w14:paraId="6D9BCD9C" w14:textId="77777777" w:rsidR="009B6A16" w:rsidRPr="0035566C" w:rsidRDefault="009B6A16" w:rsidP="001278A7">
          <w:pPr>
            <w:rPr>
              <w:snapToGrid w:val="0"/>
              <w:color w:val="000000"/>
              <w:sz w:val="16"/>
              <w:szCs w:val="16"/>
            </w:rPr>
          </w:pPr>
        </w:p>
      </w:tc>
      <w:tc>
        <w:tcPr>
          <w:tcW w:w="2237" w:type="dxa"/>
          <w:gridSpan w:val="2"/>
        </w:tcPr>
        <w:p w14:paraId="0D2BDD06" w14:textId="77777777" w:rsidR="009B6A16" w:rsidRPr="0035566C" w:rsidRDefault="009B6A16" w:rsidP="001278A7">
          <w:pPr>
            <w:rPr>
              <w:snapToGrid w:val="0"/>
              <w:color w:val="000000"/>
              <w:sz w:val="16"/>
              <w:szCs w:val="16"/>
            </w:rPr>
          </w:pPr>
        </w:p>
      </w:tc>
      <w:tc>
        <w:tcPr>
          <w:tcW w:w="1611" w:type="dxa"/>
        </w:tcPr>
        <w:p w14:paraId="66CAF2B0" w14:textId="77777777" w:rsidR="009B6A16" w:rsidRPr="0035566C" w:rsidRDefault="009B6A16" w:rsidP="001278A7">
          <w:pPr>
            <w:rPr>
              <w:snapToGrid w:val="0"/>
              <w:color w:val="000000"/>
              <w:sz w:val="16"/>
              <w:szCs w:val="16"/>
            </w:rPr>
          </w:pPr>
        </w:p>
      </w:tc>
      <w:tc>
        <w:tcPr>
          <w:tcW w:w="1075" w:type="dxa"/>
        </w:tcPr>
        <w:p w14:paraId="12CD3D08" w14:textId="77777777" w:rsidR="009B6A16" w:rsidRPr="0035566C" w:rsidRDefault="009B6A16" w:rsidP="001278A7">
          <w:pPr>
            <w:rPr>
              <w:snapToGrid w:val="0"/>
              <w:color w:val="000000"/>
              <w:sz w:val="16"/>
              <w:szCs w:val="16"/>
            </w:rPr>
          </w:pPr>
        </w:p>
      </w:tc>
      <w:tc>
        <w:tcPr>
          <w:tcW w:w="1204" w:type="dxa"/>
        </w:tcPr>
        <w:p w14:paraId="66AB0F61" w14:textId="77777777" w:rsidR="009B6A16" w:rsidRPr="0035566C" w:rsidRDefault="009B6A16" w:rsidP="001278A7">
          <w:pPr>
            <w:rPr>
              <w:snapToGrid w:val="0"/>
              <w:color w:val="000000"/>
              <w:sz w:val="16"/>
              <w:szCs w:val="16"/>
            </w:rPr>
          </w:pPr>
        </w:p>
      </w:tc>
      <w:tc>
        <w:tcPr>
          <w:tcW w:w="1393" w:type="dxa"/>
        </w:tcPr>
        <w:p w14:paraId="4B79F446" w14:textId="77777777" w:rsidR="009B6A16" w:rsidRPr="0035566C" w:rsidRDefault="009B6A16" w:rsidP="001278A7">
          <w:pPr>
            <w:rPr>
              <w:snapToGrid w:val="0"/>
              <w:color w:val="000000"/>
              <w:sz w:val="16"/>
              <w:szCs w:val="16"/>
            </w:rPr>
          </w:pPr>
        </w:p>
      </w:tc>
      <w:tc>
        <w:tcPr>
          <w:tcW w:w="1493" w:type="dxa"/>
        </w:tcPr>
        <w:p w14:paraId="209CFAD2" w14:textId="77777777" w:rsidR="009B6A16" w:rsidRPr="0035566C" w:rsidRDefault="009B6A16" w:rsidP="001278A7">
          <w:pPr>
            <w:rPr>
              <w:snapToGrid w:val="0"/>
              <w:color w:val="000000"/>
              <w:sz w:val="16"/>
              <w:szCs w:val="16"/>
            </w:rPr>
          </w:pPr>
        </w:p>
      </w:tc>
      <w:tc>
        <w:tcPr>
          <w:tcW w:w="1134" w:type="dxa"/>
          <w:gridSpan w:val="2"/>
        </w:tcPr>
        <w:p w14:paraId="414F1884" w14:textId="77777777" w:rsidR="009B6A16" w:rsidRPr="0035566C" w:rsidRDefault="009B6A16" w:rsidP="001278A7">
          <w:pPr>
            <w:rPr>
              <w:snapToGrid w:val="0"/>
              <w:color w:val="000000"/>
              <w:sz w:val="16"/>
              <w:szCs w:val="16"/>
            </w:rPr>
          </w:pPr>
        </w:p>
      </w:tc>
    </w:tr>
    <w:tr w:rsidR="009B6A16" w:rsidRPr="0035566C" w14:paraId="1A8662CB" w14:textId="77777777" w:rsidTr="00834C8F">
      <w:tc>
        <w:tcPr>
          <w:tcW w:w="626" w:type="dxa"/>
        </w:tcPr>
        <w:p w14:paraId="5FA12ABB" w14:textId="77777777" w:rsidR="009B6A16" w:rsidRPr="0035566C" w:rsidRDefault="009B6A16" w:rsidP="001278A7">
          <w:pPr>
            <w:rPr>
              <w:snapToGrid w:val="0"/>
              <w:color w:val="000000"/>
              <w:sz w:val="16"/>
              <w:szCs w:val="16"/>
            </w:rPr>
          </w:pPr>
        </w:p>
      </w:tc>
      <w:tc>
        <w:tcPr>
          <w:tcW w:w="2237" w:type="dxa"/>
          <w:gridSpan w:val="2"/>
        </w:tcPr>
        <w:p w14:paraId="44F128D1" w14:textId="77777777" w:rsidR="009B6A16" w:rsidRPr="0035566C" w:rsidRDefault="009B6A16" w:rsidP="001278A7">
          <w:pPr>
            <w:rPr>
              <w:snapToGrid w:val="0"/>
              <w:color w:val="000000"/>
              <w:sz w:val="16"/>
              <w:szCs w:val="16"/>
            </w:rPr>
          </w:pPr>
        </w:p>
      </w:tc>
      <w:tc>
        <w:tcPr>
          <w:tcW w:w="1611" w:type="dxa"/>
        </w:tcPr>
        <w:p w14:paraId="72B7AE71" w14:textId="77777777" w:rsidR="009B6A16" w:rsidRPr="0035566C" w:rsidRDefault="009B6A16" w:rsidP="001278A7">
          <w:pPr>
            <w:rPr>
              <w:snapToGrid w:val="0"/>
              <w:color w:val="000000"/>
              <w:sz w:val="16"/>
              <w:szCs w:val="16"/>
            </w:rPr>
          </w:pPr>
        </w:p>
      </w:tc>
      <w:tc>
        <w:tcPr>
          <w:tcW w:w="1075" w:type="dxa"/>
        </w:tcPr>
        <w:p w14:paraId="0BAC2110" w14:textId="77777777" w:rsidR="009B6A16" w:rsidRPr="0035566C" w:rsidRDefault="009B6A16" w:rsidP="001278A7">
          <w:pPr>
            <w:rPr>
              <w:snapToGrid w:val="0"/>
              <w:color w:val="000000"/>
              <w:sz w:val="16"/>
              <w:szCs w:val="16"/>
            </w:rPr>
          </w:pPr>
        </w:p>
      </w:tc>
      <w:tc>
        <w:tcPr>
          <w:tcW w:w="1204" w:type="dxa"/>
        </w:tcPr>
        <w:p w14:paraId="657D079A" w14:textId="77777777" w:rsidR="009B6A16" w:rsidRPr="0035566C" w:rsidRDefault="009B6A16" w:rsidP="001278A7">
          <w:pPr>
            <w:rPr>
              <w:snapToGrid w:val="0"/>
              <w:color w:val="000000"/>
              <w:sz w:val="16"/>
              <w:szCs w:val="16"/>
            </w:rPr>
          </w:pPr>
        </w:p>
      </w:tc>
      <w:tc>
        <w:tcPr>
          <w:tcW w:w="1393" w:type="dxa"/>
        </w:tcPr>
        <w:p w14:paraId="08997FE8" w14:textId="77777777" w:rsidR="009B6A16" w:rsidRPr="0035566C" w:rsidRDefault="009B6A16" w:rsidP="001278A7">
          <w:pPr>
            <w:rPr>
              <w:snapToGrid w:val="0"/>
              <w:color w:val="000000"/>
              <w:sz w:val="16"/>
              <w:szCs w:val="16"/>
            </w:rPr>
          </w:pPr>
        </w:p>
      </w:tc>
      <w:tc>
        <w:tcPr>
          <w:tcW w:w="1493" w:type="dxa"/>
        </w:tcPr>
        <w:p w14:paraId="03CC9C69" w14:textId="77777777" w:rsidR="009B6A16" w:rsidRPr="0035566C" w:rsidRDefault="009B6A16" w:rsidP="001278A7">
          <w:pPr>
            <w:rPr>
              <w:snapToGrid w:val="0"/>
              <w:color w:val="000000"/>
              <w:sz w:val="16"/>
              <w:szCs w:val="16"/>
            </w:rPr>
          </w:pPr>
        </w:p>
      </w:tc>
      <w:tc>
        <w:tcPr>
          <w:tcW w:w="1134" w:type="dxa"/>
          <w:gridSpan w:val="2"/>
        </w:tcPr>
        <w:p w14:paraId="5B99134D" w14:textId="77777777" w:rsidR="009B6A16" w:rsidRPr="0035566C" w:rsidRDefault="009B6A16" w:rsidP="001278A7">
          <w:pPr>
            <w:rPr>
              <w:snapToGrid w:val="0"/>
              <w:color w:val="000000"/>
              <w:sz w:val="16"/>
              <w:szCs w:val="16"/>
            </w:rPr>
          </w:pPr>
        </w:p>
      </w:tc>
    </w:tr>
    <w:tr w:rsidR="009B6A16" w:rsidRPr="0035566C" w14:paraId="53CBF45E" w14:textId="77777777" w:rsidTr="00834C8F">
      <w:tc>
        <w:tcPr>
          <w:tcW w:w="626" w:type="dxa"/>
        </w:tcPr>
        <w:p w14:paraId="3088B5DA" w14:textId="77777777" w:rsidR="009B6A16" w:rsidRPr="0035566C" w:rsidRDefault="009B6A16" w:rsidP="001278A7">
          <w:pPr>
            <w:rPr>
              <w:snapToGrid w:val="0"/>
              <w:color w:val="000000"/>
              <w:sz w:val="16"/>
              <w:szCs w:val="16"/>
            </w:rPr>
          </w:pPr>
        </w:p>
      </w:tc>
      <w:tc>
        <w:tcPr>
          <w:tcW w:w="2237" w:type="dxa"/>
          <w:gridSpan w:val="2"/>
        </w:tcPr>
        <w:p w14:paraId="07B53734" w14:textId="77777777" w:rsidR="009B6A16" w:rsidRPr="0035566C" w:rsidRDefault="009B6A16" w:rsidP="001278A7">
          <w:pPr>
            <w:rPr>
              <w:snapToGrid w:val="0"/>
              <w:color w:val="000000"/>
              <w:sz w:val="16"/>
              <w:szCs w:val="16"/>
            </w:rPr>
          </w:pPr>
        </w:p>
      </w:tc>
      <w:tc>
        <w:tcPr>
          <w:tcW w:w="1611" w:type="dxa"/>
        </w:tcPr>
        <w:p w14:paraId="4E13728C" w14:textId="77777777" w:rsidR="009B6A16" w:rsidRPr="0035566C" w:rsidRDefault="009B6A16" w:rsidP="001278A7">
          <w:pPr>
            <w:rPr>
              <w:snapToGrid w:val="0"/>
              <w:color w:val="000000"/>
              <w:sz w:val="16"/>
              <w:szCs w:val="16"/>
            </w:rPr>
          </w:pPr>
        </w:p>
      </w:tc>
      <w:tc>
        <w:tcPr>
          <w:tcW w:w="1075" w:type="dxa"/>
        </w:tcPr>
        <w:p w14:paraId="5B1E4896" w14:textId="77777777" w:rsidR="009B6A16" w:rsidRPr="0035566C" w:rsidRDefault="009B6A16" w:rsidP="001278A7">
          <w:pPr>
            <w:rPr>
              <w:snapToGrid w:val="0"/>
              <w:color w:val="000000"/>
              <w:sz w:val="16"/>
              <w:szCs w:val="16"/>
            </w:rPr>
          </w:pPr>
        </w:p>
      </w:tc>
      <w:tc>
        <w:tcPr>
          <w:tcW w:w="1204" w:type="dxa"/>
        </w:tcPr>
        <w:p w14:paraId="33D399A1" w14:textId="77777777" w:rsidR="009B6A16" w:rsidRPr="0035566C" w:rsidRDefault="009B6A16" w:rsidP="001278A7">
          <w:pPr>
            <w:rPr>
              <w:snapToGrid w:val="0"/>
              <w:color w:val="000000"/>
              <w:sz w:val="16"/>
              <w:szCs w:val="16"/>
            </w:rPr>
          </w:pPr>
        </w:p>
      </w:tc>
      <w:tc>
        <w:tcPr>
          <w:tcW w:w="1393" w:type="dxa"/>
        </w:tcPr>
        <w:p w14:paraId="57B987FC" w14:textId="77777777" w:rsidR="009B6A16" w:rsidRPr="0035566C" w:rsidRDefault="009B6A16" w:rsidP="001278A7">
          <w:pPr>
            <w:rPr>
              <w:snapToGrid w:val="0"/>
              <w:color w:val="000000"/>
              <w:sz w:val="16"/>
              <w:szCs w:val="16"/>
            </w:rPr>
          </w:pPr>
        </w:p>
      </w:tc>
      <w:tc>
        <w:tcPr>
          <w:tcW w:w="1493" w:type="dxa"/>
        </w:tcPr>
        <w:p w14:paraId="03A2A7DE" w14:textId="77777777" w:rsidR="009B6A16" w:rsidRPr="0035566C" w:rsidRDefault="009B6A16" w:rsidP="001278A7">
          <w:pPr>
            <w:rPr>
              <w:snapToGrid w:val="0"/>
              <w:color w:val="000000"/>
              <w:sz w:val="16"/>
              <w:szCs w:val="16"/>
            </w:rPr>
          </w:pPr>
        </w:p>
      </w:tc>
      <w:tc>
        <w:tcPr>
          <w:tcW w:w="1134" w:type="dxa"/>
          <w:gridSpan w:val="2"/>
        </w:tcPr>
        <w:p w14:paraId="120E908C" w14:textId="77777777" w:rsidR="009B6A16" w:rsidRPr="0035566C" w:rsidRDefault="009B6A16" w:rsidP="001278A7">
          <w:pPr>
            <w:rPr>
              <w:snapToGrid w:val="0"/>
              <w:color w:val="000000"/>
              <w:sz w:val="16"/>
              <w:szCs w:val="16"/>
            </w:rPr>
          </w:pPr>
        </w:p>
      </w:tc>
    </w:tr>
    <w:tr w:rsidR="009B6A16" w:rsidRPr="0035566C" w14:paraId="6ABD5970" w14:textId="77777777" w:rsidTr="00834C8F">
      <w:tc>
        <w:tcPr>
          <w:tcW w:w="626" w:type="dxa"/>
        </w:tcPr>
        <w:p w14:paraId="526AAC1D" w14:textId="77777777" w:rsidR="009B6A16" w:rsidRPr="0035566C" w:rsidRDefault="009B6A16" w:rsidP="006B6474">
          <w:pPr>
            <w:rPr>
              <w:snapToGrid w:val="0"/>
              <w:color w:val="000000"/>
              <w:sz w:val="16"/>
              <w:szCs w:val="16"/>
            </w:rPr>
          </w:pPr>
        </w:p>
      </w:tc>
      <w:tc>
        <w:tcPr>
          <w:tcW w:w="2237" w:type="dxa"/>
          <w:gridSpan w:val="2"/>
        </w:tcPr>
        <w:p w14:paraId="6159B8F0" w14:textId="77777777" w:rsidR="009B6A16" w:rsidRPr="0035566C" w:rsidRDefault="009B6A16" w:rsidP="006B6474">
          <w:pPr>
            <w:rPr>
              <w:snapToGrid w:val="0"/>
              <w:color w:val="000000"/>
              <w:sz w:val="16"/>
              <w:szCs w:val="16"/>
            </w:rPr>
          </w:pPr>
        </w:p>
      </w:tc>
      <w:tc>
        <w:tcPr>
          <w:tcW w:w="1611" w:type="dxa"/>
        </w:tcPr>
        <w:p w14:paraId="4A18B850" w14:textId="77777777" w:rsidR="009B6A16" w:rsidRPr="0035566C" w:rsidRDefault="009B6A16" w:rsidP="006B6474">
          <w:pPr>
            <w:rPr>
              <w:snapToGrid w:val="0"/>
              <w:color w:val="000000"/>
              <w:sz w:val="16"/>
              <w:szCs w:val="16"/>
            </w:rPr>
          </w:pPr>
        </w:p>
      </w:tc>
      <w:tc>
        <w:tcPr>
          <w:tcW w:w="1075" w:type="dxa"/>
        </w:tcPr>
        <w:p w14:paraId="3163A8D5" w14:textId="77777777" w:rsidR="009B6A16" w:rsidRPr="0035566C" w:rsidRDefault="009B6A16" w:rsidP="006B6474">
          <w:pPr>
            <w:rPr>
              <w:snapToGrid w:val="0"/>
              <w:color w:val="000000"/>
              <w:sz w:val="16"/>
              <w:szCs w:val="16"/>
            </w:rPr>
          </w:pPr>
        </w:p>
      </w:tc>
      <w:tc>
        <w:tcPr>
          <w:tcW w:w="1204" w:type="dxa"/>
        </w:tcPr>
        <w:p w14:paraId="5750D010" w14:textId="77777777" w:rsidR="009B6A16" w:rsidRPr="0035566C" w:rsidRDefault="009B6A16" w:rsidP="006B6474">
          <w:pPr>
            <w:rPr>
              <w:snapToGrid w:val="0"/>
              <w:color w:val="000000"/>
              <w:sz w:val="16"/>
              <w:szCs w:val="16"/>
            </w:rPr>
          </w:pPr>
        </w:p>
      </w:tc>
      <w:tc>
        <w:tcPr>
          <w:tcW w:w="1393" w:type="dxa"/>
        </w:tcPr>
        <w:p w14:paraId="524AEA1A" w14:textId="77777777" w:rsidR="009B6A16" w:rsidRPr="0035566C" w:rsidRDefault="009B6A16" w:rsidP="006B6474">
          <w:pPr>
            <w:rPr>
              <w:snapToGrid w:val="0"/>
              <w:color w:val="000000"/>
              <w:sz w:val="16"/>
              <w:szCs w:val="16"/>
            </w:rPr>
          </w:pPr>
        </w:p>
      </w:tc>
      <w:tc>
        <w:tcPr>
          <w:tcW w:w="1493" w:type="dxa"/>
        </w:tcPr>
        <w:p w14:paraId="1F03BDB1" w14:textId="77777777" w:rsidR="009B6A16" w:rsidRPr="0035566C" w:rsidRDefault="009B6A16" w:rsidP="006B6474">
          <w:pPr>
            <w:rPr>
              <w:snapToGrid w:val="0"/>
              <w:color w:val="000000"/>
              <w:sz w:val="16"/>
              <w:szCs w:val="16"/>
            </w:rPr>
          </w:pPr>
        </w:p>
      </w:tc>
      <w:tc>
        <w:tcPr>
          <w:tcW w:w="1134" w:type="dxa"/>
          <w:gridSpan w:val="2"/>
        </w:tcPr>
        <w:p w14:paraId="6D90E566" w14:textId="77777777" w:rsidR="009B6A16" w:rsidRPr="0035566C" w:rsidRDefault="009B6A16" w:rsidP="006B6474">
          <w:pPr>
            <w:rPr>
              <w:snapToGrid w:val="0"/>
              <w:color w:val="000000"/>
              <w:sz w:val="16"/>
              <w:szCs w:val="16"/>
            </w:rPr>
          </w:pPr>
        </w:p>
      </w:tc>
    </w:tr>
    <w:tr w:rsidR="009B6A16" w:rsidRPr="0035566C" w14:paraId="2FDD4479" w14:textId="77777777" w:rsidTr="00834C8F">
      <w:tc>
        <w:tcPr>
          <w:tcW w:w="626" w:type="dxa"/>
        </w:tcPr>
        <w:p w14:paraId="7D1D005D" w14:textId="77777777" w:rsidR="009B6A16" w:rsidRPr="0035566C" w:rsidRDefault="009B6A16" w:rsidP="006B6474">
          <w:pPr>
            <w:rPr>
              <w:snapToGrid w:val="0"/>
              <w:color w:val="000000"/>
              <w:sz w:val="16"/>
              <w:szCs w:val="16"/>
            </w:rPr>
          </w:pPr>
        </w:p>
      </w:tc>
      <w:tc>
        <w:tcPr>
          <w:tcW w:w="2237" w:type="dxa"/>
          <w:gridSpan w:val="2"/>
        </w:tcPr>
        <w:p w14:paraId="5CA3F874" w14:textId="77777777" w:rsidR="009B6A16" w:rsidRPr="0035566C" w:rsidRDefault="009B6A16" w:rsidP="006B6474">
          <w:pPr>
            <w:rPr>
              <w:snapToGrid w:val="0"/>
              <w:color w:val="000000"/>
              <w:sz w:val="16"/>
              <w:szCs w:val="16"/>
            </w:rPr>
          </w:pPr>
        </w:p>
      </w:tc>
      <w:tc>
        <w:tcPr>
          <w:tcW w:w="1611" w:type="dxa"/>
        </w:tcPr>
        <w:p w14:paraId="197F5FF9" w14:textId="77777777" w:rsidR="009B6A16" w:rsidRPr="0035566C" w:rsidRDefault="009B6A16" w:rsidP="006B6474">
          <w:pPr>
            <w:rPr>
              <w:snapToGrid w:val="0"/>
              <w:color w:val="000000"/>
              <w:sz w:val="16"/>
              <w:szCs w:val="16"/>
            </w:rPr>
          </w:pPr>
        </w:p>
      </w:tc>
      <w:tc>
        <w:tcPr>
          <w:tcW w:w="1075" w:type="dxa"/>
        </w:tcPr>
        <w:p w14:paraId="4691812A" w14:textId="77777777" w:rsidR="009B6A16" w:rsidRPr="0035566C" w:rsidRDefault="009B6A16" w:rsidP="006B6474">
          <w:pPr>
            <w:rPr>
              <w:snapToGrid w:val="0"/>
              <w:color w:val="000000"/>
              <w:sz w:val="16"/>
              <w:szCs w:val="16"/>
            </w:rPr>
          </w:pPr>
        </w:p>
      </w:tc>
      <w:tc>
        <w:tcPr>
          <w:tcW w:w="1204" w:type="dxa"/>
        </w:tcPr>
        <w:p w14:paraId="5714FA74" w14:textId="77777777" w:rsidR="009B6A16" w:rsidRPr="0035566C" w:rsidRDefault="009B6A16" w:rsidP="006B6474">
          <w:pPr>
            <w:rPr>
              <w:snapToGrid w:val="0"/>
              <w:color w:val="000000"/>
              <w:sz w:val="16"/>
              <w:szCs w:val="16"/>
            </w:rPr>
          </w:pPr>
        </w:p>
      </w:tc>
      <w:tc>
        <w:tcPr>
          <w:tcW w:w="1393" w:type="dxa"/>
        </w:tcPr>
        <w:p w14:paraId="5AD917F2" w14:textId="77777777" w:rsidR="009B6A16" w:rsidRPr="0035566C" w:rsidRDefault="009B6A16" w:rsidP="006B6474">
          <w:pPr>
            <w:rPr>
              <w:snapToGrid w:val="0"/>
              <w:color w:val="000000"/>
              <w:sz w:val="16"/>
              <w:szCs w:val="16"/>
            </w:rPr>
          </w:pPr>
        </w:p>
      </w:tc>
      <w:tc>
        <w:tcPr>
          <w:tcW w:w="1493" w:type="dxa"/>
        </w:tcPr>
        <w:p w14:paraId="557876A7" w14:textId="77777777" w:rsidR="009B6A16" w:rsidRPr="0035566C" w:rsidRDefault="009B6A16" w:rsidP="006B6474">
          <w:pPr>
            <w:rPr>
              <w:snapToGrid w:val="0"/>
              <w:color w:val="000000"/>
              <w:sz w:val="16"/>
              <w:szCs w:val="16"/>
            </w:rPr>
          </w:pPr>
        </w:p>
      </w:tc>
      <w:tc>
        <w:tcPr>
          <w:tcW w:w="1134" w:type="dxa"/>
          <w:gridSpan w:val="2"/>
        </w:tcPr>
        <w:p w14:paraId="096CD969" w14:textId="77777777" w:rsidR="009B6A16" w:rsidRPr="0035566C" w:rsidRDefault="009B6A16" w:rsidP="006B6474">
          <w:pPr>
            <w:rPr>
              <w:snapToGrid w:val="0"/>
              <w:color w:val="000000"/>
              <w:sz w:val="16"/>
              <w:szCs w:val="16"/>
            </w:rPr>
          </w:pPr>
        </w:p>
      </w:tc>
    </w:tr>
    <w:tr w:rsidR="009B6A16" w:rsidRPr="0035566C" w14:paraId="7744A55C" w14:textId="77777777" w:rsidTr="00834C8F">
      <w:tc>
        <w:tcPr>
          <w:tcW w:w="626" w:type="dxa"/>
        </w:tcPr>
        <w:p w14:paraId="569899B1" w14:textId="77777777" w:rsidR="009B6A16" w:rsidRPr="0035566C" w:rsidRDefault="009B6A16" w:rsidP="00315C48">
          <w:pPr>
            <w:rPr>
              <w:snapToGrid w:val="0"/>
              <w:color w:val="000000"/>
              <w:sz w:val="16"/>
              <w:szCs w:val="16"/>
            </w:rPr>
          </w:pPr>
        </w:p>
      </w:tc>
      <w:tc>
        <w:tcPr>
          <w:tcW w:w="2237" w:type="dxa"/>
          <w:gridSpan w:val="2"/>
        </w:tcPr>
        <w:p w14:paraId="374CFCEF" w14:textId="77777777" w:rsidR="009B6A16" w:rsidRPr="0035566C" w:rsidRDefault="009B6A16" w:rsidP="00315C48">
          <w:pPr>
            <w:rPr>
              <w:snapToGrid w:val="0"/>
              <w:color w:val="000000"/>
              <w:sz w:val="16"/>
              <w:szCs w:val="16"/>
            </w:rPr>
          </w:pPr>
        </w:p>
      </w:tc>
      <w:tc>
        <w:tcPr>
          <w:tcW w:w="1611" w:type="dxa"/>
        </w:tcPr>
        <w:p w14:paraId="1F902A4D" w14:textId="77777777" w:rsidR="009B6A16" w:rsidRPr="0035566C" w:rsidRDefault="009B6A16" w:rsidP="00315C48">
          <w:pPr>
            <w:rPr>
              <w:snapToGrid w:val="0"/>
              <w:color w:val="000000"/>
              <w:sz w:val="16"/>
              <w:szCs w:val="16"/>
            </w:rPr>
          </w:pPr>
        </w:p>
      </w:tc>
      <w:tc>
        <w:tcPr>
          <w:tcW w:w="1075" w:type="dxa"/>
        </w:tcPr>
        <w:p w14:paraId="78B39EC4" w14:textId="77777777" w:rsidR="009B6A16" w:rsidRPr="0035566C" w:rsidRDefault="009B6A16" w:rsidP="00315C48">
          <w:pPr>
            <w:rPr>
              <w:snapToGrid w:val="0"/>
              <w:color w:val="000000"/>
              <w:sz w:val="16"/>
              <w:szCs w:val="16"/>
            </w:rPr>
          </w:pPr>
        </w:p>
      </w:tc>
      <w:tc>
        <w:tcPr>
          <w:tcW w:w="1204" w:type="dxa"/>
        </w:tcPr>
        <w:p w14:paraId="1DDEBA65" w14:textId="77777777" w:rsidR="009B6A16" w:rsidRPr="0035566C" w:rsidRDefault="009B6A16" w:rsidP="00315C48">
          <w:pPr>
            <w:rPr>
              <w:snapToGrid w:val="0"/>
              <w:color w:val="000000"/>
              <w:sz w:val="16"/>
              <w:szCs w:val="16"/>
            </w:rPr>
          </w:pPr>
        </w:p>
      </w:tc>
      <w:tc>
        <w:tcPr>
          <w:tcW w:w="1393" w:type="dxa"/>
        </w:tcPr>
        <w:p w14:paraId="04A16B78" w14:textId="77777777" w:rsidR="009B6A16" w:rsidRPr="0035566C" w:rsidRDefault="009B6A16" w:rsidP="00315C48">
          <w:pPr>
            <w:rPr>
              <w:snapToGrid w:val="0"/>
              <w:color w:val="000000"/>
              <w:sz w:val="16"/>
              <w:szCs w:val="16"/>
            </w:rPr>
          </w:pPr>
        </w:p>
      </w:tc>
      <w:tc>
        <w:tcPr>
          <w:tcW w:w="1493" w:type="dxa"/>
        </w:tcPr>
        <w:p w14:paraId="3FA4859A" w14:textId="77777777" w:rsidR="009B6A16" w:rsidRPr="0035566C" w:rsidRDefault="009B6A16" w:rsidP="00315C48">
          <w:pPr>
            <w:rPr>
              <w:snapToGrid w:val="0"/>
              <w:color w:val="000000"/>
              <w:sz w:val="16"/>
              <w:szCs w:val="16"/>
            </w:rPr>
          </w:pPr>
        </w:p>
      </w:tc>
      <w:tc>
        <w:tcPr>
          <w:tcW w:w="1134" w:type="dxa"/>
          <w:gridSpan w:val="2"/>
        </w:tcPr>
        <w:p w14:paraId="25A648D4" w14:textId="77777777" w:rsidR="009B6A16" w:rsidRPr="0035566C" w:rsidRDefault="009B6A16" w:rsidP="00315C48">
          <w:pPr>
            <w:rPr>
              <w:snapToGrid w:val="0"/>
              <w:color w:val="000000"/>
              <w:sz w:val="16"/>
              <w:szCs w:val="16"/>
            </w:rPr>
          </w:pPr>
        </w:p>
      </w:tc>
    </w:tr>
    <w:tr w:rsidR="009B6A16" w:rsidRPr="0035566C" w14:paraId="61B41A06" w14:textId="77777777" w:rsidTr="00834C8F">
      <w:tc>
        <w:tcPr>
          <w:tcW w:w="626" w:type="dxa"/>
          <w:tcBorders>
            <w:bottom w:val="single" w:sz="8" w:space="0" w:color="auto"/>
          </w:tcBorders>
        </w:tcPr>
        <w:p w14:paraId="1F88AB0B" w14:textId="77777777" w:rsidR="009B6A16" w:rsidRPr="0035566C" w:rsidRDefault="009B6A16" w:rsidP="00315C48">
          <w:pPr>
            <w:rPr>
              <w:snapToGrid w:val="0"/>
              <w:color w:val="000000"/>
              <w:sz w:val="16"/>
              <w:szCs w:val="16"/>
            </w:rPr>
          </w:pPr>
          <w:r>
            <w:rPr>
              <w:snapToGrid w:val="0"/>
              <w:color w:val="000000"/>
              <w:sz w:val="16"/>
              <w:szCs w:val="16"/>
            </w:rPr>
            <w:t>A01</w:t>
          </w:r>
        </w:p>
      </w:tc>
      <w:tc>
        <w:tcPr>
          <w:tcW w:w="2237" w:type="dxa"/>
          <w:gridSpan w:val="2"/>
          <w:tcBorders>
            <w:bottom w:val="single" w:sz="8" w:space="0" w:color="auto"/>
          </w:tcBorders>
        </w:tcPr>
        <w:p w14:paraId="591678C5" w14:textId="77777777" w:rsidR="009B6A16" w:rsidRPr="0035566C" w:rsidRDefault="009B6A16" w:rsidP="00315C48">
          <w:pPr>
            <w:rPr>
              <w:snapToGrid w:val="0"/>
              <w:color w:val="000000"/>
              <w:sz w:val="16"/>
              <w:szCs w:val="16"/>
            </w:rPr>
          </w:pPr>
          <w:r>
            <w:rPr>
              <w:snapToGrid w:val="0"/>
              <w:color w:val="000000"/>
              <w:sz w:val="16"/>
              <w:szCs w:val="16"/>
            </w:rPr>
            <w:t>Issued for Review</w:t>
          </w:r>
        </w:p>
      </w:tc>
      <w:tc>
        <w:tcPr>
          <w:tcW w:w="1611" w:type="dxa"/>
          <w:tcBorders>
            <w:bottom w:val="single" w:sz="8" w:space="0" w:color="auto"/>
          </w:tcBorders>
        </w:tcPr>
        <w:p w14:paraId="4E240B1C" w14:textId="77777777" w:rsidR="009B6A16" w:rsidRPr="0035566C" w:rsidRDefault="009B6A16" w:rsidP="002201F4">
          <w:pPr>
            <w:rPr>
              <w:snapToGrid w:val="0"/>
              <w:color w:val="000000"/>
              <w:sz w:val="16"/>
              <w:szCs w:val="16"/>
            </w:rPr>
          </w:pPr>
          <w:r>
            <w:rPr>
              <w:snapToGrid w:val="0"/>
              <w:color w:val="000000"/>
              <w:sz w:val="16"/>
              <w:szCs w:val="16"/>
            </w:rPr>
            <w:t>29 - january-2026</w:t>
          </w:r>
        </w:p>
      </w:tc>
      <w:tc>
        <w:tcPr>
          <w:tcW w:w="1075" w:type="dxa"/>
          <w:tcBorders>
            <w:bottom w:val="single" w:sz="8" w:space="0" w:color="auto"/>
          </w:tcBorders>
        </w:tcPr>
        <w:p w14:paraId="57CB2070" w14:textId="77777777" w:rsidR="009B6A16" w:rsidRPr="004552B1" w:rsidRDefault="009B6A16" w:rsidP="00315C48">
          <w:pPr>
            <w:rPr>
              <w:snapToGrid w:val="0"/>
              <w:color w:val="000000"/>
              <w:sz w:val="16"/>
              <w:szCs w:val="16"/>
            </w:rPr>
          </w:pPr>
          <w:r>
            <w:rPr>
              <w:snapToGrid w:val="0"/>
              <w:color w:val="000000"/>
              <w:sz w:val="16"/>
              <w:szCs w:val="16"/>
            </w:rPr>
            <w:t>L. bonder</w:t>
          </w:r>
        </w:p>
      </w:tc>
      <w:tc>
        <w:tcPr>
          <w:tcW w:w="1204" w:type="dxa"/>
          <w:tcBorders>
            <w:bottom w:val="single" w:sz="8" w:space="0" w:color="auto"/>
          </w:tcBorders>
        </w:tcPr>
        <w:p w14:paraId="26A85EC7" w14:textId="77777777" w:rsidR="009B6A16" w:rsidRPr="004552B1" w:rsidRDefault="009B6A16" w:rsidP="00315C48">
          <w:pPr>
            <w:rPr>
              <w:snapToGrid w:val="0"/>
              <w:color w:val="000000"/>
              <w:sz w:val="16"/>
              <w:szCs w:val="16"/>
            </w:rPr>
          </w:pPr>
        </w:p>
      </w:tc>
      <w:tc>
        <w:tcPr>
          <w:tcW w:w="1393" w:type="dxa"/>
          <w:tcBorders>
            <w:bottom w:val="single" w:sz="8" w:space="0" w:color="auto"/>
          </w:tcBorders>
        </w:tcPr>
        <w:p w14:paraId="2448B5F6" w14:textId="77777777" w:rsidR="009B6A16" w:rsidRPr="004552B1" w:rsidRDefault="009B6A16" w:rsidP="002201F4">
          <w:pPr>
            <w:rPr>
              <w:snapToGrid w:val="0"/>
              <w:color w:val="000000"/>
              <w:sz w:val="16"/>
              <w:szCs w:val="16"/>
            </w:rPr>
          </w:pPr>
        </w:p>
      </w:tc>
      <w:tc>
        <w:tcPr>
          <w:tcW w:w="1493" w:type="dxa"/>
          <w:tcBorders>
            <w:bottom w:val="single" w:sz="8" w:space="0" w:color="auto"/>
          </w:tcBorders>
        </w:tcPr>
        <w:p w14:paraId="147964A7" w14:textId="77777777" w:rsidR="009B6A16" w:rsidRPr="004552B1" w:rsidRDefault="009B6A16" w:rsidP="00315C48">
          <w:pPr>
            <w:rPr>
              <w:snapToGrid w:val="0"/>
              <w:color w:val="000000"/>
              <w:sz w:val="16"/>
              <w:szCs w:val="16"/>
            </w:rPr>
          </w:pPr>
        </w:p>
      </w:tc>
      <w:tc>
        <w:tcPr>
          <w:tcW w:w="1134" w:type="dxa"/>
          <w:gridSpan w:val="2"/>
          <w:tcBorders>
            <w:bottom w:val="single" w:sz="8" w:space="0" w:color="auto"/>
          </w:tcBorders>
        </w:tcPr>
        <w:p w14:paraId="10171CAF" w14:textId="77777777" w:rsidR="009B6A16" w:rsidRPr="0035566C" w:rsidRDefault="009B6A16" w:rsidP="00315C48">
          <w:pPr>
            <w:rPr>
              <w:snapToGrid w:val="0"/>
              <w:color w:val="000000"/>
              <w:sz w:val="16"/>
              <w:szCs w:val="16"/>
            </w:rPr>
          </w:pPr>
        </w:p>
      </w:tc>
    </w:tr>
    <w:tr w:rsidR="009B6A16" w:rsidRPr="0035566C" w14:paraId="6666AA34" w14:textId="77777777" w:rsidTr="00834C8F">
      <w:tc>
        <w:tcPr>
          <w:tcW w:w="626" w:type="dxa"/>
          <w:tcBorders>
            <w:bottom w:val="single" w:sz="8" w:space="0" w:color="auto"/>
          </w:tcBorders>
          <w:shd w:val="clear" w:color="auto" w:fill="E6E6E6"/>
          <w:vAlign w:val="center"/>
        </w:tcPr>
        <w:p w14:paraId="555737B6" w14:textId="77777777" w:rsidR="009B6A16" w:rsidRPr="0035566C" w:rsidRDefault="009B6A16" w:rsidP="00315C48">
          <w:pPr>
            <w:rPr>
              <w:snapToGrid w:val="0"/>
              <w:color w:val="000000"/>
              <w:sz w:val="16"/>
              <w:szCs w:val="16"/>
            </w:rPr>
          </w:pPr>
          <w:r w:rsidRPr="0035566C">
            <w:rPr>
              <w:snapToGrid w:val="0"/>
              <w:color w:val="000000"/>
              <w:sz w:val="16"/>
              <w:szCs w:val="16"/>
            </w:rPr>
            <w:t>Rev</w:t>
          </w:r>
        </w:p>
      </w:tc>
      <w:tc>
        <w:tcPr>
          <w:tcW w:w="2237" w:type="dxa"/>
          <w:gridSpan w:val="2"/>
          <w:tcBorders>
            <w:bottom w:val="single" w:sz="8" w:space="0" w:color="auto"/>
          </w:tcBorders>
          <w:shd w:val="clear" w:color="auto" w:fill="E6E6E6"/>
          <w:vAlign w:val="center"/>
        </w:tcPr>
        <w:p w14:paraId="0E0131AA" w14:textId="77777777" w:rsidR="009B6A16" w:rsidRPr="0035566C" w:rsidRDefault="009B6A16" w:rsidP="00315C48">
          <w:pPr>
            <w:rPr>
              <w:snapToGrid w:val="0"/>
              <w:color w:val="000000"/>
              <w:sz w:val="16"/>
              <w:szCs w:val="16"/>
            </w:rPr>
          </w:pPr>
          <w:r w:rsidRPr="0035566C">
            <w:rPr>
              <w:snapToGrid w:val="0"/>
              <w:color w:val="000000"/>
              <w:sz w:val="16"/>
              <w:szCs w:val="16"/>
            </w:rPr>
            <w:t>Reason for Issue</w:t>
          </w:r>
        </w:p>
      </w:tc>
      <w:tc>
        <w:tcPr>
          <w:tcW w:w="1611" w:type="dxa"/>
          <w:tcBorders>
            <w:bottom w:val="single" w:sz="8" w:space="0" w:color="auto"/>
          </w:tcBorders>
          <w:shd w:val="clear" w:color="auto" w:fill="E6E6E6"/>
          <w:vAlign w:val="center"/>
        </w:tcPr>
        <w:p w14:paraId="5EDAF37D" w14:textId="77777777" w:rsidR="009B6A16" w:rsidRPr="0035566C" w:rsidRDefault="009B6A16" w:rsidP="00315C48">
          <w:pPr>
            <w:rPr>
              <w:snapToGrid w:val="0"/>
              <w:color w:val="000000"/>
              <w:sz w:val="16"/>
              <w:szCs w:val="16"/>
            </w:rPr>
          </w:pPr>
          <w:r>
            <w:rPr>
              <w:snapToGrid w:val="0"/>
              <w:color w:val="000000"/>
              <w:sz w:val="16"/>
              <w:szCs w:val="16"/>
            </w:rPr>
            <w:t>Date</w:t>
          </w:r>
        </w:p>
      </w:tc>
      <w:tc>
        <w:tcPr>
          <w:tcW w:w="1075" w:type="dxa"/>
          <w:tcBorders>
            <w:bottom w:val="single" w:sz="8" w:space="0" w:color="auto"/>
          </w:tcBorders>
          <w:shd w:val="clear" w:color="auto" w:fill="E6E6E6"/>
          <w:vAlign w:val="center"/>
        </w:tcPr>
        <w:p w14:paraId="10BBED1C" w14:textId="77777777" w:rsidR="009B6A16" w:rsidRPr="0035566C" w:rsidRDefault="009B6A16" w:rsidP="00315C48">
          <w:pPr>
            <w:rPr>
              <w:snapToGrid w:val="0"/>
              <w:color w:val="000000"/>
              <w:sz w:val="16"/>
              <w:szCs w:val="16"/>
            </w:rPr>
          </w:pPr>
          <w:r>
            <w:rPr>
              <w:snapToGrid w:val="0"/>
              <w:color w:val="000000"/>
              <w:sz w:val="16"/>
              <w:szCs w:val="16"/>
            </w:rPr>
            <w:t>Author</w:t>
          </w:r>
        </w:p>
      </w:tc>
      <w:tc>
        <w:tcPr>
          <w:tcW w:w="1204" w:type="dxa"/>
          <w:tcBorders>
            <w:bottom w:val="single" w:sz="8" w:space="0" w:color="auto"/>
          </w:tcBorders>
          <w:shd w:val="clear" w:color="auto" w:fill="E6E6E6"/>
          <w:vAlign w:val="center"/>
        </w:tcPr>
        <w:p w14:paraId="148417D4" w14:textId="77777777" w:rsidR="009B6A16" w:rsidRPr="0035566C" w:rsidRDefault="009B6A16" w:rsidP="00315C48">
          <w:pPr>
            <w:rPr>
              <w:snapToGrid w:val="0"/>
              <w:color w:val="000000"/>
              <w:sz w:val="16"/>
              <w:szCs w:val="16"/>
            </w:rPr>
          </w:pPr>
          <w:r>
            <w:rPr>
              <w:snapToGrid w:val="0"/>
              <w:color w:val="000000"/>
              <w:sz w:val="16"/>
              <w:szCs w:val="16"/>
            </w:rPr>
            <w:t>Checker</w:t>
          </w:r>
        </w:p>
      </w:tc>
      <w:tc>
        <w:tcPr>
          <w:tcW w:w="1393" w:type="dxa"/>
          <w:tcBorders>
            <w:bottom w:val="single" w:sz="8" w:space="0" w:color="auto"/>
          </w:tcBorders>
          <w:shd w:val="clear" w:color="auto" w:fill="E6E6E6"/>
          <w:vAlign w:val="center"/>
        </w:tcPr>
        <w:p w14:paraId="2A92CC86" w14:textId="77777777" w:rsidR="009B6A16" w:rsidRPr="0035566C" w:rsidRDefault="009B6A16" w:rsidP="00315C48">
          <w:pPr>
            <w:rPr>
              <w:snapToGrid w:val="0"/>
              <w:color w:val="000000"/>
              <w:sz w:val="16"/>
              <w:szCs w:val="16"/>
            </w:rPr>
          </w:pPr>
          <w:r>
            <w:rPr>
              <w:snapToGrid w:val="0"/>
              <w:color w:val="000000"/>
              <w:sz w:val="16"/>
              <w:szCs w:val="16"/>
            </w:rPr>
            <w:t>Approver  Contractor</w:t>
          </w:r>
        </w:p>
      </w:tc>
      <w:tc>
        <w:tcPr>
          <w:tcW w:w="1493" w:type="dxa"/>
          <w:tcBorders>
            <w:bottom w:val="single" w:sz="8" w:space="0" w:color="auto"/>
          </w:tcBorders>
          <w:shd w:val="clear" w:color="auto" w:fill="E6E6E6"/>
          <w:vAlign w:val="center"/>
        </w:tcPr>
        <w:p w14:paraId="5CBD0679" w14:textId="77777777" w:rsidR="009B6A16" w:rsidRPr="0035566C" w:rsidRDefault="009B6A16" w:rsidP="00315C48">
          <w:pPr>
            <w:rPr>
              <w:snapToGrid w:val="0"/>
              <w:color w:val="000000"/>
              <w:sz w:val="16"/>
              <w:szCs w:val="16"/>
            </w:rPr>
          </w:pPr>
        </w:p>
      </w:tc>
      <w:tc>
        <w:tcPr>
          <w:tcW w:w="1134" w:type="dxa"/>
          <w:gridSpan w:val="2"/>
          <w:tcBorders>
            <w:bottom w:val="single" w:sz="8" w:space="0" w:color="auto"/>
          </w:tcBorders>
          <w:shd w:val="clear" w:color="auto" w:fill="E6E6E6"/>
          <w:vAlign w:val="center"/>
        </w:tcPr>
        <w:p w14:paraId="5AAE28F8" w14:textId="77777777" w:rsidR="009B6A16" w:rsidRPr="0035566C" w:rsidRDefault="009B6A16" w:rsidP="00315C48">
          <w:pPr>
            <w:rPr>
              <w:snapToGrid w:val="0"/>
              <w:color w:val="000000"/>
              <w:sz w:val="16"/>
              <w:szCs w:val="16"/>
            </w:rPr>
          </w:pPr>
        </w:p>
      </w:tc>
    </w:tr>
    <w:tr w:rsidR="009B6A16" w:rsidRPr="0035566C" w14:paraId="0B17FA5C" w14:textId="77777777" w:rsidTr="00834C8F">
      <w:tc>
        <w:tcPr>
          <w:tcW w:w="10773" w:type="dxa"/>
          <w:gridSpan w:val="10"/>
          <w:vAlign w:val="center"/>
        </w:tcPr>
        <w:p w14:paraId="0B9C6D40" w14:textId="77777777" w:rsidR="009B6A16" w:rsidRPr="0035566C" w:rsidRDefault="009B6A16" w:rsidP="00315C48">
          <w:pPr>
            <w:rPr>
              <w:snapToGrid w:val="0"/>
              <w:color w:val="000000"/>
              <w:sz w:val="16"/>
              <w:szCs w:val="16"/>
            </w:rPr>
          </w:pPr>
        </w:p>
      </w:tc>
    </w:tr>
    <w:tr w:rsidR="009B6A16" w:rsidRPr="00A70671" w14:paraId="05E29B79" w14:textId="77777777" w:rsidTr="00834C8F">
      <w:tc>
        <w:tcPr>
          <w:tcW w:w="2863" w:type="dxa"/>
          <w:gridSpan w:val="3"/>
          <w:shd w:val="clear" w:color="auto" w:fill="E6E6E6"/>
          <w:vAlign w:val="center"/>
        </w:tcPr>
        <w:p w14:paraId="31EC4130" w14:textId="77777777" w:rsidR="009B6A16" w:rsidRPr="0035566C" w:rsidRDefault="009B6A16" w:rsidP="00315C48">
          <w:pPr>
            <w:rPr>
              <w:snapToGrid w:val="0"/>
              <w:color w:val="000000"/>
              <w:sz w:val="16"/>
              <w:szCs w:val="16"/>
            </w:rPr>
          </w:pPr>
          <w:r>
            <w:rPr>
              <w:snapToGrid w:val="0"/>
              <w:color w:val="000000"/>
              <w:sz w:val="16"/>
              <w:szCs w:val="16"/>
            </w:rPr>
            <w:t>Refresh Cycle Code (Y</w:t>
          </w:r>
          <w:r w:rsidRPr="0035566C">
            <w:rPr>
              <w:snapToGrid w:val="0"/>
              <w:color w:val="000000"/>
              <w:sz w:val="16"/>
              <w:szCs w:val="16"/>
            </w:rPr>
            <w:t>ears)</w:t>
          </w:r>
          <w:r>
            <w:rPr>
              <w:snapToGrid w:val="0"/>
              <w:color w:val="000000"/>
              <w:sz w:val="16"/>
              <w:szCs w:val="16"/>
            </w:rPr>
            <w:t>:</w:t>
          </w:r>
        </w:p>
      </w:tc>
      <w:tc>
        <w:tcPr>
          <w:tcW w:w="7910" w:type="dxa"/>
          <w:gridSpan w:val="7"/>
          <w:vAlign w:val="center"/>
        </w:tcPr>
        <w:p w14:paraId="4F8D96E4" w14:textId="77777777" w:rsidR="009B6A16" w:rsidRPr="00A70671" w:rsidRDefault="009B6A16" w:rsidP="00315C48">
          <w:pPr>
            <w:rPr>
              <w:snapToGrid w:val="0"/>
              <w:color w:val="000000"/>
              <w:sz w:val="16"/>
              <w:szCs w:val="16"/>
              <w:lang w:val="en-US"/>
            </w:rPr>
          </w:pPr>
          <w:r w:rsidRPr="00A70671">
            <w:rPr>
              <w:snapToGrid w:val="0"/>
              <w:color w:val="000000"/>
              <w:sz w:val="16"/>
              <w:szCs w:val="16"/>
              <w:lang w:val="en-US"/>
            </w:rPr>
            <w:t>Not Applicable for contractor generated documents</w:t>
          </w:r>
        </w:p>
      </w:tc>
    </w:tr>
    <w:tr w:rsidR="009B6A16" w:rsidRPr="00A70671" w14:paraId="18C54DF3" w14:textId="77777777" w:rsidTr="00834C8F">
      <w:tc>
        <w:tcPr>
          <w:tcW w:w="10773" w:type="dxa"/>
          <w:gridSpan w:val="10"/>
          <w:vAlign w:val="center"/>
        </w:tcPr>
        <w:p w14:paraId="617320FC" w14:textId="77777777" w:rsidR="009B6A16" w:rsidRPr="00A70671" w:rsidRDefault="009B6A16" w:rsidP="00315C48">
          <w:pPr>
            <w:rPr>
              <w:snapToGrid w:val="0"/>
              <w:color w:val="000000"/>
              <w:sz w:val="16"/>
              <w:szCs w:val="16"/>
              <w:lang w:val="en-US"/>
            </w:rPr>
          </w:pPr>
        </w:p>
      </w:tc>
    </w:tr>
    <w:tr w:rsidR="009B6A16" w:rsidRPr="0035566C" w14:paraId="019C3FFC" w14:textId="77777777" w:rsidTr="00834C8F">
      <w:tc>
        <w:tcPr>
          <w:tcW w:w="1224" w:type="dxa"/>
          <w:gridSpan w:val="2"/>
          <w:shd w:val="clear" w:color="auto" w:fill="E6E6E6"/>
          <w:vAlign w:val="center"/>
        </w:tcPr>
        <w:p w14:paraId="644C140E" w14:textId="77777777" w:rsidR="009B6A16" w:rsidRPr="0035566C" w:rsidRDefault="009B6A16" w:rsidP="00315C48">
          <w:pPr>
            <w:rPr>
              <w:snapToGrid w:val="0"/>
              <w:color w:val="000000"/>
              <w:sz w:val="16"/>
              <w:szCs w:val="16"/>
            </w:rPr>
          </w:pPr>
          <w:r>
            <w:rPr>
              <w:snapToGrid w:val="0"/>
              <w:color w:val="000000"/>
              <w:sz w:val="16"/>
              <w:szCs w:val="16"/>
            </w:rPr>
            <w:t>Unique Identifier:</w:t>
          </w:r>
        </w:p>
      </w:tc>
      <w:tc>
        <w:tcPr>
          <w:tcW w:w="1639" w:type="dxa"/>
          <w:vAlign w:val="center"/>
        </w:tcPr>
        <w:p w14:paraId="55AA4071" w14:textId="77777777" w:rsidR="009B6A16" w:rsidRPr="0035566C" w:rsidRDefault="009B6A16" w:rsidP="00315C48">
          <w:pPr>
            <w:rPr>
              <w:snapToGrid w:val="0"/>
              <w:color w:val="000000"/>
              <w:sz w:val="16"/>
              <w:szCs w:val="16"/>
            </w:rPr>
          </w:pPr>
          <w:r>
            <w:rPr>
              <w:snapToGrid w:val="0"/>
              <w:color w:val="000000"/>
              <w:sz w:val="16"/>
              <w:szCs w:val="16"/>
            </w:rPr>
            <w:t>Not Applicable</w:t>
          </w:r>
        </w:p>
      </w:tc>
      <w:tc>
        <w:tcPr>
          <w:tcW w:w="6984" w:type="dxa"/>
          <w:gridSpan w:val="6"/>
          <w:tcBorders>
            <w:bottom w:val="single" w:sz="4" w:space="0" w:color="auto"/>
          </w:tcBorders>
          <w:vAlign w:val="center"/>
        </w:tcPr>
        <w:p w14:paraId="7F770357" w14:textId="77777777" w:rsidR="009B6A16" w:rsidRPr="0093314F" w:rsidRDefault="009B6A16" w:rsidP="0058385D">
          <w:pPr>
            <w:pStyle w:val="Titre"/>
            <w:rPr>
              <w:sz w:val="24"/>
              <w:szCs w:val="24"/>
            </w:rPr>
          </w:pPr>
          <w:r>
            <w:rPr>
              <w:sz w:val="24"/>
              <w:szCs w:val="24"/>
            </w:rPr>
            <w:t>Politique de Co</w:t>
          </w:r>
          <w:r w:rsidR="0058385D">
            <w:rPr>
              <w:sz w:val="24"/>
              <w:szCs w:val="24"/>
            </w:rPr>
            <w:t>okies</w:t>
          </w:r>
        </w:p>
      </w:tc>
      <w:tc>
        <w:tcPr>
          <w:tcW w:w="926" w:type="dxa"/>
          <w:shd w:val="clear" w:color="auto" w:fill="E6E6E6"/>
          <w:vAlign w:val="center"/>
        </w:tcPr>
        <w:p w14:paraId="13C82E13" w14:textId="77777777" w:rsidR="009B6A16" w:rsidRPr="004552B1" w:rsidRDefault="009B6A16" w:rsidP="00315C48">
          <w:pPr>
            <w:rPr>
              <w:snapToGrid w:val="0"/>
              <w:color w:val="000000"/>
              <w:sz w:val="16"/>
              <w:szCs w:val="16"/>
            </w:rPr>
          </w:pPr>
          <w:r w:rsidRPr="004552B1">
            <w:rPr>
              <w:snapToGrid w:val="0"/>
              <w:color w:val="000000"/>
              <w:sz w:val="16"/>
              <w:szCs w:val="16"/>
            </w:rPr>
            <w:t>Rev</w:t>
          </w:r>
        </w:p>
      </w:tc>
    </w:tr>
    <w:tr w:rsidR="009B6A16" w:rsidRPr="0035566C" w14:paraId="35FF9112" w14:textId="77777777" w:rsidTr="00C26B95">
      <w:trPr>
        <w:trHeight w:val="690"/>
      </w:trPr>
      <w:tc>
        <w:tcPr>
          <w:tcW w:w="1224" w:type="dxa"/>
          <w:gridSpan w:val="2"/>
          <w:shd w:val="clear" w:color="auto" w:fill="E6E6E6"/>
          <w:vAlign w:val="center"/>
        </w:tcPr>
        <w:p w14:paraId="624F590C" w14:textId="77777777" w:rsidR="009B6A16" w:rsidRPr="0035566C" w:rsidRDefault="009B6A16" w:rsidP="00315C48">
          <w:pPr>
            <w:rPr>
              <w:snapToGrid w:val="0"/>
              <w:color w:val="000000"/>
              <w:sz w:val="16"/>
              <w:szCs w:val="16"/>
            </w:rPr>
          </w:pPr>
          <w:r>
            <w:rPr>
              <w:snapToGrid w:val="0"/>
              <w:color w:val="000000"/>
              <w:sz w:val="16"/>
              <w:szCs w:val="16"/>
            </w:rPr>
            <w:t>RD</w:t>
          </w:r>
          <w:r w:rsidRPr="0035566C">
            <w:rPr>
              <w:snapToGrid w:val="0"/>
              <w:color w:val="000000"/>
              <w:sz w:val="16"/>
              <w:szCs w:val="16"/>
            </w:rPr>
            <w:t xml:space="preserve"> Type: </w:t>
          </w:r>
        </w:p>
      </w:tc>
      <w:tc>
        <w:tcPr>
          <w:tcW w:w="1639" w:type="dxa"/>
          <w:vAlign w:val="center"/>
        </w:tcPr>
        <w:p w14:paraId="19180B89" w14:textId="77777777" w:rsidR="009B6A16" w:rsidRPr="0035566C" w:rsidRDefault="009B6A16" w:rsidP="00315C48">
          <w:pPr>
            <w:rPr>
              <w:snapToGrid w:val="0"/>
              <w:color w:val="000000"/>
              <w:sz w:val="16"/>
              <w:szCs w:val="16"/>
            </w:rPr>
          </w:pPr>
          <w:r>
            <w:rPr>
              <w:snapToGrid w:val="0"/>
              <w:color w:val="000000"/>
              <w:sz w:val="16"/>
              <w:szCs w:val="16"/>
            </w:rPr>
            <w:t>Not Applicable</w:t>
          </w:r>
        </w:p>
      </w:tc>
      <w:tc>
        <w:tcPr>
          <w:tcW w:w="6984" w:type="dxa"/>
          <w:gridSpan w:val="6"/>
          <w:tcBorders>
            <w:top w:val="single" w:sz="4" w:space="0" w:color="auto"/>
          </w:tcBorders>
          <w:vAlign w:val="center"/>
        </w:tcPr>
        <w:p w14:paraId="4A7F5478" w14:textId="77777777" w:rsidR="009B6A16" w:rsidRPr="004552B1" w:rsidRDefault="009B6A16" w:rsidP="00315C48">
          <w:pPr>
            <w:spacing w:before="60" w:after="60"/>
            <w:jc w:val="center"/>
            <w:rPr>
              <w:b/>
            </w:rPr>
          </w:pPr>
        </w:p>
      </w:tc>
      <w:tc>
        <w:tcPr>
          <w:tcW w:w="926" w:type="dxa"/>
          <w:vAlign w:val="center"/>
        </w:tcPr>
        <w:p w14:paraId="11D8674C" w14:textId="77777777" w:rsidR="009B6A16" w:rsidRPr="004552B1" w:rsidRDefault="009B6A16" w:rsidP="00315C48">
          <w:pPr>
            <w:rPr>
              <w:b/>
              <w:sz w:val="20"/>
              <w:szCs w:val="20"/>
            </w:rPr>
          </w:pPr>
          <w:r>
            <w:rPr>
              <w:b/>
              <w:sz w:val="20"/>
              <w:szCs w:val="20"/>
            </w:rPr>
            <w:t>A01</w:t>
          </w:r>
        </w:p>
      </w:tc>
    </w:tr>
  </w:tbl>
  <w:p w14:paraId="286D3DCD" w14:textId="77777777" w:rsidR="009B6A16" w:rsidRPr="00577F5F" w:rsidRDefault="009B6A16" w:rsidP="00577F5F">
    <w:pPr>
      <w:spacing w:before="60" w:after="60"/>
      <w:jc w:val="center"/>
      <w:rPr>
        <w:b/>
        <w:snapToGrid w:val="0"/>
        <w:color w:val="000000"/>
        <w:sz w:val="18"/>
        <w:szCs w:val="18"/>
        <w:lang w:val="en-GB" w:eastAsia="en-GB"/>
      </w:rPr>
    </w:pPr>
    <w:r w:rsidRPr="00577F5F">
      <w:rPr>
        <w:b/>
        <w:snapToGrid w:val="0"/>
        <w:color w:val="000000"/>
        <w:sz w:val="18"/>
        <w:szCs w:val="18"/>
        <w:lang w:val="en-GB" w:eastAsia="en-GB"/>
      </w:rPr>
      <w:t>Uncontrolled when printed or stored locally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F3395" w14:textId="77777777" w:rsidR="009B6A16" w:rsidRDefault="009B6A16" w:rsidP="000E222A">
    <w:pPr>
      <w:pStyle w:val="Pieddepage"/>
      <w:pBdr>
        <w:top w:val="single" w:sz="4" w:space="0" w:color="auto"/>
      </w:pBdr>
      <w:tabs>
        <w:tab w:val="clear" w:pos="9360"/>
        <w:tab w:val="right" w:pos="9639"/>
      </w:tabs>
    </w:pPr>
  </w:p>
  <w:p w14:paraId="14BAB845" w14:textId="77777777" w:rsidR="009B6A16" w:rsidRPr="00A70671" w:rsidRDefault="009B6A16" w:rsidP="000E222A">
    <w:pPr>
      <w:pStyle w:val="Pieddepage"/>
      <w:pBdr>
        <w:top w:val="single" w:sz="4" w:space="0" w:color="auto"/>
      </w:pBdr>
      <w:tabs>
        <w:tab w:val="clear" w:pos="9360"/>
        <w:tab w:val="right" w:pos="9639"/>
      </w:tabs>
      <w:rPr>
        <w:lang w:val="en-US"/>
      </w:rPr>
    </w:pPr>
    <w:r w:rsidRPr="00A70671">
      <w:rPr>
        <w:szCs w:val="18"/>
        <w:lang w:val="en-US" w:eastAsia="fr-FR"/>
      </w:rPr>
      <w:t>Reviewsvisor</w:t>
    </w:r>
    <w:r w:rsidRPr="00A70671">
      <w:rPr>
        <w:lang w:val="en-US"/>
      </w:rPr>
      <w:tab/>
      <w:t xml:space="preserve">Page </w:t>
    </w:r>
    <w:r w:rsidR="0058385D">
      <w:fldChar w:fldCharType="begin"/>
    </w:r>
    <w:r w:rsidR="0058385D" w:rsidRPr="00A70671">
      <w:rPr>
        <w:lang w:val="en-US"/>
      </w:rPr>
      <w:instrText xml:space="preserve"> PAGE </w:instrText>
    </w:r>
    <w:r w:rsidR="0058385D">
      <w:fldChar w:fldCharType="separate"/>
    </w:r>
    <w:r w:rsidR="0058385D" w:rsidRPr="00A70671">
      <w:rPr>
        <w:noProof/>
        <w:lang w:val="en-US"/>
      </w:rPr>
      <w:t>2</w:t>
    </w:r>
    <w:r w:rsidR="0058385D">
      <w:rPr>
        <w:noProof/>
      </w:rPr>
      <w:fldChar w:fldCharType="end"/>
    </w:r>
    <w:r w:rsidRPr="00A70671">
      <w:rPr>
        <w:lang w:val="en-US"/>
      </w:rPr>
      <w:t xml:space="preserve"> of </w:t>
    </w:r>
    <w:r w:rsidR="0058385D">
      <w:fldChar w:fldCharType="begin"/>
    </w:r>
    <w:r w:rsidR="0058385D" w:rsidRPr="00A70671">
      <w:rPr>
        <w:lang w:val="en-US"/>
      </w:rPr>
      <w:instrText xml:space="preserve"> NUMPAGES </w:instrText>
    </w:r>
    <w:r w:rsidR="0058385D">
      <w:fldChar w:fldCharType="separate"/>
    </w:r>
    <w:r w:rsidR="0058385D" w:rsidRPr="00A70671">
      <w:rPr>
        <w:noProof/>
        <w:lang w:val="en-US"/>
      </w:rPr>
      <w:t>6</w:t>
    </w:r>
    <w:r w:rsidR="0058385D">
      <w:rPr>
        <w:noProof/>
      </w:rPr>
      <w:fldChar w:fldCharType="end"/>
    </w:r>
    <w:bookmarkStart w:id="33" w:name="_Toc522976735"/>
    <w:r w:rsidRPr="00A70671">
      <w:rPr>
        <w:lang w:val="en-US"/>
      </w:rPr>
      <w:tab/>
      <w:t>Rev: A01</w:t>
    </w:r>
  </w:p>
  <w:p w14:paraId="5A3BDA13" w14:textId="77777777" w:rsidR="009B6A16" w:rsidRPr="00A70671" w:rsidRDefault="009B6A16" w:rsidP="00F94818">
    <w:pPr>
      <w:pStyle w:val="Pieddepage"/>
      <w:tabs>
        <w:tab w:val="clear" w:pos="9360"/>
        <w:tab w:val="right" w:pos="9639"/>
      </w:tabs>
      <w:rPr>
        <w:lang w:val="en-US"/>
      </w:rPr>
    </w:pPr>
    <w:r w:rsidRPr="00A70671">
      <w:rPr>
        <w:lang w:val="en-US"/>
      </w:rPr>
      <w:tab/>
    </w:r>
    <w:r w:rsidRPr="00A70671">
      <w:rPr>
        <w:lang w:val="en-US"/>
      </w:rPr>
      <w:tab/>
      <w:t>General</w:t>
    </w:r>
  </w:p>
  <w:p w14:paraId="4529EEC8" w14:textId="77777777" w:rsidR="009B6A16" w:rsidRPr="00A70671" w:rsidRDefault="009B6A16" w:rsidP="00F94818">
    <w:pPr>
      <w:pStyle w:val="Pieddepage"/>
      <w:tabs>
        <w:tab w:val="clear" w:pos="9360"/>
        <w:tab w:val="right" w:pos="9639"/>
      </w:tabs>
      <w:jc w:val="center"/>
      <w:rPr>
        <w:lang w:val="en-US"/>
      </w:rPr>
    </w:pPr>
    <w:r w:rsidRPr="00A70671">
      <w:rPr>
        <w:lang w:val="en-US"/>
      </w:rPr>
      <w:t>Uncontrolled when printed or stored locally</w:t>
    </w:r>
    <w:bookmarkEnd w:id="33"/>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03FE9" w14:textId="77777777" w:rsidR="00CD607E" w:rsidRDefault="00CD607E">
      <w:r>
        <w:separator/>
      </w:r>
    </w:p>
  </w:footnote>
  <w:footnote w:type="continuationSeparator" w:id="0">
    <w:p w14:paraId="55EB2DD2" w14:textId="77777777" w:rsidR="00CD607E" w:rsidRDefault="00CD60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tblBorders>
        <w:top w:val="single" w:sz="8" w:space="0" w:color="auto"/>
        <w:bottom w:val="single" w:sz="8" w:space="0" w:color="auto"/>
        <w:insideH w:val="single" w:sz="8" w:space="0" w:color="auto"/>
        <w:insideV w:val="single" w:sz="8" w:space="0" w:color="auto"/>
      </w:tblBorders>
      <w:tblLayout w:type="fixed"/>
      <w:tblLook w:val="01E0" w:firstRow="1" w:lastRow="1" w:firstColumn="1" w:lastColumn="1" w:noHBand="0" w:noVBand="0"/>
    </w:tblPr>
    <w:tblGrid>
      <w:gridCol w:w="3648"/>
      <w:gridCol w:w="3648"/>
      <w:gridCol w:w="3477"/>
    </w:tblGrid>
    <w:tr w:rsidR="009B6A16" w:rsidRPr="00CC3FA4" w14:paraId="6FB5E1F0" w14:textId="77777777" w:rsidTr="00D900A7">
      <w:trPr>
        <w:trHeight w:val="1509"/>
      </w:trPr>
      <w:tc>
        <w:tcPr>
          <w:tcW w:w="3648" w:type="dxa"/>
        </w:tcPr>
        <w:p w14:paraId="4CE0FB7D" w14:textId="77777777" w:rsidR="009B6A16" w:rsidRPr="0093314F" w:rsidRDefault="009B6A16" w:rsidP="0093314F">
          <w:pPr>
            <w:pStyle w:val="AnnexHeading2"/>
            <w:numPr>
              <w:ilvl w:val="0"/>
              <w:numId w:val="0"/>
            </w:numPr>
            <w:rPr>
              <w:lang w:val="en-US"/>
            </w:rPr>
          </w:pPr>
        </w:p>
      </w:tc>
      <w:tc>
        <w:tcPr>
          <w:tcW w:w="3648" w:type="dxa"/>
          <w:vAlign w:val="center"/>
        </w:tcPr>
        <w:p w14:paraId="6E1CCAC4" w14:textId="77777777" w:rsidR="009B6A16" w:rsidRDefault="009B6A16" w:rsidP="0009757D">
          <w:pPr>
            <w:jc w:val="center"/>
            <w:rPr>
              <w:rFonts w:cs="Arial"/>
              <w:b/>
              <w:sz w:val="40"/>
              <w:szCs w:val="24"/>
              <w:lang w:val="en-GB"/>
            </w:rPr>
          </w:pPr>
          <w:r>
            <w:rPr>
              <w:rFonts w:cs="Arial"/>
              <w:b/>
              <w:sz w:val="40"/>
              <w:szCs w:val="24"/>
              <w:lang w:val="en-GB"/>
            </w:rPr>
            <w:t>Reviewsvisor</w:t>
          </w:r>
        </w:p>
        <w:p w14:paraId="619BB1AB" w14:textId="77777777" w:rsidR="009B6A16" w:rsidRPr="002201F4" w:rsidRDefault="009B6A16" w:rsidP="002201F4">
          <w:pPr>
            <w:jc w:val="center"/>
            <w:rPr>
              <w:rFonts w:cs="Arial"/>
              <w:sz w:val="36"/>
              <w:szCs w:val="36"/>
              <w:lang w:val="en-GB"/>
            </w:rPr>
          </w:pPr>
          <w:r>
            <w:rPr>
              <w:rFonts w:cs="Arial"/>
              <w:b/>
              <w:sz w:val="40"/>
              <w:szCs w:val="24"/>
              <w:lang w:val="en-GB"/>
            </w:rPr>
            <w:t>Project</w:t>
          </w:r>
        </w:p>
      </w:tc>
      <w:tc>
        <w:tcPr>
          <w:tcW w:w="3477" w:type="dxa"/>
          <w:vAlign w:val="bottom"/>
        </w:tcPr>
        <w:p w14:paraId="2CFBDFB0" w14:textId="77777777" w:rsidR="009B6A16" w:rsidRDefault="009B6A16" w:rsidP="00CC209B">
          <w:pPr>
            <w:pStyle w:val="AnnexHeading2"/>
            <w:numPr>
              <w:ilvl w:val="0"/>
              <w:numId w:val="0"/>
            </w:numPr>
            <w:rPr>
              <w:rFonts w:ascii="Arial" w:eastAsia="Calibri" w:hAnsi="Arial"/>
              <w:noProof/>
              <w:color w:val="0070EE"/>
              <w:lang w:eastAsia="fr-FR"/>
            </w:rPr>
          </w:pPr>
          <w:r>
            <w:rPr>
              <w:rFonts w:ascii="Arial" w:eastAsia="Calibri" w:hAnsi="Arial"/>
              <w:b w:val="0"/>
              <w:bCs w:val="0"/>
              <w:iCs w:val="0"/>
              <w:noProof/>
              <w:color w:val="0070EE"/>
              <w:lang w:val="fr-FR" w:eastAsia="fr-FR"/>
            </w:rPr>
            <w:drawing>
              <wp:anchor distT="0" distB="0" distL="114300" distR="114300" simplePos="0" relativeHeight="251674112" behindDoc="1" locked="0" layoutInCell="1" allowOverlap="1" wp14:anchorId="47AC7CE1" wp14:editId="3F3F9DE1">
                <wp:simplePos x="0" y="0"/>
                <wp:positionH relativeFrom="column">
                  <wp:posOffset>187325</wp:posOffset>
                </wp:positionH>
                <wp:positionV relativeFrom="paragraph">
                  <wp:posOffset>-64135</wp:posOffset>
                </wp:positionV>
                <wp:extent cx="1720850" cy="330200"/>
                <wp:effectExtent l="19050" t="0" r="0" b="0"/>
                <wp:wrapNone/>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srcRect/>
                        <a:stretch>
                          <a:fillRect/>
                        </a:stretch>
                      </pic:blipFill>
                      <pic:spPr bwMode="auto">
                        <a:xfrm>
                          <a:off x="0" y="0"/>
                          <a:ext cx="1720850" cy="330200"/>
                        </a:xfrm>
                        <a:prstGeom prst="rect">
                          <a:avLst/>
                        </a:prstGeom>
                        <a:noFill/>
                        <a:ln w="9525">
                          <a:noFill/>
                          <a:miter lim="800000"/>
                          <a:headEnd/>
                          <a:tailEnd/>
                        </a:ln>
                      </pic:spPr>
                    </pic:pic>
                  </a:graphicData>
                </a:graphic>
              </wp:anchor>
            </w:drawing>
          </w:r>
        </w:p>
        <w:p w14:paraId="55C1325C" w14:textId="77777777" w:rsidR="009B6A16" w:rsidRPr="00574E3A" w:rsidRDefault="009B6A16" w:rsidP="00574E3A">
          <w:pPr>
            <w:autoSpaceDE w:val="0"/>
            <w:autoSpaceDN w:val="0"/>
            <w:rPr>
              <w:rFonts w:ascii="Arial" w:eastAsia="Calibri" w:hAnsi="Arial" w:cs="Arial"/>
              <w:b/>
              <w:bCs/>
              <w:noProof/>
              <w:color w:val="0070EE"/>
              <w:lang w:eastAsia="fr-FR"/>
            </w:rPr>
          </w:pPr>
        </w:p>
      </w:tc>
    </w:tr>
  </w:tbl>
  <w:p w14:paraId="2FA9B152" w14:textId="77777777" w:rsidR="009B6A16" w:rsidRPr="00823ADF" w:rsidRDefault="009B6A16" w:rsidP="00557F5C">
    <w:pPr>
      <w:pStyle w:val="En-tte"/>
      <w:tabs>
        <w:tab w:val="clear" w:pos="4680"/>
        <w:tab w:val="clear" w:pos="9360"/>
      </w:tabs>
      <w:rPr>
        <w:sz w:val="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C9E95" w14:textId="77777777" w:rsidR="009B6A16" w:rsidRDefault="009B6A16" w:rsidP="00002226">
    <w:pPr>
      <w:pStyle w:val="En-tte"/>
      <w:pBdr>
        <w:bottom w:val="single" w:sz="4" w:space="1" w:color="auto"/>
      </w:pBdr>
      <w:rPr>
        <w:rFonts w:cs="Arial"/>
        <w:noProof/>
        <w:kern w:val="28"/>
        <w:szCs w:val="18"/>
        <w:lang w:val="en-GB" w:eastAsia="en-GB"/>
      </w:rPr>
    </w:pPr>
  </w:p>
  <w:p w14:paraId="0EAC9E77" w14:textId="77777777" w:rsidR="009B6A16" w:rsidRPr="006A4765" w:rsidRDefault="009B6A16" w:rsidP="00002226">
    <w:pPr>
      <w:pStyle w:val="En-tte"/>
      <w:pBdr>
        <w:bottom w:val="single" w:sz="4" w:space="1" w:color="auto"/>
      </w:pBdr>
      <w:rPr>
        <w:sz w:val="8"/>
        <w:szCs w:val="8"/>
      </w:rPr>
    </w:pPr>
    <w:r>
      <w:rPr>
        <w:rFonts w:cs="Arial"/>
        <w:noProof/>
        <w:kern w:val="28"/>
        <w:szCs w:val="18"/>
        <w:lang w:val="en-GB" w:eastAsia="en-GB"/>
      </w:rPr>
      <w:t>Access and Password – Reviewsvisor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24" w:type="dxa"/>
      <w:tblInd w:w="18" w:type="dxa"/>
      <w:tblBorders>
        <w:top w:val="single" w:sz="8" w:space="0" w:color="auto"/>
        <w:bottom w:val="single" w:sz="8" w:space="0" w:color="auto"/>
        <w:insideH w:val="single" w:sz="8" w:space="0" w:color="auto"/>
        <w:insideV w:val="single" w:sz="8" w:space="0" w:color="auto"/>
      </w:tblBorders>
      <w:tblLayout w:type="fixed"/>
      <w:tblLook w:val="01E0" w:firstRow="1" w:lastRow="1" w:firstColumn="1" w:lastColumn="1" w:noHBand="0" w:noVBand="0"/>
    </w:tblPr>
    <w:tblGrid>
      <w:gridCol w:w="3648"/>
      <w:gridCol w:w="3648"/>
      <w:gridCol w:w="3628"/>
    </w:tblGrid>
    <w:tr w:rsidR="009B6A16" w:rsidRPr="00CC3FA4" w14:paraId="57787BBB" w14:textId="77777777" w:rsidTr="001278A7">
      <w:trPr>
        <w:trHeight w:val="1509"/>
      </w:trPr>
      <w:tc>
        <w:tcPr>
          <w:tcW w:w="3648" w:type="dxa"/>
          <w:tcBorders>
            <w:top w:val="nil"/>
          </w:tcBorders>
        </w:tcPr>
        <w:p w14:paraId="2A36D967" w14:textId="77777777" w:rsidR="009B6A16" w:rsidRPr="00A70671" w:rsidRDefault="009B6A16" w:rsidP="001278A7">
          <w:pPr>
            <w:spacing w:before="120"/>
            <w:rPr>
              <w:rFonts w:cs="Univers 45 Light"/>
              <w:lang w:val="en-US"/>
            </w:rPr>
          </w:pPr>
          <w:r>
            <w:rPr>
              <w:rFonts w:cs="Univers 45 Light"/>
              <w:noProof/>
              <w:lang w:eastAsia="fr-FR"/>
            </w:rPr>
            <w:drawing>
              <wp:anchor distT="0" distB="0" distL="114300" distR="114300" simplePos="0" relativeHeight="251672064" behindDoc="1" locked="1" layoutInCell="1" allowOverlap="1" wp14:anchorId="069887ED" wp14:editId="24A331A4">
                <wp:simplePos x="0" y="0"/>
                <wp:positionH relativeFrom="page">
                  <wp:posOffset>2694305</wp:posOffset>
                </wp:positionH>
                <wp:positionV relativeFrom="page">
                  <wp:posOffset>3624580</wp:posOffset>
                </wp:positionV>
                <wp:extent cx="4189095" cy="4249420"/>
                <wp:effectExtent l="0" t="0" r="1905" b="0"/>
                <wp:wrapNone/>
                <wp:docPr id="37" name="Picture 37" descr="ORltg1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ORltg1B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flipH="1">
                          <a:off x="0" y="0"/>
                          <a:ext cx="4189095" cy="4249420"/>
                        </a:xfrm>
                        <a:prstGeom prst="rect">
                          <a:avLst/>
                        </a:prstGeom>
                        <a:noFill/>
                        <a:ln>
                          <a:noFill/>
                        </a:ln>
                      </pic:spPr>
                    </pic:pic>
                  </a:graphicData>
                </a:graphic>
              </wp:anchor>
            </w:drawing>
          </w:r>
          <w:r w:rsidRPr="00A70671">
            <w:rPr>
              <w:rFonts w:cs="Univers 45 Light"/>
              <w:lang w:val="en-US"/>
            </w:rPr>
            <w:t>© BP p.l.c.</w:t>
          </w:r>
        </w:p>
        <w:p w14:paraId="153F1E8F" w14:textId="77777777" w:rsidR="009B6A16" w:rsidRPr="00A70671" w:rsidRDefault="009B6A16" w:rsidP="001278A7">
          <w:pPr>
            <w:rPr>
              <w:lang w:val="en-US"/>
            </w:rPr>
          </w:pPr>
          <w:r w:rsidRPr="00A70671">
            <w:rPr>
              <w:sz w:val="18"/>
              <w:lang w:val="en-US"/>
            </w:rPr>
            <w:t>Security Classification: BP Internal</w:t>
          </w:r>
        </w:p>
      </w:tc>
      <w:tc>
        <w:tcPr>
          <w:tcW w:w="3648" w:type="dxa"/>
          <w:vAlign w:val="center"/>
        </w:tcPr>
        <w:p w14:paraId="31841B22" w14:textId="77777777" w:rsidR="009B6A16" w:rsidRDefault="009B6A16" w:rsidP="001278A7">
          <w:pPr>
            <w:jc w:val="center"/>
            <w:rPr>
              <w:b/>
              <w:sz w:val="40"/>
              <w:szCs w:val="40"/>
            </w:rPr>
          </w:pPr>
          <w:r>
            <w:rPr>
              <w:b/>
              <w:sz w:val="40"/>
              <w:szCs w:val="40"/>
            </w:rPr>
            <w:t>Global</w:t>
          </w:r>
        </w:p>
        <w:p w14:paraId="3411B042" w14:textId="77777777" w:rsidR="009B6A16" w:rsidRDefault="009B6A16" w:rsidP="001278A7">
          <w:pPr>
            <w:jc w:val="center"/>
            <w:rPr>
              <w:b/>
              <w:sz w:val="40"/>
              <w:szCs w:val="40"/>
            </w:rPr>
          </w:pPr>
          <w:r>
            <w:rPr>
              <w:b/>
              <w:sz w:val="40"/>
              <w:szCs w:val="40"/>
            </w:rPr>
            <w:t>Projects</w:t>
          </w:r>
        </w:p>
        <w:p w14:paraId="25A3A3B4" w14:textId="77777777" w:rsidR="009B6A16" w:rsidRPr="007A1841" w:rsidRDefault="009B6A16" w:rsidP="001278A7">
          <w:pPr>
            <w:jc w:val="center"/>
            <w:rPr>
              <w:b/>
              <w:sz w:val="40"/>
              <w:szCs w:val="40"/>
            </w:rPr>
          </w:pPr>
          <w:r>
            <w:rPr>
              <w:b/>
              <w:sz w:val="40"/>
              <w:szCs w:val="40"/>
            </w:rPr>
            <w:t>Organiz</w:t>
          </w:r>
          <w:r w:rsidRPr="0052204D">
            <w:rPr>
              <w:b/>
              <w:sz w:val="40"/>
              <w:szCs w:val="40"/>
            </w:rPr>
            <w:t>ation</w:t>
          </w:r>
        </w:p>
      </w:tc>
      <w:tc>
        <w:tcPr>
          <w:tcW w:w="3628" w:type="dxa"/>
        </w:tcPr>
        <w:p w14:paraId="11CBEE0F" w14:textId="77777777" w:rsidR="009B6A16" w:rsidRPr="00CC3FA4" w:rsidRDefault="009B6A16" w:rsidP="001278A7">
          <w:r>
            <w:rPr>
              <w:noProof/>
              <w:lang w:eastAsia="fr-FR"/>
            </w:rPr>
            <w:drawing>
              <wp:anchor distT="0" distB="0" distL="114300" distR="114300" simplePos="0" relativeHeight="251671040" behindDoc="1" locked="0" layoutInCell="1" allowOverlap="1" wp14:anchorId="23B4304E" wp14:editId="52ADDE00">
                <wp:simplePos x="0" y="0"/>
                <wp:positionH relativeFrom="column">
                  <wp:posOffset>1546860</wp:posOffset>
                </wp:positionH>
                <wp:positionV relativeFrom="paragraph">
                  <wp:posOffset>28575</wp:posOffset>
                </wp:positionV>
                <wp:extent cx="615315" cy="887730"/>
                <wp:effectExtent l="0" t="0" r="0" b="7620"/>
                <wp:wrapTight wrapText="bothSides">
                  <wp:wrapPolygon edited="0">
                    <wp:start x="0" y="0"/>
                    <wp:lineTo x="0" y="21322"/>
                    <wp:lineTo x="20731" y="21322"/>
                    <wp:lineTo x="20731" y="0"/>
                    <wp:lineTo x="0" y="0"/>
                  </wp:wrapPolygon>
                </wp:wrapTight>
                <wp:docPr id="38" name="Picture 38" descr="BP Hel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P Helios"/>
                        <pic:cNvPicPr>
                          <a:picLocks noChangeAspect="1" noChangeArrowheads="1"/>
                        </pic:cNvPicPr>
                      </pic:nvPicPr>
                      <pic:blipFill>
                        <a:blip r:link="rId2">
                          <a:extLst>
                            <a:ext uri="{28A0092B-C50C-407E-A947-70E740481C1C}">
                              <a14:useLocalDpi xmlns:a14="http://schemas.microsoft.com/office/drawing/2010/main" val="0"/>
                            </a:ext>
                          </a:extLst>
                        </a:blip>
                        <a:srcRect/>
                        <a:stretch>
                          <a:fillRect/>
                        </a:stretch>
                      </pic:blipFill>
                      <pic:spPr bwMode="auto">
                        <a:xfrm>
                          <a:off x="0" y="0"/>
                          <a:ext cx="615315" cy="887730"/>
                        </a:xfrm>
                        <a:prstGeom prst="rect">
                          <a:avLst/>
                        </a:prstGeom>
                        <a:noFill/>
                        <a:ln>
                          <a:noFill/>
                        </a:ln>
                      </pic:spPr>
                    </pic:pic>
                  </a:graphicData>
                </a:graphic>
              </wp:anchor>
            </w:drawing>
          </w:r>
        </w:p>
      </w:tc>
    </w:tr>
  </w:tbl>
  <w:p w14:paraId="442F9D4F" w14:textId="77777777" w:rsidR="009B6A16" w:rsidRDefault="009B6A16" w:rsidP="00557F5C">
    <w:pPr>
      <w:pStyle w:val="En-tte"/>
      <w:tabs>
        <w:tab w:val="clear" w:pos="4680"/>
        <w:tab w:val="clear" w:pos="93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6527"/>
    <w:multiLevelType w:val="multilevel"/>
    <w:tmpl w:val="B5C6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C567F"/>
    <w:multiLevelType w:val="multilevel"/>
    <w:tmpl w:val="FD80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7215C"/>
    <w:multiLevelType w:val="hybridMultilevel"/>
    <w:tmpl w:val="DF44DD9E"/>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50F4BE2"/>
    <w:multiLevelType w:val="hybridMultilevel"/>
    <w:tmpl w:val="A7B6A32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5C76454"/>
    <w:multiLevelType w:val="multilevel"/>
    <w:tmpl w:val="780A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E00FE7"/>
    <w:multiLevelType w:val="multilevel"/>
    <w:tmpl w:val="6D60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142356"/>
    <w:multiLevelType w:val="multilevel"/>
    <w:tmpl w:val="BF60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6A0649"/>
    <w:multiLevelType w:val="hybridMultilevel"/>
    <w:tmpl w:val="AED8215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3DA5335"/>
    <w:multiLevelType w:val="hybridMultilevel"/>
    <w:tmpl w:val="2E780EC6"/>
    <w:lvl w:ilvl="0" w:tplc="060A0AD6">
      <w:start w:val="1"/>
      <w:numFmt w:val="decimal"/>
      <w:lvlText w:val="[%1]"/>
      <w:lvlJc w:val="left"/>
      <w:pPr>
        <w:ind w:left="360" w:hanging="360"/>
      </w:pPr>
      <w:rPr>
        <w:rFonts w:hint="default"/>
        <w:sz w:val="22"/>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9" w15:restartNumberingAfterBreak="0">
    <w:nsid w:val="14942577"/>
    <w:multiLevelType w:val="multilevel"/>
    <w:tmpl w:val="17B4B414"/>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10" w15:restartNumberingAfterBreak="0">
    <w:nsid w:val="15407F2D"/>
    <w:multiLevelType w:val="hybridMultilevel"/>
    <w:tmpl w:val="4D32F6E4"/>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5D96718"/>
    <w:multiLevelType w:val="multilevel"/>
    <w:tmpl w:val="9E92B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21029F"/>
    <w:multiLevelType w:val="multilevel"/>
    <w:tmpl w:val="8E0E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934D3D"/>
    <w:multiLevelType w:val="hybridMultilevel"/>
    <w:tmpl w:val="E79E454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1F291FA3"/>
    <w:multiLevelType w:val="multilevel"/>
    <w:tmpl w:val="181EBCE4"/>
    <w:lvl w:ilvl="0">
      <w:start w:val="1"/>
      <w:numFmt w:val="bullet"/>
      <w:lvlText w:val="–"/>
      <w:lvlJc w:val="left"/>
      <w:pPr>
        <w:tabs>
          <w:tab w:val="num" w:pos="2835"/>
        </w:tabs>
        <w:ind w:left="2835" w:hanging="340"/>
      </w:pPr>
      <w:rPr>
        <w:rFonts w:ascii="Arial Narrow" w:hAnsi="Arial Narrow" w:hint="default"/>
      </w:rPr>
    </w:lvl>
    <w:lvl w:ilvl="1">
      <w:start w:val="1"/>
      <w:numFmt w:val="bullet"/>
      <w:pStyle w:val="Textcommentbullet2"/>
      <w:lvlText w:val="–"/>
      <w:lvlJc w:val="left"/>
      <w:pPr>
        <w:tabs>
          <w:tab w:val="num" w:pos="2268"/>
        </w:tabs>
        <w:ind w:left="2268" w:hanging="340"/>
      </w:pPr>
      <w:rPr>
        <w:rFonts w:ascii="Arial Narrow" w:hAnsi="Arial Narrow" w:hint="default"/>
      </w:rPr>
    </w:lvl>
    <w:lvl w:ilvl="2">
      <w:start w:val="1"/>
      <w:numFmt w:val="bullet"/>
      <w:lvlText w:val=""/>
      <w:lvlJc w:val="left"/>
      <w:pPr>
        <w:tabs>
          <w:tab w:val="num" w:pos="4320"/>
        </w:tabs>
        <w:ind w:left="4320" w:hanging="360"/>
      </w:pPr>
      <w:rPr>
        <w:rFonts w:ascii="Wingdings" w:hAnsi="Wingdings" w:hint="default"/>
      </w:rPr>
    </w:lvl>
    <w:lvl w:ilvl="3">
      <w:start w:val="1"/>
      <w:numFmt w:val="bullet"/>
      <w:lvlText w:val=""/>
      <w:lvlJc w:val="left"/>
      <w:pPr>
        <w:tabs>
          <w:tab w:val="num" w:pos="5040"/>
        </w:tabs>
        <w:ind w:left="5040" w:hanging="360"/>
      </w:pPr>
      <w:rPr>
        <w:rFonts w:ascii="Symbol" w:hAnsi="Symbol" w:hint="default"/>
      </w:rPr>
    </w:lvl>
    <w:lvl w:ilvl="4">
      <w:start w:val="1"/>
      <w:numFmt w:val="bullet"/>
      <w:lvlText w:val="o"/>
      <w:lvlJc w:val="left"/>
      <w:pPr>
        <w:tabs>
          <w:tab w:val="num" w:pos="5760"/>
        </w:tabs>
        <w:ind w:left="5760" w:hanging="360"/>
      </w:pPr>
      <w:rPr>
        <w:rFonts w:ascii="Courier New" w:hAnsi="Courier New" w:hint="default"/>
      </w:rPr>
    </w:lvl>
    <w:lvl w:ilvl="5">
      <w:start w:val="1"/>
      <w:numFmt w:val="bullet"/>
      <w:lvlText w:val=""/>
      <w:lvlJc w:val="left"/>
      <w:pPr>
        <w:tabs>
          <w:tab w:val="num" w:pos="6480"/>
        </w:tabs>
        <w:ind w:left="6480" w:hanging="360"/>
      </w:pPr>
      <w:rPr>
        <w:rFonts w:ascii="Wingdings" w:hAnsi="Wingdings" w:hint="default"/>
      </w:rPr>
    </w:lvl>
    <w:lvl w:ilvl="6">
      <w:start w:val="1"/>
      <w:numFmt w:val="bullet"/>
      <w:lvlText w:val=""/>
      <w:lvlJc w:val="left"/>
      <w:pPr>
        <w:tabs>
          <w:tab w:val="num" w:pos="7200"/>
        </w:tabs>
        <w:ind w:left="7200" w:hanging="360"/>
      </w:pPr>
      <w:rPr>
        <w:rFonts w:ascii="Symbol" w:hAnsi="Symbol" w:hint="default"/>
      </w:rPr>
    </w:lvl>
    <w:lvl w:ilvl="7">
      <w:start w:val="1"/>
      <w:numFmt w:val="bullet"/>
      <w:lvlText w:val="o"/>
      <w:lvlJc w:val="left"/>
      <w:pPr>
        <w:tabs>
          <w:tab w:val="num" w:pos="7920"/>
        </w:tabs>
        <w:ind w:left="7920" w:hanging="360"/>
      </w:pPr>
      <w:rPr>
        <w:rFonts w:ascii="Courier New" w:hAnsi="Courier New" w:hint="default"/>
      </w:rPr>
    </w:lvl>
    <w:lvl w:ilvl="8">
      <w:start w:val="1"/>
      <w:numFmt w:val="bullet"/>
      <w:lvlText w:val=""/>
      <w:lvlJc w:val="left"/>
      <w:pPr>
        <w:tabs>
          <w:tab w:val="num" w:pos="8640"/>
        </w:tabs>
        <w:ind w:left="8640" w:hanging="360"/>
      </w:pPr>
      <w:rPr>
        <w:rFonts w:ascii="Wingdings" w:hAnsi="Wingdings" w:hint="default"/>
      </w:rPr>
    </w:lvl>
  </w:abstractNum>
  <w:abstractNum w:abstractNumId="15" w15:restartNumberingAfterBreak="0">
    <w:nsid w:val="20C605E7"/>
    <w:multiLevelType w:val="multilevel"/>
    <w:tmpl w:val="34922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39774B"/>
    <w:multiLevelType w:val="multilevel"/>
    <w:tmpl w:val="998C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CD2E8F"/>
    <w:multiLevelType w:val="hybridMultilevel"/>
    <w:tmpl w:val="E0720A18"/>
    <w:lvl w:ilvl="0" w:tplc="B6ECEC4C">
      <w:start w:val="1"/>
      <w:numFmt w:val="decimal"/>
      <w:pStyle w:val="Bibliographie"/>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0B84B16"/>
    <w:multiLevelType w:val="hybridMultilevel"/>
    <w:tmpl w:val="084E0CA6"/>
    <w:lvl w:ilvl="0" w:tplc="A69C54FC">
      <w:start w:val="1"/>
      <w:numFmt w:val="bullet"/>
      <w:pStyle w:val="Titre9"/>
      <w:lvlText w:val=""/>
      <w:lvlJc w:val="left"/>
      <w:pPr>
        <w:tabs>
          <w:tab w:val="num" w:pos="2495"/>
        </w:tabs>
        <w:ind w:left="3402" w:hanging="454"/>
      </w:pPr>
      <w:rPr>
        <w:rFonts w:ascii="Symbol" w:hAnsi="Symbol" w:hint="default"/>
        <w:b w:val="0"/>
        <w:i w:val="0"/>
        <w:color w:val="auto"/>
        <w:spacing w:val="0"/>
        <w:w w:val="100"/>
        <w:position w:val="0"/>
        <w:sz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2B87FC8"/>
    <w:multiLevelType w:val="multilevel"/>
    <w:tmpl w:val="D7F8F11E"/>
    <w:lvl w:ilvl="0">
      <w:start w:val="1"/>
      <w:numFmt w:val="bullet"/>
      <w:pStyle w:val="ListBulletHead6Indent"/>
      <w:lvlText w:val=""/>
      <w:lvlJc w:val="left"/>
      <w:pPr>
        <w:ind w:left="1854" w:hanging="360"/>
      </w:pPr>
      <w:rPr>
        <w:rFonts w:ascii="Symbol" w:hAnsi="Symbol" w:hint="default"/>
        <w:color w:val="auto"/>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hint="default"/>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2041" w:hanging="453"/>
      </w:pPr>
      <w:rPr>
        <w:rFonts w:ascii="Symbol" w:hAnsi="Symbol" w:hint="default"/>
        <w:b w:val="0"/>
        <w:i w:val="0"/>
        <w:sz w:val="22"/>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20" w15:restartNumberingAfterBreak="0">
    <w:nsid w:val="3B491D59"/>
    <w:multiLevelType w:val="hybridMultilevel"/>
    <w:tmpl w:val="31C0EBBA"/>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D3E3C09"/>
    <w:multiLevelType w:val="multilevel"/>
    <w:tmpl w:val="22043FCA"/>
    <w:lvl w:ilvl="0">
      <w:start w:val="1"/>
      <w:numFmt w:val="bullet"/>
      <w:pStyle w:val="ListBullet1"/>
      <w:lvlText w:val=""/>
      <w:lvlJc w:val="left"/>
      <w:pPr>
        <w:tabs>
          <w:tab w:val="num" w:pos="924"/>
        </w:tabs>
        <w:ind w:left="924" w:hanging="357"/>
      </w:pPr>
      <w:rPr>
        <w:rFonts w:ascii="Symbol" w:hAnsi="Symbol" w:hint="default"/>
        <w:sz w:val="22"/>
      </w:rPr>
    </w:lvl>
    <w:lvl w:ilvl="1">
      <w:start w:val="1"/>
      <w:numFmt w:val="bullet"/>
      <w:pStyle w:val="Listepuces2"/>
      <w:lvlText w:val=""/>
      <w:lvlJc w:val="left"/>
      <w:pPr>
        <w:tabs>
          <w:tab w:val="num" w:pos="1281"/>
        </w:tabs>
        <w:ind w:left="1281" w:hanging="357"/>
      </w:pPr>
      <w:rPr>
        <w:rFonts w:ascii="Symbol" w:hAnsi="Symbol" w:hint="default"/>
        <w:color w:val="auto"/>
        <w:sz w:val="22"/>
      </w:rPr>
    </w:lvl>
    <w:lvl w:ilvl="2">
      <w:start w:val="1"/>
      <w:numFmt w:val="bullet"/>
      <w:pStyle w:val="Listepuces3"/>
      <w:lvlText w:val=""/>
      <w:lvlJc w:val="left"/>
      <w:pPr>
        <w:tabs>
          <w:tab w:val="num" w:pos="1605"/>
        </w:tabs>
        <w:ind w:left="1605" w:hanging="324"/>
      </w:pPr>
      <w:rPr>
        <w:rFonts w:ascii="Symbol" w:hAnsi="Symbol" w:hint="default"/>
        <w:color w:val="auto"/>
        <w:sz w:val="22"/>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FBD0459"/>
    <w:multiLevelType w:val="multilevel"/>
    <w:tmpl w:val="ED324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111C0F"/>
    <w:multiLevelType w:val="multilevel"/>
    <w:tmpl w:val="D204824E"/>
    <w:lvl w:ilvl="0">
      <w:start w:val="1"/>
      <w:numFmt w:val="decimal"/>
      <w:pStyle w:val="Titre1"/>
      <w:lvlText w:val="%1"/>
      <w:lvlJc w:val="left"/>
      <w:pPr>
        <w:tabs>
          <w:tab w:val="num" w:pos="567"/>
        </w:tabs>
        <w:ind w:left="567" w:hanging="567"/>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em w:val="none"/>
      </w:rPr>
    </w:lvl>
    <w:lvl w:ilvl="1">
      <w:start w:val="1"/>
      <w:numFmt w:val="decimal"/>
      <w:pStyle w:val="Titre2"/>
      <w:lvlText w:val="%1.%2"/>
      <w:lvlJc w:val="left"/>
      <w:pPr>
        <w:tabs>
          <w:tab w:val="num" w:pos="1418"/>
        </w:tabs>
        <w:ind w:left="1418" w:hanging="1134"/>
      </w:pPr>
      <w:rPr>
        <w:rFonts w:ascii="Univers for BP" w:hAnsi="Univers for BP" w:hint="default"/>
        <w:b w:val="0"/>
      </w:rPr>
    </w:lvl>
    <w:lvl w:ilvl="2">
      <w:start w:val="1"/>
      <w:numFmt w:val="decimal"/>
      <w:pStyle w:val="Titre3"/>
      <w:lvlText w:val="%1.%2.%3"/>
      <w:lvlJc w:val="left"/>
      <w:pPr>
        <w:tabs>
          <w:tab w:val="num" w:pos="1134"/>
        </w:tabs>
        <w:ind w:left="1134" w:hanging="1134"/>
      </w:pPr>
      <w:rPr>
        <w:rFonts w:hint="default"/>
      </w:rPr>
    </w:lvl>
    <w:lvl w:ilvl="3">
      <w:start w:val="1"/>
      <w:numFmt w:val="decimal"/>
      <w:pStyle w:val="Titre4"/>
      <w:lvlText w:val="%1.%2.%3.%4"/>
      <w:lvlJc w:val="left"/>
      <w:pPr>
        <w:tabs>
          <w:tab w:val="num" w:pos="1134"/>
        </w:tabs>
        <w:ind w:left="1134" w:hanging="1134"/>
      </w:pPr>
      <w:rPr>
        <w:rFonts w:hint="default"/>
      </w:rPr>
    </w:lvl>
    <w:lvl w:ilvl="4">
      <w:start w:val="1"/>
      <w:numFmt w:val="lowerLetter"/>
      <w:pStyle w:val="Titre5"/>
      <w:lvlText w:val="%5."/>
      <w:lvlJc w:val="left"/>
      <w:pPr>
        <w:tabs>
          <w:tab w:val="num" w:pos="1588"/>
        </w:tabs>
        <w:ind w:left="1588" w:hanging="454"/>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5">
      <w:start w:val="1"/>
      <w:numFmt w:val="decimal"/>
      <w:pStyle w:val="Titre6"/>
      <w:lvlText w:val="%6."/>
      <w:lvlJc w:val="left"/>
      <w:pPr>
        <w:tabs>
          <w:tab w:val="num" w:pos="2041"/>
        </w:tabs>
        <w:ind w:left="2041" w:hanging="453"/>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6">
      <w:start w:val="1"/>
      <w:numFmt w:val="lowerLetter"/>
      <w:pStyle w:val="Titre7"/>
      <w:lvlText w:val="%7)"/>
      <w:lvlJc w:val="left"/>
      <w:pPr>
        <w:tabs>
          <w:tab w:val="num" w:pos="2495"/>
        </w:tabs>
        <w:ind w:left="2495" w:hanging="454"/>
      </w:pPr>
      <w:rPr>
        <w:rFonts w:hint="default"/>
      </w:rPr>
    </w:lvl>
    <w:lvl w:ilvl="7">
      <w:start w:val="1"/>
      <w:numFmt w:val="decimal"/>
      <w:pStyle w:val="Titre8"/>
      <w:lvlText w:val="%8)"/>
      <w:lvlJc w:val="left"/>
      <w:pPr>
        <w:tabs>
          <w:tab w:val="num" w:pos="453"/>
        </w:tabs>
        <w:ind w:left="453" w:hanging="453"/>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8">
      <w:start w:val="1"/>
      <w:numFmt w:val="decimal"/>
      <w:lvlText w:val="%1.%2.%3.%4.%5.%6.%7.%8.%9"/>
      <w:lvlJc w:val="left"/>
      <w:pPr>
        <w:tabs>
          <w:tab w:val="num" w:pos="1584"/>
        </w:tabs>
        <w:ind w:left="1584" w:hanging="1584"/>
      </w:pPr>
      <w:rPr>
        <w:rFonts w:hint="default"/>
      </w:rPr>
    </w:lvl>
  </w:abstractNum>
  <w:abstractNum w:abstractNumId="24" w15:restartNumberingAfterBreak="0">
    <w:nsid w:val="4077604C"/>
    <w:multiLevelType w:val="multilevel"/>
    <w:tmpl w:val="2CAA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1736E1"/>
    <w:multiLevelType w:val="hybridMultilevel"/>
    <w:tmpl w:val="21B454B4"/>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4244C22"/>
    <w:multiLevelType w:val="hybridMultilevel"/>
    <w:tmpl w:val="CDD0191E"/>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9C84CC0"/>
    <w:multiLevelType w:val="multilevel"/>
    <w:tmpl w:val="7152BB9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4A0B407D"/>
    <w:multiLevelType w:val="hybridMultilevel"/>
    <w:tmpl w:val="9AF2E3C4"/>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28D3CA6"/>
    <w:multiLevelType w:val="multilevel"/>
    <w:tmpl w:val="43A8EFAC"/>
    <w:lvl w:ilvl="0">
      <w:start w:val="1"/>
      <w:numFmt w:val="upperLetter"/>
      <w:pStyle w:val="AnnexTitleHeading1"/>
      <w:suff w:val="space"/>
      <w:lvlText w:val="Annex %1"/>
      <w:lvlJc w:val="left"/>
      <w:pPr>
        <w:ind w:left="0" w:firstLine="0"/>
      </w:pPr>
      <w:rPr>
        <w:rFonts w:ascii="Univers for BP" w:hAnsi="Univers for BP" w:hint="default"/>
        <w:b/>
        <w:i w:val="0"/>
        <w:color w:val="auto"/>
        <w:sz w:val="28"/>
      </w:rPr>
    </w:lvl>
    <w:lvl w:ilvl="1">
      <w:start w:val="1"/>
      <w:numFmt w:val="decimal"/>
      <w:pStyle w:val="AnnexHeading2"/>
      <w:lvlText w:val="%1.%2"/>
      <w:lvlJc w:val="left"/>
      <w:pPr>
        <w:tabs>
          <w:tab w:val="num" w:pos="1134"/>
        </w:tabs>
        <w:ind w:left="1134" w:hanging="1134"/>
      </w:pPr>
      <w:rPr>
        <w:rFonts w:ascii="Univers for BP" w:hAnsi="Univers for BP" w:hint="default"/>
        <w:b/>
        <w:i w:val="0"/>
        <w:sz w:val="24"/>
      </w:rPr>
    </w:lvl>
    <w:lvl w:ilvl="2">
      <w:start w:val="1"/>
      <w:numFmt w:val="decimal"/>
      <w:pStyle w:val="AnnexHeading3"/>
      <w:lvlText w:val="%1.%2.%3"/>
      <w:lvlJc w:val="left"/>
      <w:pPr>
        <w:tabs>
          <w:tab w:val="num" w:pos="1134"/>
        </w:tabs>
        <w:ind w:left="1134" w:hanging="1134"/>
      </w:pPr>
      <w:rPr>
        <w:rFonts w:ascii="Univers for BP" w:hAnsi="Univers for BP" w:hint="default"/>
        <w:b/>
        <w:i w:val="0"/>
        <w:sz w:val="22"/>
      </w:rPr>
    </w:lvl>
    <w:lvl w:ilvl="3">
      <w:start w:val="1"/>
      <w:numFmt w:val="decimal"/>
      <w:pStyle w:val="AnnexHeading4"/>
      <w:lvlText w:val="%1.%2.%3.%4"/>
      <w:lvlJc w:val="left"/>
      <w:pPr>
        <w:tabs>
          <w:tab w:val="num" w:pos="1138"/>
        </w:tabs>
        <w:ind w:left="1138" w:hanging="1138"/>
      </w:pPr>
      <w:rPr>
        <w:rFonts w:ascii="Univers 55" w:hAnsi="Univers 55" w:hint="default"/>
        <w:b/>
        <w:i w:val="0"/>
        <w:sz w:val="20"/>
      </w:rPr>
    </w:lvl>
    <w:lvl w:ilvl="4">
      <w:start w:val="1"/>
      <w:numFmt w:val="decimal"/>
      <w:lvlText w:val="%1.%2.%3.%4.%5"/>
      <w:lvlJc w:val="left"/>
      <w:pPr>
        <w:tabs>
          <w:tab w:val="num" w:pos="1138"/>
        </w:tabs>
        <w:ind w:left="1138" w:hanging="1138"/>
      </w:pPr>
      <w:rPr>
        <w:rFonts w:ascii="Univers 55" w:hAnsi="Univers 55" w:hint="default"/>
        <w:b/>
        <w:i w:val="0"/>
        <w:sz w:val="20"/>
      </w:rPr>
    </w:lvl>
    <w:lvl w:ilvl="5">
      <w:start w:val="1"/>
      <w:numFmt w:val="decimal"/>
      <w:lvlRestart w:val="1"/>
      <w:lvlText w:val="%1.%6"/>
      <w:lvlJc w:val="left"/>
      <w:pPr>
        <w:tabs>
          <w:tab w:val="num" w:pos="720"/>
        </w:tabs>
        <w:ind w:left="720" w:hanging="720"/>
      </w:pPr>
      <w:rPr>
        <w:rFonts w:hint="default"/>
      </w:rPr>
    </w:lvl>
    <w:lvl w:ilvl="6">
      <w:start w:val="1"/>
      <w:numFmt w:val="decimal"/>
      <w:lvlText w:val="%1.%2.%7"/>
      <w:lvlJc w:val="left"/>
      <w:pPr>
        <w:tabs>
          <w:tab w:val="num" w:pos="1440"/>
        </w:tabs>
        <w:ind w:left="1440" w:hanging="1080"/>
      </w:pPr>
      <w:rPr>
        <w:rFonts w:hint="default"/>
      </w:rPr>
    </w:lvl>
    <w:lvl w:ilvl="7">
      <w:start w:val="1"/>
      <w:numFmt w:val="decimal"/>
      <w:lvlText w:val="%1.%2.%3.%8"/>
      <w:lvlJc w:val="left"/>
      <w:pPr>
        <w:tabs>
          <w:tab w:val="num" w:pos="1800"/>
        </w:tabs>
        <w:ind w:left="1800" w:hanging="1080"/>
      </w:pPr>
      <w:rPr>
        <w:rFonts w:hint="default"/>
      </w:rPr>
    </w:lvl>
    <w:lvl w:ilvl="8">
      <w:start w:val="1"/>
      <w:numFmt w:val="decimal"/>
      <w:lvlText w:val="%1.%2.%3.%4.%9"/>
      <w:lvlJc w:val="left"/>
      <w:pPr>
        <w:tabs>
          <w:tab w:val="num" w:pos="2520"/>
        </w:tabs>
        <w:ind w:left="2520" w:hanging="1440"/>
      </w:pPr>
      <w:rPr>
        <w:rFonts w:hint="default"/>
      </w:rPr>
    </w:lvl>
  </w:abstractNum>
  <w:abstractNum w:abstractNumId="30" w15:restartNumberingAfterBreak="0">
    <w:nsid w:val="53A948D0"/>
    <w:multiLevelType w:val="hybridMultilevel"/>
    <w:tmpl w:val="3C2011F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55347DCE"/>
    <w:multiLevelType w:val="singleLevel"/>
    <w:tmpl w:val="0E541342"/>
    <w:lvl w:ilvl="0">
      <w:start w:val="1"/>
      <w:numFmt w:val="decimal"/>
      <w:pStyle w:val="1-2-3"/>
      <w:lvlText w:val="%1."/>
      <w:lvlJc w:val="left"/>
      <w:pPr>
        <w:tabs>
          <w:tab w:val="num" w:pos="1778"/>
        </w:tabs>
        <w:ind w:left="1701" w:hanging="283"/>
      </w:pPr>
      <w:rPr>
        <w:rFonts w:ascii="Times New Roman" w:hAnsi="Times New Roman" w:hint="default"/>
        <w:b w:val="0"/>
        <w:i w:val="0"/>
        <w:sz w:val="22"/>
      </w:rPr>
    </w:lvl>
  </w:abstractNum>
  <w:abstractNum w:abstractNumId="32" w15:restartNumberingAfterBreak="0">
    <w:nsid w:val="58DC3F3F"/>
    <w:multiLevelType w:val="multilevel"/>
    <w:tmpl w:val="4CDE6582"/>
    <w:lvl w:ilvl="0">
      <w:start w:val="1"/>
      <w:numFmt w:val="bullet"/>
      <w:pStyle w:val="Textcommentbullet3"/>
      <w:lvlText w:val="-"/>
      <w:lvlJc w:val="left"/>
      <w:pPr>
        <w:ind w:left="720" w:hanging="360"/>
      </w:pPr>
      <w:rPr>
        <w:rFonts w:ascii="Courier New" w:hAnsi="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608"/>
        </w:tabs>
        <w:ind w:left="2608" w:hanging="340"/>
      </w:pPr>
      <w:rPr>
        <w:rFonts w:ascii="Courier New" w:hAnsi="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62AA62A2"/>
    <w:multiLevelType w:val="multilevel"/>
    <w:tmpl w:val="61A8E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E80C03"/>
    <w:multiLevelType w:val="hybridMultilevel"/>
    <w:tmpl w:val="E9D8ACA6"/>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5634335"/>
    <w:multiLevelType w:val="multilevel"/>
    <w:tmpl w:val="4836BAB2"/>
    <w:lvl w:ilvl="0">
      <w:start w:val="1"/>
      <w:numFmt w:val="bullet"/>
      <w:pStyle w:val="Textcommentbullet1"/>
      <w:lvlText w:val=""/>
      <w:lvlJc w:val="left"/>
      <w:pPr>
        <w:tabs>
          <w:tab w:val="num" w:pos="1928"/>
        </w:tabs>
        <w:ind w:left="1928" w:hanging="34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9982761"/>
    <w:multiLevelType w:val="hybridMultilevel"/>
    <w:tmpl w:val="6C16E702"/>
    <w:lvl w:ilvl="0" w:tplc="C3507630">
      <w:numFmt w:val="bullet"/>
      <w:lvlText w:val="-"/>
      <w:lvlJc w:val="left"/>
      <w:pPr>
        <w:ind w:left="720" w:hanging="360"/>
      </w:pPr>
      <w:rPr>
        <w:rFonts w:ascii="Univers for BP Light" w:eastAsia="Times New Roman" w:hAnsi="Univers for BP Light"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A9D5A7B"/>
    <w:multiLevelType w:val="multilevel"/>
    <w:tmpl w:val="DE389BDC"/>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38" w15:restartNumberingAfterBreak="0">
    <w:nsid w:val="77357DFB"/>
    <w:multiLevelType w:val="hybridMultilevel"/>
    <w:tmpl w:val="979CB9FC"/>
    <w:lvl w:ilvl="0" w:tplc="040C000F">
      <w:start w:val="1"/>
      <w:numFmt w:val="decimal"/>
      <w:lvlText w:val="%1."/>
      <w:lvlJc w:val="left"/>
      <w:pPr>
        <w:ind w:left="1854" w:hanging="360"/>
      </w:pPr>
    </w:lvl>
    <w:lvl w:ilvl="1" w:tplc="040C0019" w:tentative="1">
      <w:start w:val="1"/>
      <w:numFmt w:val="lowerLetter"/>
      <w:lvlText w:val="%2."/>
      <w:lvlJc w:val="left"/>
      <w:pPr>
        <w:ind w:left="2574" w:hanging="360"/>
      </w:pPr>
    </w:lvl>
    <w:lvl w:ilvl="2" w:tplc="040C001B" w:tentative="1">
      <w:start w:val="1"/>
      <w:numFmt w:val="lowerRoman"/>
      <w:lvlText w:val="%3."/>
      <w:lvlJc w:val="right"/>
      <w:pPr>
        <w:ind w:left="3294" w:hanging="180"/>
      </w:pPr>
    </w:lvl>
    <w:lvl w:ilvl="3" w:tplc="040C000F" w:tentative="1">
      <w:start w:val="1"/>
      <w:numFmt w:val="decimal"/>
      <w:lvlText w:val="%4."/>
      <w:lvlJc w:val="left"/>
      <w:pPr>
        <w:ind w:left="4014" w:hanging="360"/>
      </w:pPr>
    </w:lvl>
    <w:lvl w:ilvl="4" w:tplc="040C0019" w:tentative="1">
      <w:start w:val="1"/>
      <w:numFmt w:val="lowerLetter"/>
      <w:lvlText w:val="%5."/>
      <w:lvlJc w:val="left"/>
      <w:pPr>
        <w:ind w:left="4734" w:hanging="360"/>
      </w:pPr>
    </w:lvl>
    <w:lvl w:ilvl="5" w:tplc="040C001B" w:tentative="1">
      <w:start w:val="1"/>
      <w:numFmt w:val="lowerRoman"/>
      <w:lvlText w:val="%6."/>
      <w:lvlJc w:val="right"/>
      <w:pPr>
        <w:ind w:left="5454" w:hanging="180"/>
      </w:pPr>
    </w:lvl>
    <w:lvl w:ilvl="6" w:tplc="040C000F" w:tentative="1">
      <w:start w:val="1"/>
      <w:numFmt w:val="decimal"/>
      <w:lvlText w:val="%7."/>
      <w:lvlJc w:val="left"/>
      <w:pPr>
        <w:ind w:left="6174" w:hanging="360"/>
      </w:pPr>
    </w:lvl>
    <w:lvl w:ilvl="7" w:tplc="040C0019" w:tentative="1">
      <w:start w:val="1"/>
      <w:numFmt w:val="lowerLetter"/>
      <w:lvlText w:val="%8."/>
      <w:lvlJc w:val="left"/>
      <w:pPr>
        <w:ind w:left="6894" w:hanging="360"/>
      </w:pPr>
    </w:lvl>
    <w:lvl w:ilvl="8" w:tplc="040C001B" w:tentative="1">
      <w:start w:val="1"/>
      <w:numFmt w:val="lowerRoman"/>
      <w:lvlText w:val="%9."/>
      <w:lvlJc w:val="right"/>
      <w:pPr>
        <w:ind w:left="7614" w:hanging="180"/>
      </w:pPr>
    </w:lvl>
  </w:abstractNum>
  <w:abstractNum w:abstractNumId="39" w15:restartNumberingAfterBreak="0">
    <w:nsid w:val="77566192"/>
    <w:multiLevelType w:val="hybridMultilevel"/>
    <w:tmpl w:val="B5DE9058"/>
    <w:lvl w:ilvl="0" w:tplc="040C000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40" w15:restartNumberingAfterBreak="0">
    <w:nsid w:val="79B31919"/>
    <w:multiLevelType w:val="hybridMultilevel"/>
    <w:tmpl w:val="28720F64"/>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2059552106">
    <w:abstractNumId w:val="23"/>
  </w:num>
  <w:num w:numId="2" w16cid:durableId="1263801557">
    <w:abstractNumId w:val="18"/>
  </w:num>
  <w:num w:numId="3" w16cid:durableId="762579466">
    <w:abstractNumId w:val="17"/>
  </w:num>
  <w:num w:numId="4" w16cid:durableId="1930656063">
    <w:abstractNumId w:val="21"/>
  </w:num>
  <w:num w:numId="5" w16cid:durableId="1596478827">
    <w:abstractNumId w:val="19"/>
  </w:num>
  <w:num w:numId="6" w16cid:durableId="9648693">
    <w:abstractNumId w:val="35"/>
  </w:num>
  <w:num w:numId="7" w16cid:durableId="2026521084">
    <w:abstractNumId w:val="14"/>
  </w:num>
  <w:num w:numId="8" w16cid:durableId="181747497">
    <w:abstractNumId w:val="32"/>
  </w:num>
  <w:num w:numId="9" w16cid:durableId="1188829532">
    <w:abstractNumId w:val="29"/>
  </w:num>
  <w:num w:numId="10" w16cid:durableId="928543293">
    <w:abstractNumId w:val="8"/>
  </w:num>
  <w:num w:numId="11" w16cid:durableId="326251811">
    <w:abstractNumId w:val="26"/>
  </w:num>
  <w:num w:numId="12" w16cid:durableId="1077509002">
    <w:abstractNumId w:val="31"/>
  </w:num>
  <w:num w:numId="13" w16cid:durableId="137118031">
    <w:abstractNumId w:val="20"/>
  </w:num>
  <w:num w:numId="14" w16cid:durableId="1359432198">
    <w:abstractNumId w:val="34"/>
  </w:num>
  <w:num w:numId="15" w16cid:durableId="1600680140">
    <w:abstractNumId w:val="40"/>
  </w:num>
  <w:num w:numId="16" w16cid:durableId="305159629">
    <w:abstractNumId w:val="28"/>
  </w:num>
  <w:num w:numId="17" w16cid:durableId="1264456248">
    <w:abstractNumId w:val="2"/>
  </w:num>
  <w:num w:numId="18" w16cid:durableId="18972003">
    <w:abstractNumId w:val="25"/>
  </w:num>
  <w:num w:numId="19" w16cid:durableId="1968970149">
    <w:abstractNumId w:val="10"/>
  </w:num>
  <w:num w:numId="20" w16cid:durableId="1578050538">
    <w:abstractNumId w:val="39"/>
  </w:num>
  <w:num w:numId="21" w16cid:durableId="602692308">
    <w:abstractNumId w:val="36"/>
  </w:num>
  <w:num w:numId="22" w16cid:durableId="1172335092">
    <w:abstractNumId w:val="27"/>
  </w:num>
  <w:num w:numId="23" w16cid:durableId="1017464728">
    <w:abstractNumId w:val="1"/>
  </w:num>
  <w:num w:numId="24" w16cid:durableId="955797821">
    <w:abstractNumId w:val="16"/>
  </w:num>
  <w:num w:numId="25" w16cid:durableId="308822448">
    <w:abstractNumId w:val="5"/>
  </w:num>
  <w:num w:numId="26" w16cid:durableId="569735144">
    <w:abstractNumId w:val="6"/>
  </w:num>
  <w:num w:numId="27" w16cid:durableId="611783429">
    <w:abstractNumId w:val="33"/>
  </w:num>
  <w:num w:numId="28" w16cid:durableId="946157469">
    <w:abstractNumId w:val="0"/>
  </w:num>
  <w:num w:numId="29" w16cid:durableId="725104306">
    <w:abstractNumId w:val="11"/>
  </w:num>
  <w:num w:numId="30" w16cid:durableId="712657701">
    <w:abstractNumId w:val="38"/>
  </w:num>
  <w:num w:numId="31" w16cid:durableId="1863934304">
    <w:abstractNumId w:val="3"/>
  </w:num>
  <w:num w:numId="32" w16cid:durableId="735739222">
    <w:abstractNumId w:val="30"/>
  </w:num>
  <w:num w:numId="33" w16cid:durableId="2052609522">
    <w:abstractNumId w:val="23"/>
  </w:num>
  <w:num w:numId="34" w16cid:durableId="299238470">
    <w:abstractNumId w:val="7"/>
  </w:num>
  <w:num w:numId="35" w16cid:durableId="1308629968">
    <w:abstractNumId w:val="13"/>
  </w:num>
  <w:num w:numId="36" w16cid:durableId="650476110">
    <w:abstractNumId w:val="12"/>
  </w:num>
  <w:num w:numId="37" w16cid:durableId="1380088744">
    <w:abstractNumId w:val="15"/>
  </w:num>
  <w:num w:numId="38" w16cid:durableId="2125734954">
    <w:abstractNumId w:val="24"/>
  </w:num>
  <w:num w:numId="39" w16cid:durableId="1047224592">
    <w:abstractNumId w:val="22"/>
  </w:num>
  <w:num w:numId="40" w16cid:durableId="151025293">
    <w:abstractNumId w:val="9"/>
  </w:num>
  <w:num w:numId="41" w16cid:durableId="213661198">
    <w:abstractNumId w:val="37"/>
  </w:num>
  <w:num w:numId="42" w16cid:durableId="747578855">
    <w:abstractNumId w:val="4"/>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bien DROUILLARD">
    <w15:presenceInfo w15:providerId="AD" w15:userId="S::fdrouillard@ar-law.fr::8610ad8b-6d37-4efe-84fe-ec0066db8830"/>
  </w15:person>
  <w15:person w15:author="Jean-Pierre Roux">
    <w15:presenceInfo w15:providerId="Windows Live" w15:userId="b15dca95aa10db6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ctiveWritingStyle w:appName="MSWord" w:lang="en-GB" w:vendorID="64" w:dllVersion="5" w:nlCheck="1" w:checkStyle="1"/>
  <w:activeWritingStyle w:appName="MSWord" w:lang="en-US" w:vendorID="64" w:dllVersion="5" w:nlCheck="1" w:checkStyle="1"/>
  <w:activeWritingStyle w:appName="MSWord" w:lang="en-GB" w:vendorID="64" w:dllVersion="6" w:nlCheck="1" w:checkStyle="1"/>
  <w:activeWritingStyle w:appName="MSWord" w:lang="en-US" w:vendorID="64" w:dllVersion="6" w:nlCheck="1" w:checkStyle="1"/>
  <w:activeWritingStyle w:appName="MSWord" w:lang="fr-FR" w:vendorID="64" w:dllVersion="6" w:nlCheck="1" w:checkStyle="1"/>
  <w:activeWritingStyle w:appName="MSWord" w:lang="en-US" w:vendorID="64" w:dllVersion="0" w:nlCheck="1" w:checkStyle="0"/>
  <w:activeWritingStyle w:appName="MSWord" w:lang="en-GB" w:vendorID="64" w:dllVersion="0" w:nlCheck="1" w:checkStyle="0"/>
  <w:activeWritingStyle w:appName="MSWord" w:lang="fr-FR" w:vendorID="64" w:dllVersion="0" w:nlCheck="1" w:checkStyle="0"/>
  <w:activeWritingStyle w:appName="MSWord" w:lang="pt-BR" w:vendorID="64" w:dllVersion="0" w:nlCheck="1" w:checkStyle="0"/>
  <w:activeWritingStyle w:appName="MSWord" w:lang="es-ES" w:vendorID="64" w:dllVersion="0" w:nlCheck="1" w:checkStyle="0"/>
  <w:activeWritingStyle w:appName="MSWord" w:lang="it-IT" w:vendorID="64" w:dllVersion="0" w:nlCheck="1" w:checkStyle="0"/>
  <w:activeWritingStyle w:appName="MSWord" w:lang="fr-BE" w:vendorID="64" w:dllVersion="6" w:nlCheck="1" w:checkStyle="1"/>
  <w:activeWritingStyle w:appName="MSWord" w:lang="fr-BE" w:vendorID="64" w:dllVersion="0" w:nlCheck="1" w:checkStyle="0"/>
  <w:stylePaneFormatFilter w:val="BE01" w:allStyles="1" w:customStyles="0" w:latentStyles="0" w:stylesInUse="0" w:headingStyles="0" w:numberingStyles="0" w:tableStyles="0" w:directFormattingOnRuns="0" w:directFormattingOnParagraphs="1" w:directFormattingOnNumbering="1" w:directFormattingOnTables="1" w:clearFormatting="1" w:top3HeadingStyles="1" w:visibleStyles="0" w:alternateStyleNames="1"/>
  <w:trackRevisions/>
  <w:defaultTabStop w:val="1134"/>
  <w:hyphenationZone w:val="425"/>
  <w:clickAndTypeStyle w:val="AnnexHeading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21823"/>
    <w:rsid w:val="00002226"/>
    <w:rsid w:val="00002722"/>
    <w:rsid w:val="00002D25"/>
    <w:rsid w:val="00003657"/>
    <w:rsid w:val="00003AE8"/>
    <w:rsid w:val="00004362"/>
    <w:rsid w:val="00005A02"/>
    <w:rsid w:val="00005F57"/>
    <w:rsid w:val="00006210"/>
    <w:rsid w:val="00006C15"/>
    <w:rsid w:val="00007A7F"/>
    <w:rsid w:val="00010408"/>
    <w:rsid w:val="00010769"/>
    <w:rsid w:val="000107D8"/>
    <w:rsid w:val="00010B3E"/>
    <w:rsid w:val="000118D0"/>
    <w:rsid w:val="00012027"/>
    <w:rsid w:val="000138CD"/>
    <w:rsid w:val="00013CAE"/>
    <w:rsid w:val="000148A3"/>
    <w:rsid w:val="00014F7F"/>
    <w:rsid w:val="00015587"/>
    <w:rsid w:val="00016184"/>
    <w:rsid w:val="000164A2"/>
    <w:rsid w:val="00016A67"/>
    <w:rsid w:val="00017700"/>
    <w:rsid w:val="00017A37"/>
    <w:rsid w:val="0002009F"/>
    <w:rsid w:val="0002121B"/>
    <w:rsid w:val="00021705"/>
    <w:rsid w:val="00023FF3"/>
    <w:rsid w:val="0002414F"/>
    <w:rsid w:val="0002436C"/>
    <w:rsid w:val="00024771"/>
    <w:rsid w:val="00026B76"/>
    <w:rsid w:val="00027DC3"/>
    <w:rsid w:val="00030255"/>
    <w:rsid w:val="00030D9E"/>
    <w:rsid w:val="0003250A"/>
    <w:rsid w:val="0003273E"/>
    <w:rsid w:val="00034ED6"/>
    <w:rsid w:val="00035409"/>
    <w:rsid w:val="00036BEF"/>
    <w:rsid w:val="00036F52"/>
    <w:rsid w:val="00037455"/>
    <w:rsid w:val="00037C3E"/>
    <w:rsid w:val="00037F76"/>
    <w:rsid w:val="00040309"/>
    <w:rsid w:val="0004163E"/>
    <w:rsid w:val="00041BB9"/>
    <w:rsid w:val="00042EA9"/>
    <w:rsid w:val="00042F29"/>
    <w:rsid w:val="00043E53"/>
    <w:rsid w:val="00043F16"/>
    <w:rsid w:val="000457C5"/>
    <w:rsid w:val="0004672A"/>
    <w:rsid w:val="00046DCF"/>
    <w:rsid w:val="0004736B"/>
    <w:rsid w:val="00050745"/>
    <w:rsid w:val="000516F8"/>
    <w:rsid w:val="00051773"/>
    <w:rsid w:val="00051D5C"/>
    <w:rsid w:val="00052F61"/>
    <w:rsid w:val="00053303"/>
    <w:rsid w:val="00054792"/>
    <w:rsid w:val="00055C5A"/>
    <w:rsid w:val="00056320"/>
    <w:rsid w:val="000564F4"/>
    <w:rsid w:val="00056A72"/>
    <w:rsid w:val="000601BE"/>
    <w:rsid w:val="00060F60"/>
    <w:rsid w:val="0006462C"/>
    <w:rsid w:val="0006509D"/>
    <w:rsid w:val="000663B8"/>
    <w:rsid w:val="000678AC"/>
    <w:rsid w:val="00067EDE"/>
    <w:rsid w:val="00071596"/>
    <w:rsid w:val="00071B35"/>
    <w:rsid w:val="000726F5"/>
    <w:rsid w:val="00072AE5"/>
    <w:rsid w:val="00072F0D"/>
    <w:rsid w:val="00073040"/>
    <w:rsid w:val="00073B60"/>
    <w:rsid w:val="00073D66"/>
    <w:rsid w:val="00073E0E"/>
    <w:rsid w:val="00074A05"/>
    <w:rsid w:val="00076405"/>
    <w:rsid w:val="00076701"/>
    <w:rsid w:val="00076B9D"/>
    <w:rsid w:val="00076C9F"/>
    <w:rsid w:val="00077505"/>
    <w:rsid w:val="00081025"/>
    <w:rsid w:val="0008130E"/>
    <w:rsid w:val="00081C13"/>
    <w:rsid w:val="00082009"/>
    <w:rsid w:val="0008240E"/>
    <w:rsid w:val="00082924"/>
    <w:rsid w:val="00082C6F"/>
    <w:rsid w:val="000830B9"/>
    <w:rsid w:val="00084671"/>
    <w:rsid w:val="00084BD2"/>
    <w:rsid w:val="0008509D"/>
    <w:rsid w:val="00085E04"/>
    <w:rsid w:val="00085E67"/>
    <w:rsid w:val="00086047"/>
    <w:rsid w:val="00090E30"/>
    <w:rsid w:val="00092194"/>
    <w:rsid w:val="00092C20"/>
    <w:rsid w:val="00093312"/>
    <w:rsid w:val="00093496"/>
    <w:rsid w:val="00094602"/>
    <w:rsid w:val="000950F4"/>
    <w:rsid w:val="0009520A"/>
    <w:rsid w:val="0009535E"/>
    <w:rsid w:val="00095899"/>
    <w:rsid w:val="0009632A"/>
    <w:rsid w:val="00096FB5"/>
    <w:rsid w:val="0009757D"/>
    <w:rsid w:val="000A00E9"/>
    <w:rsid w:val="000A02D0"/>
    <w:rsid w:val="000A0BDB"/>
    <w:rsid w:val="000A0FFF"/>
    <w:rsid w:val="000A1940"/>
    <w:rsid w:val="000A26F9"/>
    <w:rsid w:val="000A2C31"/>
    <w:rsid w:val="000A5173"/>
    <w:rsid w:val="000A66E8"/>
    <w:rsid w:val="000A673F"/>
    <w:rsid w:val="000A6807"/>
    <w:rsid w:val="000A6A31"/>
    <w:rsid w:val="000A7347"/>
    <w:rsid w:val="000A73EE"/>
    <w:rsid w:val="000B00EE"/>
    <w:rsid w:val="000B077A"/>
    <w:rsid w:val="000B07F2"/>
    <w:rsid w:val="000B091B"/>
    <w:rsid w:val="000B2003"/>
    <w:rsid w:val="000B20A0"/>
    <w:rsid w:val="000B39A1"/>
    <w:rsid w:val="000B470C"/>
    <w:rsid w:val="000B4CD1"/>
    <w:rsid w:val="000B4EFF"/>
    <w:rsid w:val="000B5D2D"/>
    <w:rsid w:val="000B7621"/>
    <w:rsid w:val="000C0431"/>
    <w:rsid w:val="000C0AF7"/>
    <w:rsid w:val="000C0BC9"/>
    <w:rsid w:val="000C14EB"/>
    <w:rsid w:val="000C301A"/>
    <w:rsid w:val="000C3095"/>
    <w:rsid w:val="000C56BB"/>
    <w:rsid w:val="000C5F97"/>
    <w:rsid w:val="000C669A"/>
    <w:rsid w:val="000C74AC"/>
    <w:rsid w:val="000C7F79"/>
    <w:rsid w:val="000D1213"/>
    <w:rsid w:val="000D1298"/>
    <w:rsid w:val="000D1876"/>
    <w:rsid w:val="000D1F52"/>
    <w:rsid w:val="000D303A"/>
    <w:rsid w:val="000D3189"/>
    <w:rsid w:val="000D4032"/>
    <w:rsid w:val="000D4845"/>
    <w:rsid w:val="000D49FC"/>
    <w:rsid w:val="000D4DE3"/>
    <w:rsid w:val="000D68A9"/>
    <w:rsid w:val="000E0C14"/>
    <w:rsid w:val="000E1310"/>
    <w:rsid w:val="000E222A"/>
    <w:rsid w:val="000E291F"/>
    <w:rsid w:val="000E49C5"/>
    <w:rsid w:val="000E4D94"/>
    <w:rsid w:val="000E5CBB"/>
    <w:rsid w:val="000E5E84"/>
    <w:rsid w:val="000E65E3"/>
    <w:rsid w:val="000E6BD9"/>
    <w:rsid w:val="000E7BB5"/>
    <w:rsid w:val="000F2B3C"/>
    <w:rsid w:val="000F3489"/>
    <w:rsid w:val="000F5C65"/>
    <w:rsid w:val="000F6026"/>
    <w:rsid w:val="000F6690"/>
    <w:rsid w:val="000F77A6"/>
    <w:rsid w:val="00100E3F"/>
    <w:rsid w:val="00101542"/>
    <w:rsid w:val="00101D7D"/>
    <w:rsid w:val="0010238A"/>
    <w:rsid w:val="001036BF"/>
    <w:rsid w:val="0010394E"/>
    <w:rsid w:val="0010422A"/>
    <w:rsid w:val="00104709"/>
    <w:rsid w:val="0010471E"/>
    <w:rsid w:val="0010658D"/>
    <w:rsid w:val="00107357"/>
    <w:rsid w:val="00107673"/>
    <w:rsid w:val="001077E8"/>
    <w:rsid w:val="00107E28"/>
    <w:rsid w:val="0011040C"/>
    <w:rsid w:val="00110FF4"/>
    <w:rsid w:val="001119D6"/>
    <w:rsid w:val="00112D40"/>
    <w:rsid w:val="00112E3D"/>
    <w:rsid w:val="001131E1"/>
    <w:rsid w:val="00113E3E"/>
    <w:rsid w:val="001205F6"/>
    <w:rsid w:val="0012089E"/>
    <w:rsid w:val="00120BDF"/>
    <w:rsid w:val="00120F31"/>
    <w:rsid w:val="00123FC5"/>
    <w:rsid w:val="00125AA9"/>
    <w:rsid w:val="001278A7"/>
    <w:rsid w:val="00131A5B"/>
    <w:rsid w:val="00131BCE"/>
    <w:rsid w:val="00133079"/>
    <w:rsid w:val="00133440"/>
    <w:rsid w:val="00134683"/>
    <w:rsid w:val="00134DAB"/>
    <w:rsid w:val="00135329"/>
    <w:rsid w:val="00135A25"/>
    <w:rsid w:val="00136D51"/>
    <w:rsid w:val="00137046"/>
    <w:rsid w:val="00140ABE"/>
    <w:rsid w:val="00141A7A"/>
    <w:rsid w:val="001423CB"/>
    <w:rsid w:val="00142F39"/>
    <w:rsid w:val="00143D62"/>
    <w:rsid w:val="00144BB7"/>
    <w:rsid w:val="001453D3"/>
    <w:rsid w:val="001454D4"/>
    <w:rsid w:val="001461A8"/>
    <w:rsid w:val="0015008B"/>
    <w:rsid w:val="001509B9"/>
    <w:rsid w:val="00151D18"/>
    <w:rsid w:val="001536AE"/>
    <w:rsid w:val="00153CB3"/>
    <w:rsid w:val="00154EEE"/>
    <w:rsid w:val="001553E1"/>
    <w:rsid w:val="00155521"/>
    <w:rsid w:val="00156079"/>
    <w:rsid w:val="001566E0"/>
    <w:rsid w:val="0015731D"/>
    <w:rsid w:val="00157658"/>
    <w:rsid w:val="00157847"/>
    <w:rsid w:val="001601E3"/>
    <w:rsid w:val="00160C31"/>
    <w:rsid w:val="00160E97"/>
    <w:rsid w:val="0016131D"/>
    <w:rsid w:val="00161D83"/>
    <w:rsid w:val="00162986"/>
    <w:rsid w:val="00163E11"/>
    <w:rsid w:val="00163EFE"/>
    <w:rsid w:val="00163F7E"/>
    <w:rsid w:val="00164B61"/>
    <w:rsid w:val="00165888"/>
    <w:rsid w:val="00167801"/>
    <w:rsid w:val="001703FD"/>
    <w:rsid w:val="00170585"/>
    <w:rsid w:val="00170904"/>
    <w:rsid w:val="00170B5C"/>
    <w:rsid w:val="0017409D"/>
    <w:rsid w:val="00174922"/>
    <w:rsid w:val="001758BC"/>
    <w:rsid w:val="00177AF0"/>
    <w:rsid w:val="00181477"/>
    <w:rsid w:val="00181F1A"/>
    <w:rsid w:val="00182586"/>
    <w:rsid w:val="00182A53"/>
    <w:rsid w:val="00182BB6"/>
    <w:rsid w:val="0018313A"/>
    <w:rsid w:val="00185088"/>
    <w:rsid w:val="00186897"/>
    <w:rsid w:val="00187CD0"/>
    <w:rsid w:val="00190551"/>
    <w:rsid w:val="001910A2"/>
    <w:rsid w:val="00191DCF"/>
    <w:rsid w:val="00192450"/>
    <w:rsid w:val="00192B93"/>
    <w:rsid w:val="00193FCA"/>
    <w:rsid w:val="00194403"/>
    <w:rsid w:val="00194D66"/>
    <w:rsid w:val="00195857"/>
    <w:rsid w:val="00196328"/>
    <w:rsid w:val="00197641"/>
    <w:rsid w:val="001976ED"/>
    <w:rsid w:val="0019790C"/>
    <w:rsid w:val="00197E86"/>
    <w:rsid w:val="001A0A30"/>
    <w:rsid w:val="001A0C76"/>
    <w:rsid w:val="001A1830"/>
    <w:rsid w:val="001A1E11"/>
    <w:rsid w:val="001A2133"/>
    <w:rsid w:val="001A2845"/>
    <w:rsid w:val="001A7540"/>
    <w:rsid w:val="001B2F10"/>
    <w:rsid w:val="001B38DD"/>
    <w:rsid w:val="001B3F51"/>
    <w:rsid w:val="001B40AE"/>
    <w:rsid w:val="001B46E8"/>
    <w:rsid w:val="001B5245"/>
    <w:rsid w:val="001C01D1"/>
    <w:rsid w:val="001C2FA6"/>
    <w:rsid w:val="001C334D"/>
    <w:rsid w:val="001C3E7E"/>
    <w:rsid w:val="001C4D7E"/>
    <w:rsid w:val="001C6875"/>
    <w:rsid w:val="001D1735"/>
    <w:rsid w:val="001D50E0"/>
    <w:rsid w:val="001D68CB"/>
    <w:rsid w:val="001D75DB"/>
    <w:rsid w:val="001E03DB"/>
    <w:rsid w:val="001E13FD"/>
    <w:rsid w:val="001E16BF"/>
    <w:rsid w:val="001E1C73"/>
    <w:rsid w:val="001E1E4E"/>
    <w:rsid w:val="001E269F"/>
    <w:rsid w:val="001E56EB"/>
    <w:rsid w:val="001E58F0"/>
    <w:rsid w:val="001E5A12"/>
    <w:rsid w:val="001E5A63"/>
    <w:rsid w:val="001E6360"/>
    <w:rsid w:val="001E7672"/>
    <w:rsid w:val="001E77E0"/>
    <w:rsid w:val="001F0939"/>
    <w:rsid w:val="001F0B06"/>
    <w:rsid w:val="001F1999"/>
    <w:rsid w:val="001F2083"/>
    <w:rsid w:val="001F2A71"/>
    <w:rsid w:val="001F3948"/>
    <w:rsid w:val="001F4A27"/>
    <w:rsid w:val="001F4DF2"/>
    <w:rsid w:val="001F5E02"/>
    <w:rsid w:val="001F5FA9"/>
    <w:rsid w:val="001F6863"/>
    <w:rsid w:val="002008D7"/>
    <w:rsid w:val="002011A2"/>
    <w:rsid w:val="002015A0"/>
    <w:rsid w:val="002017F7"/>
    <w:rsid w:val="00203FBB"/>
    <w:rsid w:val="0020504E"/>
    <w:rsid w:val="002076BE"/>
    <w:rsid w:val="0021025C"/>
    <w:rsid w:val="00211673"/>
    <w:rsid w:val="00214A71"/>
    <w:rsid w:val="00215312"/>
    <w:rsid w:val="002166BC"/>
    <w:rsid w:val="0021703A"/>
    <w:rsid w:val="00217703"/>
    <w:rsid w:val="002201F4"/>
    <w:rsid w:val="00220528"/>
    <w:rsid w:val="00221E32"/>
    <w:rsid w:val="002227EC"/>
    <w:rsid w:val="00223671"/>
    <w:rsid w:val="00223A5C"/>
    <w:rsid w:val="00224CB7"/>
    <w:rsid w:val="00224EE9"/>
    <w:rsid w:val="00225DC6"/>
    <w:rsid w:val="00225EC5"/>
    <w:rsid w:val="00226E69"/>
    <w:rsid w:val="002276D1"/>
    <w:rsid w:val="00227B05"/>
    <w:rsid w:val="00230025"/>
    <w:rsid w:val="00230B8B"/>
    <w:rsid w:val="00230F30"/>
    <w:rsid w:val="00230FCC"/>
    <w:rsid w:val="00231425"/>
    <w:rsid w:val="002324A4"/>
    <w:rsid w:val="00232615"/>
    <w:rsid w:val="00232707"/>
    <w:rsid w:val="00233187"/>
    <w:rsid w:val="002345D2"/>
    <w:rsid w:val="00234DB4"/>
    <w:rsid w:val="00234E0C"/>
    <w:rsid w:val="0023575F"/>
    <w:rsid w:val="002377A4"/>
    <w:rsid w:val="00240386"/>
    <w:rsid w:val="002416D3"/>
    <w:rsid w:val="002418D6"/>
    <w:rsid w:val="00242FB2"/>
    <w:rsid w:val="00243BA1"/>
    <w:rsid w:val="0024417B"/>
    <w:rsid w:val="002458A2"/>
    <w:rsid w:val="00246EFD"/>
    <w:rsid w:val="00247F46"/>
    <w:rsid w:val="00250273"/>
    <w:rsid w:val="002504DD"/>
    <w:rsid w:val="00251407"/>
    <w:rsid w:val="00251815"/>
    <w:rsid w:val="0025325A"/>
    <w:rsid w:val="002534AE"/>
    <w:rsid w:val="00253C51"/>
    <w:rsid w:val="00253FE5"/>
    <w:rsid w:val="0025507B"/>
    <w:rsid w:val="00255791"/>
    <w:rsid w:val="00255A4D"/>
    <w:rsid w:val="002571AA"/>
    <w:rsid w:val="002575FA"/>
    <w:rsid w:val="002576EF"/>
    <w:rsid w:val="00257A26"/>
    <w:rsid w:val="00261445"/>
    <w:rsid w:val="0026163F"/>
    <w:rsid w:val="0026183F"/>
    <w:rsid w:val="00261A10"/>
    <w:rsid w:val="002621F5"/>
    <w:rsid w:val="00262B30"/>
    <w:rsid w:val="00263D5D"/>
    <w:rsid w:val="00265737"/>
    <w:rsid w:val="002710A1"/>
    <w:rsid w:val="00271627"/>
    <w:rsid w:val="00271C96"/>
    <w:rsid w:val="0027325F"/>
    <w:rsid w:val="00273705"/>
    <w:rsid w:val="00274F48"/>
    <w:rsid w:val="00274F5E"/>
    <w:rsid w:val="0027594C"/>
    <w:rsid w:val="002764FB"/>
    <w:rsid w:val="00276964"/>
    <w:rsid w:val="00277205"/>
    <w:rsid w:val="00277702"/>
    <w:rsid w:val="00280802"/>
    <w:rsid w:val="00281507"/>
    <w:rsid w:val="00281B8C"/>
    <w:rsid w:val="00281D8F"/>
    <w:rsid w:val="00282534"/>
    <w:rsid w:val="002826CE"/>
    <w:rsid w:val="00282CBD"/>
    <w:rsid w:val="00285076"/>
    <w:rsid w:val="00285144"/>
    <w:rsid w:val="00286137"/>
    <w:rsid w:val="00290564"/>
    <w:rsid w:val="00290AED"/>
    <w:rsid w:val="002913EC"/>
    <w:rsid w:val="00293711"/>
    <w:rsid w:val="002950A8"/>
    <w:rsid w:val="00296230"/>
    <w:rsid w:val="002A1156"/>
    <w:rsid w:val="002A28A1"/>
    <w:rsid w:val="002A33A9"/>
    <w:rsid w:val="002A63D4"/>
    <w:rsid w:val="002A67D9"/>
    <w:rsid w:val="002A75E0"/>
    <w:rsid w:val="002B02F3"/>
    <w:rsid w:val="002B102B"/>
    <w:rsid w:val="002B1993"/>
    <w:rsid w:val="002B2339"/>
    <w:rsid w:val="002B40B0"/>
    <w:rsid w:val="002B4779"/>
    <w:rsid w:val="002B480C"/>
    <w:rsid w:val="002B6204"/>
    <w:rsid w:val="002B677C"/>
    <w:rsid w:val="002C0470"/>
    <w:rsid w:val="002C0743"/>
    <w:rsid w:val="002C0E79"/>
    <w:rsid w:val="002C0FC3"/>
    <w:rsid w:val="002C20C8"/>
    <w:rsid w:val="002C227E"/>
    <w:rsid w:val="002C240A"/>
    <w:rsid w:val="002C2E92"/>
    <w:rsid w:val="002C3D55"/>
    <w:rsid w:val="002C5CD3"/>
    <w:rsid w:val="002C648C"/>
    <w:rsid w:val="002C658C"/>
    <w:rsid w:val="002C6606"/>
    <w:rsid w:val="002C67A4"/>
    <w:rsid w:val="002C6943"/>
    <w:rsid w:val="002D275B"/>
    <w:rsid w:val="002D2DAF"/>
    <w:rsid w:val="002D3207"/>
    <w:rsid w:val="002D34B2"/>
    <w:rsid w:val="002D475D"/>
    <w:rsid w:val="002D6C63"/>
    <w:rsid w:val="002E0065"/>
    <w:rsid w:val="002E04D4"/>
    <w:rsid w:val="002E0CA0"/>
    <w:rsid w:val="002E14EB"/>
    <w:rsid w:val="002E2B14"/>
    <w:rsid w:val="002E43C4"/>
    <w:rsid w:val="002E4CF1"/>
    <w:rsid w:val="002E5915"/>
    <w:rsid w:val="002E6A89"/>
    <w:rsid w:val="002E75E4"/>
    <w:rsid w:val="002E7B4D"/>
    <w:rsid w:val="002F1ED8"/>
    <w:rsid w:val="002F4A2F"/>
    <w:rsid w:val="002F58E8"/>
    <w:rsid w:val="002F634E"/>
    <w:rsid w:val="002F6D84"/>
    <w:rsid w:val="0030059E"/>
    <w:rsid w:val="00300913"/>
    <w:rsid w:val="003017A8"/>
    <w:rsid w:val="00302B70"/>
    <w:rsid w:val="003034AC"/>
    <w:rsid w:val="00303BC5"/>
    <w:rsid w:val="00303DA1"/>
    <w:rsid w:val="00304C4F"/>
    <w:rsid w:val="003052E9"/>
    <w:rsid w:val="00310582"/>
    <w:rsid w:val="00310733"/>
    <w:rsid w:val="003110D8"/>
    <w:rsid w:val="00311217"/>
    <w:rsid w:val="00311DDA"/>
    <w:rsid w:val="00312612"/>
    <w:rsid w:val="00312A29"/>
    <w:rsid w:val="00312DD7"/>
    <w:rsid w:val="003131E7"/>
    <w:rsid w:val="0031384B"/>
    <w:rsid w:val="00314B0A"/>
    <w:rsid w:val="003151D7"/>
    <w:rsid w:val="00315C48"/>
    <w:rsid w:val="00316FF8"/>
    <w:rsid w:val="0031733A"/>
    <w:rsid w:val="00317D5E"/>
    <w:rsid w:val="003202CA"/>
    <w:rsid w:val="0032177F"/>
    <w:rsid w:val="003218D2"/>
    <w:rsid w:val="00321B96"/>
    <w:rsid w:val="003221A2"/>
    <w:rsid w:val="003225EB"/>
    <w:rsid w:val="00323602"/>
    <w:rsid w:val="0032624B"/>
    <w:rsid w:val="00331286"/>
    <w:rsid w:val="00331FD8"/>
    <w:rsid w:val="00335458"/>
    <w:rsid w:val="003354CF"/>
    <w:rsid w:val="003359C5"/>
    <w:rsid w:val="00335C78"/>
    <w:rsid w:val="00335FB9"/>
    <w:rsid w:val="00336DE8"/>
    <w:rsid w:val="00337EBD"/>
    <w:rsid w:val="00340183"/>
    <w:rsid w:val="003405DB"/>
    <w:rsid w:val="00340751"/>
    <w:rsid w:val="00341529"/>
    <w:rsid w:val="003421B5"/>
    <w:rsid w:val="003427F0"/>
    <w:rsid w:val="00343615"/>
    <w:rsid w:val="00343B35"/>
    <w:rsid w:val="0034506B"/>
    <w:rsid w:val="00345402"/>
    <w:rsid w:val="00345610"/>
    <w:rsid w:val="00346C8A"/>
    <w:rsid w:val="00347295"/>
    <w:rsid w:val="00347B49"/>
    <w:rsid w:val="00347C4B"/>
    <w:rsid w:val="00350329"/>
    <w:rsid w:val="00351395"/>
    <w:rsid w:val="003532D6"/>
    <w:rsid w:val="003555CC"/>
    <w:rsid w:val="00355A51"/>
    <w:rsid w:val="00357973"/>
    <w:rsid w:val="00362E18"/>
    <w:rsid w:val="00362F3A"/>
    <w:rsid w:val="003668C6"/>
    <w:rsid w:val="0036709D"/>
    <w:rsid w:val="00367C23"/>
    <w:rsid w:val="0037283E"/>
    <w:rsid w:val="00373A74"/>
    <w:rsid w:val="00374570"/>
    <w:rsid w:val="00380264"/>
    <w:rsid w:val="0038168C"/>
    <w:rsid w:val="003819E0"/>
    <w:rsid w:val="00382626"/>
    <w:rsid w:val="00382D45"/>
    <w:rsid w:val="00383517"/>
    <w:rsid w:val="0038456A"/>
    <w:rsid w:val="003848DC"/>
    <w:rsid w:val="00384D2A"/>
    <w:rsid w:val="00385141"/>
    <w:rsid w:val="00385830"/>
    <w:rsid w:val="00386C72"/>
    <w:rsid w:val="00387192"/>
    <w:rsid w:val="00387904"/>
    <w:rsid w:val="00387A69"/>
    <w:rsid w:val="00387CF1"/>
    <w:rsid w:val="0039165D"/>
    <w:rsid w:val="003922F0"/>
    <w:rsid w:val="003928E2"/>
    <w:rsid w:val="00393419"/>
    <w:rsid w:val="00393984"/>
    <w:rsid w:val="00394CCD"/>
    <w:rsid w:val="00396BAF"/>
    <w:rsid w:val="0039772D"/>
    <w:rsid w:val="003A1026"/>
    <w:rsid w:val="003A1252"/>
    <w:rsid w:val="003A2917"/>
    <w:rsid w:val="003A2F99"/>
    <w:rsid w:val="003A3EA8"/>
    <w:rsid w:val="003A4755"/>
    <w:rsid w:val="003A4B71"/>
    <w:rsid w:val="003A4F57"/>
    <w:rsid w:val="003A5D5B"/>
    <w:rsid w:val="003A6335"/>
    <w:rsid w:val="003A7A5B"/>
    <w:rsid w:val="003B05D5"/>
    <w:rsid w:val="003B197A"/>
    <w:rsid w:val="003B55BD"/>
    <w:rsid w:val="003B701B"/>
    <w:rsid w:val="003C0EC1"/>
    <w:rsid w:val="003C2E79"/>
    <w:rsid w:val="003C3B2F"/>
    <w:rsid w:val="003C45F6"/>
    <w:rsid w:val="003C7126"/>
    <w:rsid w:val="003D1A9D"/>
    <w:rsid w:val="003D1FEA"/>
    <w:rsid w:val="003D2BA8"/>
    <w:rsid w:val="003D2C52"/>
    <w:rsid w:val="003D3049"/>
    <w:rsid w:val="003D3856"/>
    <w:rsid w:val="003D68FA"/>
    <w:rsid w:val="003D6C07"/>
    <w:rsid w:val="003D71D1"/>
    <w:rsid w:val="003D72C0"/>
    <w:rsid w:val="003E0372"/>
    <w:rsid w:val="003E23E6"/>
    <w:rsid w:val="003E2C91"/>
    <w:rsid w:val="003E3CAA"/>
    <w:rsid w:val="003E4BE6"/>
    <w:rsid w:val="003E5A52"/>
    <w:rsid w:val="003E5F77"/>
    <w:rsid w:val="003E6CEF"/>
    <w:rsid w:val="003E745E"/>
    <w:rsid w:val="003F0BE4"/>
    <w:rsid w:val="003F109F"/>
    <w:rsid w:val="003F1386"/>
    <w:rsid w:val="003F1CB0"/>
    <w:rsid w:val="003F2AEC"/>
    <w:rsid w:val="003F2DF5"/>
    <w:rsid w:val="003F383B"/>
    <w:rsid w:val="003F3D4C"/>
    <w:rsid w:val="003F4220"/>
    <w:rsid w:val="003F5A9A"/>
    <w:rsid w:val="003F6416"/>
    <w:rsid w:val="003F7D20"/>
    <w:rsid w:val="00400779"/>
    <w:rsid w:val="0040129B"/>
    <w:rsid w:val="00401FFA"/>
    <w:rsid w:val="004030B5"/>
    <w:rsid w:val="00403C20"/>
    <w:rsid w:val="00403C25"/>
    <w:rsid w:val="00403D5F"/>
    <w:rsid w:val="004045E0"/>
    <w:rsid w:val="004050AF"/>
    <w:rsid w:val="00407641"/>
    <w:rsid w:val="004078EC"/>
    <w:rsid w:val="00410D2D"/>
    <w:rsid w:val="00411903"/>
    <w:rsid w:val="00411E9C"/>
    <w:rsid w:val="00412CEA"/>
    <w:rsid w:val="004147A8"/>
    <w:rsid w:val="00416643"/>
    <w:rsid w:val="004166FE"/>
    <w:rsid w:val="00416723"/>
    <w:rsid w:val="00417291"/>
    <w:rsid w:val="0041754B"/>
    <w:rsid w:val="0042049F"/>
    <w:rsid w:val="00420EB3"/>
    <w:rsid w:val="00421CFC"/>
    <w:rsid w:val="00422029"/>
    <w:rsid w:val="0042251A"/>
    <w:rsid w:val="00422B2E"/>
    <w:rsid w:val="00423183"/>
    <w:rsid w:val="00423FDA"/>
    <w:rsid w:val="004257BA"/>
    <w:rsid w:val="004257E2"/>
    <w:rsid w:val="0042708E"/>
    <w:rsid w:val="00427300"/>
    <w:rsid w:val="004304B4"/>
    <w:rsid w:val="004323E1"/>
    <w:rsid w:val="0043264B"/>
    <w:rsid w:val="00432BF3"/>
    <w:rsid w:val="00432EA8"/>
    <w:rsid w:val="004338AB"/>
    <w:rsid w:val="00433A5A"/>
    <w:rsid w:val="00433AD6"/>
    <w:rsid w:val="00434549"/>
    <w:rsid w:val="00435513"/>
    <w:rsid w:val="0043596E"/>
    <w:rsid w:val="004372E5"/>
    <w:rsid w:val="004378B7"/>
    <w:rsid w:val="004405FB"/>
    <w:rsid w:val="0044104A"/>
    <w:rsid w:val="0044249E"/>
    <w:rsid w:val="00443235"/>
    <w:rsid w:val="004440E0"/>
    <w:rsid w:val="004441AF"/>
    <w:rsid w:val="00444307"/>
    <w:rsid w:val="004444EB"/>
    <w:rsid w:val="004458D7"/>
    <w:rsid w:val="004462F6"/>
    <w:rsid w:val="004466BF"/>
    <w:rsid w:val="004470D6"/>
    <w:rsid w:val="00447D04"/>
    <w:rsid w:val="00447F44"/>
    <w:rsid w:val="004500CA"/>
    <w:rsid w:val="004500D1"/>
    <w:rsid w:val="00450FC3"/>
    <w:rsid w:val="00452036"/>
    <w:rsid w:val="00452817"/>
    <w:rsid w:val="004536BA"/>
    <w:rsid w:val="00454ADB"/>
    <w:rsid w:val="00454DB1"/>
    <w:rsid w:val="004552B1"/>
    <w:rsid w:val="00455717"/>
    <w:rsid w:val="004569C1"/>
    <w:rsid w:val="00457074"/>
    <w:rsid w:val="00461D84"/>
    <w:rsid w:val="0046202A"/>
    <w:rsid w:val="00462B7A"/>
    <w:rsid w:val="00470040"/>
    <w:rsid w:val="004701D2"/>
    <w:rsid w:val="004701DE"/>
    <w:rsid w:val="00471180"/>
    <w:rsid w:val="004719C9"/>
    <w:rsid w:val="00472A9E"/>
    <w:rsid w:val="004750AF"/>
    <w:rsid w:val="004756C5"/>
    <w:rsid w:val="00475E2C"/>
    <w:rsid w:val="00476732"/>
    <w:rsid w:val="0048206A"/>
    <w:rsid w:val="00483065"/>
    <w:rsid w:val="00484107"/>
    <w:rsid w:val="0048420A"/>
    <w:rsid w:val="00484487"/>
    <w:rsid w:val="004844AE"/>
    <w:rsid w:val="00484CAA"/>
    <w:rsid w:val="00485B52"/>
    <w:rsid w:val="00485C48"/>
    <w:rsid w:val="00490295"/>
    <w:rsid w:val="0049056F"/>
    <w:rsid w:val="004916DA"/>
    <w:rsid w:val="0049188F"/>
    <w:rsid w:val="00491B30"/>
    <w:rsid w:val="0049243A"/>
    <w:rsid w:val="004940A0"/>
    <w:rsid w:val="00494409"/>
    <w:rsid w:val="004944D8"/>
    <w:rsid w:val="004948BF"/>
    <w:rsid w:val="00495172"/>
    <w:rsid w:val="00496131"/>
    <w:rsid w:val="00496286"/>
    <w:rsid w:val="00496503"/>
    <w:rsid w:val="0049738B"/>
    <w:rsid w:val="004A0245"/>
    <w:rsid w:val="004A0B7F"/>
    <w:rsid w:val="004A0EFD"/>
    <w:rsid w:val="004A1011"/>
    <w:rsid w:val="004A2C1B"/>
    <w:rsid w:val="004A3319"/>
    <w:rsid w:val="004A3922"/>
    <w:rsid w:val="004A3AD4"/>
    <w:rsid w:val="004A43AB"/>
    <w:rsid w:val="004A5549"/>
    <w:rsid w:val="004A5D4C"/>
    <w:rsid w:val="004A5F4E"/>
    <w:rsid w:val="004A5F51"/>
    <w:rsid w:val="004A615D"/>
    <w:rsid w:val="004A7A21"/>
    <w:rsid w:val="004B3308"/>
    <w:rsid w:val="004B3B8B"/>
    <w:rsid w:val="004B45F1"/>
    <w:rsid w:val="004B5566"/>
    <w:rsid w:val="004B70CB"/>
    <w:rsid w:val="004B7441"/>
    <w:rsid w:val="004B76AB"/>
    <w:rsid w:val="004C0CCE"/>
    <w:rsid w:val="004C0EB8"/>
    <w:rsid w:val="004C1674"/>
    <w:rsid w:val="004C19E5"/>
    <w:rsid w:val="004C1D66"/>
    <w:rsid w:val="004C1DCF"/>
    <w:rsid w:val="004C2B10"/>
    <w:rsid w:val="004C3618"/>
    <w:rsid w:val="004C459E"/>
    <w:rsid w:val="004C46F6"/>
    <w:rsid w:val="004C60AB"/>
    <w:rsid w:val="004C7B92"/>
    <w:rsid w:val="004C7E90"/>
    <w:rsid w:val="004D03D9"/>
    <w:rsid w:val="004D05C0"/>
    <w:rsid w:val="004D0825"/>
    <w:rsid w:val="004D1A6C"/>
    <w:rsid w:val="004D3414"/>
    <w:rsid w:val="004D486D"/>
    <w:rsid w:val="004D490C"/>
    <w:rsid w:val="004D54B8"/>
    <w:rsid w:val="004D5778"/>
    <w:rsid w:val="004D6747"/>
    <w:rsid w:val="004E065A"/>
    <w:rsid w:val="004E0724"/>
    <w:rsid w:val="004E22F0"/>
    <w:rsid w:val="004E24CE"/>
    <w:rsid w:val="004E2EFA"/>
    <w:rsid w:val="004E36FF"/>
    <w:rsid w:val="004E46D9"/>
    <w:rsid w:val="004E6413"/>
    <w:rsid w:val="004F0C4E"/>
    <w:rsid w:val="004F1E4C"/>
    <w:rsid w:val="004F2D82"/>
    <w:rsid w:val="004F3434"/>
    <w:rsid w:val="004F3F4F"/>
    <w:rsid w:val="004F3F60"/>
    <w:rsid w:val="004F4445"/>
    <w:rsid w:val="004F4634"/>
    <w:rsid w:val="004F475B"/>
    <w:rsid w:val="004F5D6A"/>
    <w:rsid w:val="004F5EEE"/>
    <w:rsid w:val="004F5F17"/>
    <w:rsid w:val="00501521"/>
    <w:rsid w:val="00502F23"/>
    <w:rsid w:val="0050389A"/>
    <w:rsid w:val="00503E04"/>
    <w:rsid w:val="00504095"/>
    <w:rsid w:val="00504AC7"/>
    <w:rsid w:val="00505F1C"/>
    <w:rsid w:val="00507012"/>
    <w:rsid w:val="00510541"/>
    <w:rsid w:val="00510860"/>
    <w:rsid w:val="00510869"/>
    <w:rsid w:val="00510AB1"/>
    <w:rsid w:val="005119C2"/>
    <w:rsid w:val="005122F4"/>
    <w:rsid w:val="00512C4A"/>
    <w:rsid w:val="00513393"/>
    <w:rsid w:val="00513E77"/>
    <w:rsid w:val="00514B46"/>
    <w:rsid w:val="00514DDB"/>
    <w:rsid w:val="00515202"/>
    <w:rsid w:val="00515299"/>
    <w:rsid w:val="00515E5D"/>
    <w:rsid w:val="00515F46"/>
    <w:rsid w:val="005163EF"/>
    <w:rsid w:val="005206CA"/>
    <w:rsid w:val="00520B3B"/>
    <w:rsid w:val="00522AE6"/>
    <w:rsid w:val="00522C0C"/>
    <w:rsid w:val="005240D7"/>
    <w:rsid w:val="00527B90"/>
    <w:rsid w:val="005301A4"/>
    <w:rsid w:val="00531376"/>
    <w:rsid w:val="00531D7F"/>
    <w:rsid w:val="005322FD"/>
    <w:rsid w:val="005325F0"/>
    <w:rsid w:val="00532709"/>
    <w:rsid w:val="00532FDF"/>
    <w:rsid w:val="00534261"/>
    <w:rsid w:val="005363E6"/>
    <w:rsid w:val="005370F0"/>
    <w:rsid w:val="00537E0E"/>
    <w:rsid w:val="00537F53"/>
    <w:rsid w:val="00543741"/>
    <w:rsid w:val="0054422A"/>
    <w:rsid w:val="00547D2C"/>
    <w:rsid w:val="00550679"/>
    <w:rsid w:val="0055184B"/>
    <w:rsid w:val="00551EE7"/>
    <w:rsid w:val="005523DD"/>
    <w:rsid w:val="00552578"/>
    <w:rsid w:val="005527FD"/>
    <w:rsid w:val="005530BA"/>
    <w:rsid w:val="00553670"/>
    <w:rsid w:val="00553770"/>
    <w:rsid w:val="00554D65"/>
    <w:rsid w:val="0055501A"/>
    <w:rsid w:val="00556AB4"/>
    <w:rsid w:val="00557717"/>
    <w:rsid w:val="00557ED4"/>
    <w:rsid w:val="00557F5C"/>
    <w:rsid w:val="00561516"/>
    <w:rsid w:val="00562CA9"/>
    <w:rsid w:val="00563933"/>
    <w:rsid w:val="005651A4"/>
    <w:rsid w:val="005658C8"/>
    <w:rsid w:val="00567066"/>
    <w:rsid w:val="00567506"/>
    <w:rsid w:val="0056771C"/>
    <w:rsid w:val="00567A1A"/>
    <w:rsid w:val="0057141B"/>
    <w:rsid w:val="00572035"/>
    <w:rsid w:val="00573D02"/>
    <w:rsid w:val="00574655"/>
    <w:rsid w:val="00574E3A"/>
    <w:rsid w:val="00575515"/>
    <w:rsid w:val="00575A97"/>
    <w:rsid w:val="00576E4E"/>
    <w:rsid w:val="00577B67"/>
    <w:rsid w:val="00577F5F"/>
    <w:rsid w:val="005803F3"/>
    <w:rsid w:val="00580440"/>
    <w:rsid w:val="00580AE4"/>
    <w:rsid w:val="00580B22"/>
    <w:rsid w:val="00580EE9"/>
    <w:rsid w:val="00581D1D"/>
    <w:rsid w:val="00582778"/>
    <w:rsid w:val="0058321B"/>
    <w:rsid w:val="0058385D"/>
    <w:rsid w:val="00583A38"/>
    <w:rsid w:val="005840B6"/>
    <w:rsid w:val="0058443F"/>
    <w:rsid w:val="0058512E"/>
    <w:rsid w:val="0058659A"/>
    <w:rsid w:val="00590B8D"/>
    <w:rsid w:val="0059205B"/>
    <w:rsid w:val="005940F0"/>
    <w:rsid w:val="005948F0"/>
    <w:rsid w:val="00594E5E"/>
    <w:rsid w:val="0059546D"/>
    <w:rsid w:val="005957BA"/>
    <w:rsid w:val="00596C4D"/>
    <w:rsid w:val="005A0749"/>
    <w:rsid w:val="005A2E45"/>
    <w:rsid w:val="005A42CA"/>
    <w:rsid w:val="005A4928"/>
    <w:rsid w:val="005A4BF0"/>
    <w:rsid w:val="005A5A83"/>
    <w:rsid w:val="005A5D50"/>
    <w:rsid w:val="005A651F"/>
    <w:rsid w:val="005B0B18"/>
    <w:rsid w:val="005B0F10"/>
    <w:rsid w:val="005B214D"/>
    <w:rsid w:val="005B2DB1"/>
    <w:rsid w:val="005B2E4F"/>
    <w:rsid w:val="005B32CB"/>
    <w:rsid w:val="005B4500"/>
    <w:rsid w:val="005B5D2A"/>
    <w:rsid w:val="005C06E0"/>
    <w:rsid w:val="005C10A2"/>
    <w:rsid w:val="005C10C7"/>
    <w:rsid w:val="005C1221"/>
    <w:rsid w:val="005C1B9C"/>
    <w:rsid w:val="005C255A"/>
    <w:rsid w:val="005C2BCA"/>
    <w:rsid w:val="005C5FC5"/>
    <w:rsid w:val="005C6133"/>
    <w:rsid w:val="005C69C4"/>
    <w:rsid w:val="005D055A"/>
    <w:rsid w:val="005D08D3"/>
    <w:rsid w:val="005D1515"/>
    <w:rsid w:val="005D1997"/>
    <w:rsid w:val="005D2117"/>
    <w:rsid w:val="005D454A"/>
    <w:rsid w:val="005D46E4"/>
    <w:rsid w:val="005E06E4"/>
    <w:rsid w:val="005E0817"/>
    <w:rsid w:val="005E082A"/>
    <w:rsid w:val="005E0CE4"/>
    <w:rsid w:val="005E23A4"/>
    <w:rsid w:val="005E2B84"/>
    <w:rsid w:val="005E3ADC"/>
    <w:rsid w:val="005E4738"/>
    <w:rsid w:val="005E5D7F"/>
    <w:rsid w:val="005E5F4B"/>
    <w:rsid w:val="005E64AB"/>
    <w:rsid w:val="005E6B9F"/>
    <w:rsid w:val="005E745E"/>
    <w:rsid w:val="005F14FF"/>
    <w:rsid w:val="005F158A"/>
    <w:rsid w:val="005F1939"/>
    <w:rsid w:val="005F328A"/>
    <w:rsid w:val="005F32B6"/>
    <w:rsid w:val="005F3866"/>
    <w:rsid w:val="005F3AAA"/>
    <w:rsid w:val="005F5C43"/>
    <w:rsid w:val="005F5F62"/>
    <w:rsid w:val="005F6B0F"/>
    <w:rsid w:val="00600103"/>
    <w:rsid w:val="00601824"/>
    <w:rsid w:val="00602089"/>
    <w:rsid w:val="0060225E"/>
    <w:rsid w:val="0060299B"/>
    <w:rsid w:val="00602AD6"/>
    <w:rsid w:val="006038D5"/>
    <w:rsid w:val="00603D07"/>
    <w:rsid w:val="0060511D"/>
    <w:rsid w:val="006052EF"/>
    <w:rsid w:val="00607D0A"/>
    <w:rsid w:val="0061076A"/>
    <w:rsid w:val="0061208A"/>
    <w:rsid w:val="00612BD2"/>
    <w:rsid w:val="00614264"/>
    <w:rsid w:val="00614C2F"/>
    <w:rsid w:val="00615574"/>
    <w:rsid w:val="00615F28"/>
    <w:rsid w:val="006216DF"/>
    <w:rsid w:val="00621C1B"/>
    <w:rsid w:val="00621E42"/>
    <w:rsid w:val="00623FB0"/>
    <w:rsid w:val="0062419D"/>
    <w:rsid w:val="006242DB"/>
    <w:rsid w:val="0062450A"/>
    <w:rsid w:val="00624998"/>
    <w:rsid w:val="00624D0C"/>
    <w:rsid w:val="0062537C"/>
    <w:rsid w:val="00625441"/>
    <w:rsid w:val="00625B1A"/>
    <w:rsid w:val="00626163"/>
    <w:rsid w:val="0062636C"/>
    <w:rsid w:val="0062737B"/>
    <w:rsid w:val="0063097B"/>
    <w:rsid w:val="00630DBA"/>
    <w:rsid w:val="006315F6"/>
    <w:rsid w:val="00632CF6"/>
    <w:rsid w:val="00632D86"/>
    <w:rsid w:val="0063382E"/>
    <w:rsid w:val="006344C4"/>
    <w:rsid w:val="0063550C"/>
    <w:rsid w:val="00636767"/>
    <w:rsid w:val="00636B2A"/>
    <w:rsid w:val="0063729D"/>
    <w:rsid w:val="00637FDC"/>
    <w:rsid w:val="00640654"/>
    <w:rsid w:val="00640955"/>
    <w:rsid w:val="00640A41"/>
    <w:rsid w:val="00640F37"/>
    <w:rsid w:val="00642442"/>
    <w:rsid w:val="006428DA"/>
    <w:rsid w:val="00642C68"/>
    <w:rsid w:val="006430E3"/>
    <w:rsid w:val="00643464"/>
    <w:rsid w:val="00643550"/>
    <w:rsid w:val="0064358E"/>
    <w:rsid w:val="006455F5"/>
    <w:rsid w:val="006462CC"/>
    <w:rsid w:val="0064645B"/>
    <w:rsid w:val="00647662"/>
    <w:rsid w:val="00647747"/>
    <w:rsid w:val="00647D42"/>
    <w:rsid w:val="00650265"/>
    <w:rsid w:val="0065595F"/>
    <w:rsid w:val="0065644D"/>
    <w:rsid w:val="00660D33"/>
    <w:rsid w:val="00661FDB"/>
    <w:rsid w:val="00663781"/>
    <w:rsid w:val="006639D4"/>
    <w:rsid w:val="00664825"/>
    <w:rsid w:val="00664B50"/>
    <w:rsid w:val="00666755"/>
    <w:rsid w:val="00667C0C"/>
    <w:rsid w:val="006703B9"/>
    <w:rsid w:val="00672BC2"/>
    <w:rsid w:val="006733CB"/>
    <w:rsid w:val="00673920"/>
    <w:rsid w:val="006739F6"/>
    <w:rsid w:val="00673BA9"/>
    <w:rsid w:val="00673C15"/>
    <w:rsid w:val="0067410B"/>
    <w:rsid w:val="0067490B"/>
    <w:rsid w:val="00674A4F"/>
    <w:rsid w:val="0067544E"/>
    <w:rsid w:val="00675F06"/>
    <w:rsid w:val="00676995"/>
    <w:rsid w:val="00676F29"/>
    <w:rsid w:val="00680119"/>
    <w:rsid w:val="006811E1"/>
    <w:rsid w:val="00682F2F"/>
    <w:rsid w:val="00683A00"/>
    <w:rsid w:val="00683B38"/>
    <w:rsid w:val="00683FA2"/>
    <w:rsid w:val="00685370"/>
    <w:rsid w:val="00685BE6"/>
    <w:rsid w:val="006868A5"/>
    <w:rsid w:val="006869A1"/>
    <w:rsid w:val="00686CAB"/>
    <w:rsid w:val="00686DFF"/>
    <w:rsid w:val="00686F84"/>
    <w:rsid w:val="006874F3"/>
    <w:rsid w:val="00687E37"/>
    <w:rsid w:val="006914F5"/>
    <w:rsid w:val="0069157C"/>
    <w:rsid w:val="00691646"/>
    <w:rsid w:val="00691ECB"/>
    <w:rsid w:val="006921D7"/>
    <w:rsid w:val="00693103"/>
    <w:rsid w:val="00693A38"/>
    <w:rsid w:val="006948C3"/>
    <w:rsid w:val="00694B1D"/>
    <w:rsid w:val="006950C1"/>
    <w:rsid w:val="00695493"/>
    <w:rsid w:val="00695B19"/>
    <w:rsid w:val="00696DEF"/>
    <w:rsid w:val="006A12D4"/>
    <w:rsid w:val="006A148C"/>
    <w:rsid w:val="006A1D30"/>
    <w:rsid w:val="006A279B"/>
    <w:rsid w:val="006A3231"/>
    <w:rsid w:val="006A362A"/>
    <w:rsid w:val="006A414A"/>
    <w:rsid w:val="006A4688"/>
    <w:rsid w:val="006A4765"/>
    <w:rsid w:val="006A5354"/>
    <w:rsid w:val="006A5398"/>
    <w:rsid w:val="006A6CC5"/>
    <w:rsid w:val="006B03F9"/>
    <w:rsid w:val="006B0BB5"/>
    <w:rsid w:val="006B2D7A"/>
    <w:rsid w:val="006B4538"/>
    <w:rsid w:val="006B45E9"/>
    <w:rsid w:val="006B4E62"/>
    <w:rsid w:val="006B56B3"/>
    <w:rsid w:val="006B6474"/>
    <w:rsid w:val="006B658A"/>
    <w:rsid w:val="006B7A5A"/>
    <w:rsid w:val="006B7F70"/>
    <w:rsid w:val="006C0217"/>
    <w:rsid w:val="006C2708"/>
    <w:rsid w:val="006C3275"/>
    <w:rsid w:val="006C32ED"/>
    <w:rsid w:val="006C3BB9"/>
    <w:rsid w:val="006C4240"/>
    <w:rsid w:val="006C427E"/>
    <w:rsid w:val="006C73FD"/>
    <w:rsid w:val="006C7D6A"/>
    <w:rsid w:val="006D09A2"/>
    <w:rsid w:val="006D2208"/>
    <w:rsid w:val="006D27D1"/>
    <w:rsid w:val="006D39C4"/>
    <w:rsid w:val="006D46F2"/>
    <w:rsid w:val="006D4A7F"/>
    <w:rsid w:val="006D6A92"/>
    <w:rsid w:val="006D6BEE"/>
    <w:rsid w:val="006D7837"/>
    <w:rsid w:val="006D7CCA"/>
    <w:rsid w:val="006E0DC8"/>
    <w:rsid w:val="006E1043"/>
    <w:rsid w:val="006E19F7"/>
    <w:rsid w:val="006E21E6"/>
    <w:rsid w:val="006E258C"/>
    <w:rsid w:val="006E2B85"/>
    <w:rsid w:val="006E2F7C"/>
    <w:rsid w:val="006E308F"/>
    <w:rsid w:val="006E3D34"/>
    <w:rsid w:val="006E3F96"/>
    <w:rsid w:val="006E4C36"/>
    <w:rsid w:val="006E5BB9"/>
    <w:rsid w:val="006E7FA5"/>
    <w:rsid w:val="006F00C3"/>
    <w:rsid w:val="006F1764"/>
    <w:rsid w:val="006F1BE1"/>
    <w:rsid w:val="006F1E05"/>
    <w:rsid w:val="006F2959"/>
    <w:rsid w:val="006F2FFD"/>
    <w:rsid w:val="006F3A0B"/>
    <w:rsid w:val="006F3E6E"/>
    <w:rsid w:val="006F496F"/>
    <w:rsid w:val="006F49B0"/>
    <w:rsid w:val="006F57E2"/>
    <w:rsid w:val="006F6C73"/>
    <w:rsid w:val="006F743E"/>
    <w:rsid w:val="00700129"/>
    <w:rsid w:val="00702EA4"/>
    <w:rsid w:val="00703B3A"/>
    <w:rsid w:val="00705F2F"/>
    <w:rsid w:val="00706245"/>
    <w:rsid w:val="007065B2"/>
    <w:rsid w:val="0070695D"/>
    <w:rsid w:val="00706ACB"/>
    <w:rsid w:val="00711216"/>
    <w:rsid w:val="00711B45"/>
    <w:rsid w:val="007121CF"/>
    <w:rsid w:val="0071225A"/>
    <w:rsid w:val="00713C16"/>
    <w:rsid w:val="0071746F"/>
    <w:rsid w:val="00717889"/>
    <w:rsid w:val="007178F1"/>
    <w:rsid w:val="00717AA5"/>
    <w:rsid w:val="00717EEB"/>
    <w:rsid w:val="007213F7"/>
    <w:rsid w:val="00722BF6"/>
    <w:rsid w:val="00723D9B"/>
    <w:rsid w:val="007245F8"/>
    <w:rsid w:val="0072521E"/>
    <w:rsid w:val="00725EB0"/>
    <w:rsid w:val="007275EA"/>
    <w:rsid w:val="0073151E"/>
    <w:rsid w:val="00732176"/>
    <w:rsid w:val="00732CEB"/>
    <w:rsid w:val="00732DCF"/>
    <w:rsid w:val="00733727"/>
    <w:rsid w:val="00735AB2"/>
    <w:rsid w:val="00736187"/>
    <w:rsid w:val="00736382"/>
    <w:rsid w:val="00736878"/>
    <w:rsid w:val="00736997"/>
    <w:rsid w:val="00736B5D"/>
    <w:rsid w:val="00736E5D"/>
    <w:rsid w:val="00737EDC"/>
    <w:rsid w:val="00740197"/>
    <w:rsid w:val="007412E6"/>
    <w:rsid w:val="00741D53"/>
    <w:rsid w:val="00744649"/>
    <w:rsid w:val="007464C4"/>
    <w:rsid w:val="00747793"/>
    <w:rsid w:val="00751D66"/>
    <w:rsid w:val="00754228"/>
    <w:rsid w:val="00755777"/>
    <w:rsid w:val="0075586F"/>
    <w:rsid w:val="00755B1D"/>
    <w:rsid w:val="00757B05"/>
    <w:rsid w:val="007604F5"/>
    <w:rsid w:val="007614FE"/>
    <w:rsid w:val="00761AD3"/>
    <w:rsid w:val="007628B3"/>
    <w:rsid w:val="0076299A"/>
    <w:rsid w:val="00763ACF"/>
    <w:rsid w:val="00764332"/>
    <w:rsid w:val="00765908"/>
    <w:rsid w:val="00767043"/>
    <w:rsid w:val="0076767D"/>
    <w:rsid w:val="00770175"/>
    <w:rsid w:val="00770B20"/>
    <w:rsid w:val="00772519"/>
    <w:rsid w:val="00773286"/>
    <w:rsid w:val="00773A69"/>
    <w:rsid w:val="00773B8E"/>
    <w:rsid w:val="00774003"/>
    <w:rsid w:val="007742AF"/>
    <w:rsid w:val="0077448E"/>
    <w:rsid w:val="00776CFC"/>
    <w:rsid w:val="00780E00"/>
    <w:rsid w:val="0078172D"/>
    <w:rsid w:val="00781AF3"/>
    <w:rsid w:val="00782E44"/>
    <w:rsid w:val="00784E9B"/>
    <w:rsid w:val="007874B9"/>
    <w:rsid w:val="007876C2"/>
    <w:rsid w:val="007905E4"/>
    <w:rsid w:val="007911CB"/>
    <w:rsid w:val="00791FBB"/>
    <w:rsid w:val="0079356A"/>
    <w:rsid w:val="00793927"/>
    <w:rsid w:val="00793F33"/>
    <w:rsid w:val="0079410D"/>
    <w:rsid w:val="0079568C"/>
    <w:rsid w:val="00795D2F"/>
    <w:rsid w:val="00795DA9"/>
    <w:rsid w:val="00796609"/>
    <w:rsid w:val="007A01F8"/>
    <w:rsid w:val="007A0E70"/>
    <w:rsid w:val="007A1E66"/>
    <w:rsid w:val="007A2551"/>
    <w:rsid w:val="007A29BF"/>
    <w:rsid w:val="007A3DDF"/>
    <w:rsid w:val="007A467D"/>
    <w:rsid w:val="007A4FA4"/>
    <w:rsid w:val="007A5419"/>
    <w:rsid w:val="007A6DDD"/>
    <w:rsid w:val="007A7724"/>
    <w:rsid w:val="007B09C6"/>
    <w:rsid w:val="007B1260"/>
    <w:rsid w:val="007B1668"/>
    <w:rsid w:val="007B1AD2"/>
    <w:rsid w:val="007B1BF5"/>
    <w:rsid w:val="007B1C44"/>
    <w:rsid w:val="007B20D3"/>
    <w:rsid w:val="007B2508"/>
    <w:rsid w:val="007B370C"/>
    <w:rsid w:val="007B3DE3"/>
    <w:rsid w:val="007B5071"/>
    <w:rsid w:val="007B5910"/>
    <w:rsid w:val="007B6524"/>
    <w:rsid w:val="007B7B77"/>
    <w:rsid w:val="007C12BF"/>
    <w:rsid w:val="007C31B2"/>
    <w:rsid w:val="007C454D"/>
    <w:rsid w:val="007C4E9D"/>
    <w:rsid w:val="007C5770"/>
    <w:rsid w:val="007C5F6F"/>
    <w:rsid w:val="007C61C6"/>
    <w:rsid w:val="007C6254"/>
    <w:rsid w:val="007C6DFB"/>
    <w:rsid w:val="007C71BF"/>
    <w:rsid w:val="007C7D8E"/>
    <w:rsid w:val="007D0A8B"/>
    <w:rsid w:val="007D2247"/>
    <w:rsid w:val="007D323D"/>
    <w:rsid w:val="007D32C6"/>
    <w:rsid w:val="007D3AFB"/>
    <w:rsid w:val="007D4FDF"/>
    <w:rsid w:val="007D5C2B"/>
    <w:rsid w:val="007D7951"/>
    <w:rsid w:val="007D7BC0"/>
    <w:rsid w:val="007D7F83"/>
    <w:rsid w:val="007E07A2"/>
    <w:rsid w:val="007E0F36"/>
    <w:rsid w:val="007E460B"/>
    <w:rsid w:val="007E6235"/>
    <w:rsid w:val="007E6934"/>
    <w:rsid w:val="007E712C"/>
    <w:rsid w:val="007E72CB"/>
    <w:rsid w:val="007E7ED1"/>
    <w:rsid w:val="007F12A3"/>
    <w:rsid w:val="007F24CF"/>
    <w:rsid w:val="007F261A"/>
    <w:rsid w:val="007F3A43"/>
    <w:rsid w:val="007F4E53"/>
    <w:rsid w:val="007F5979"/>
    <w:rsid w:val="007F740E"/>
    <w:rsid w:val="00800E5E"/>
    <w:rsid w:val="0080118E"/>
    <w:rsid w:val="00801FBB"/>
    <w:rsid w:val="008022F2"/>
    <w:rsid w:val="00803010"/>
    <w:rsid w:val="0080441E"/>
    <w:rsid w:val="00804B9E"/>
    <w:rsid w:val="00804C37"/>
    <w:rsid w:val="00804D5A"/>
    <w:rsid w:val="0080517F"/>
    <w:rsid w:val="00805F5E"/>
    <w:rsid w:val="0080737E"/>
    <w:rsid w:val="008073A0"/>
    <w:rsid w:val="008076E9"/>
    <w:rsid w:val="008076EA"/>
    <w:rsid w:val="00807E20"/>
    <w:rsid w:val="00807EBC"/>
    <w:rsid w:val="00810A07"/>
    <w:rsid w:val="00811142"/>
    <w:rsid w:val="0081145D"/>
    <w:rsid w:val="00813019"/>
    <w:rsid w:val="008137D3"/>
    <w:rsid w:val="00813CA6"/>
    <w:rsid w:val="00814546"/>
    <w:rsid w:val="0081596C"/>
    <w:rsid w:val="008164AE"/>
    <w:rsid w:val="00816E40"/>
    <w:rsid w:val="008202F2"/>
    <w:rsid w:val="0082236F"/>
    <w:rsid w:val="00822374"/>
    <w:rsid w:val="008228FD"/>
    <w:rsid w:val="008238E0"/>
    <w:rsid w:val="00823ADF"/>
    <w:rsid w:val="00823C1B"/>
    <w:rsid w:val="00823D9D"/>
    <w:rsid w:val="00823E5A"/>
    <w:rsid w:val="00826BAA"/>
    <w:rsid w:val="00826BB1"/>
    <w:rsid w:val="0082773D"/>
    <w:rsid w:val="00827ED7"/>
    <w:rsid w:val="0083062D"/>
    <w:rsid w:val="008310D3"/>
    <w:rsid w:val="008313C5"/>
    <w:rsid w:val="00831AAE"/>
    <w:rsid w:val="008326BC"/>
    <w:rsid w:val="00833CA3"/>
    <w:rsid w:val="008343FF"/>
    <w:rsid w:val="00834C8F"/>
    <w:rsid w:val="00834FA8"/>
    <w:rsid w:val="008351CC"/>
    <w:rsid w:val="008364F8"/>
    <w:rsid w:val="00840030"/>
    <w:rsid w:val="00840273"/>
    <w:rsid w:val="00840CDB"/>
    <w:rsid w:val="00840D84"/>
    <w:rsid w:val="00841411"/>
    <w:rsid w:val="00841CA6"/>
    <w:rsid w:val="00842585"/>
    <w:rsid w:val="00842947"/>
    <w:rsid w:val="00842B53"/>
    <w:rsid w:val="00842D10"/>
    <w:rsid w:val="0084314F"/>
    <w:rsid w:val="00843A15"/>
    <w:rsid w:val="0084434F"/>
    <w:rsid w:val="008453DF"/>
    <w:rsid w:val="008478E5"/>
    <w:rsid w:val="008505DF"/>
    <w:rsid w:val="00851CBC"/>
    <w:rsid w:val="00852472"/>
    <w:rsid w:val="008528B3"/>
    <w:rsid w:val="00853932"/>
    <w:rsid w:val="008546C9"/>
    <w:rsid w:val="0085585F"/>
    <w:rsid w:val="00856B20"/>
    <w:rsid w:val="00857229"/>
    <w:rsid w:val="008575F0"/>
    <w:rsid w:val="00857C22"/>
    <w:rsid w:val="00860511"/>
    <w:rsid w:val="00863442"/>
    <w:rsid w:val="00865BDB"/>
    <w:rsid w:val="00865C96"/>
    <w:rsid w:val="008673BB"/>
    <w:rsid w:val="00870CA2"/>
    <w:rsid w:val="008711F3"/>
    <w:rsid w:val="00872EAB"/>
    <w:rsid w:val="00873DE0"/>
    <w:rsid w:val="00874512"/>
    <w:rsid w:val="0087477B"/>
    <w:rsid w:val="00875D77"/>
    <w:rsid w:val="00876155"/>
    <w:rsid w:val="00877583"/>
    <w:rsid w:val="00877621"/>
    <w:rsid w:val="008805B2"/>
    <w:rsid w:val="00880915"/>
    <w:rsid w:val="008812CD"/>
    <w:rsid w:val="0088180E"/>
    <w:rsid w:val="00881FB6"/>
    <w:rsid w:val="00882883"/>
    <w:rsid w:val="00885FB1"/>
    <w:rsid w:val="00886B09"/>
    <w:rsid w:val="00886B58"/>
    <w:rsid w:val="00886ED6"/>
    <w:rsid w:val="00887E5C"/>
    <w:rsid w:val="00890DDD"/>
    <w:rsid w:val="00891694"/>
    <w:rsid w:val="00891967"/>
    <w:rsid w:val="00892628"/>
    <w:rsid w:val="00892D43"/>
    <w:rsid w:val="00893FF4"/>
    <w:rsid w:val="008941EC"/>
    <w:rsid w:val="008947F0"/>
    <w:rsid w:val="00894E6B"/>
    <w:rsid w:val="008954A1"/>
    <w:rsid w:val="008957B1"/>
    <w:rsid w:val="008957C5"/>
    <w:rsid w:val="008958C7"/>
    <w:rsid w:val="00896B56"/>
    <w:rsid w:val="008A02F7"/>
    <w:rsid w:val="008A0BAD"/>
    <w:rsid w:val="008A0EA6"/>
    <w:rsid w:val="008A0EEE"/>
    <w:rsid w:val="008A146A"/>
    <w:rsid w:val="008A17AC"/>
    <w:rsid w:val="008A17BE"/>
    <w:rsid w:val="008A2E1E"/>
    <w:rsid w:val="008A2F92"/>
    <w:rsid w:val="008A3916"/>
    <w:rsid w:val="008A455B"/>
    <w:rsid w:val="008A4564"/>
    <w:rsid w:val="008A4ECB"/>
    <w:rsid w:val="008A4FC7"/>
    <w:rsid w:val="008A52CE"/>
    <w:rsid w:val="008A5CA5"/>
    <w:rsid w:val="008A7A6B"/>
    <w:rsid w:val="008A7C1F"/>
    <w:rsid w:val="008B0208"/>
    <w:rsid w:val="008B0A58"/>
    <w:rsid w:val="008B1329"/>
    <w:rsid w:val="008B2675"/>
    <w:rsid w:val="008B3175"/>
    <w:rsid w:val="008B355F"/>
    <w:rsid w:val="008B3C9E"/>
    <w:rsid w:val="008B4DB3"/>
    <w:rsid w:val="008B54F6"/>
    <w:rsid w:val="008B55EB"/>
    <w:rsid w:val="008B5919"/>
    <w:rsid w:val="008B5E19"/>
    <w:rsid w:val="008B625E"/>
    <w:rsid w:val="008B635F"/>
    <w:rsid w:val="008B6830"/>
    <w:rsid w:val="008B6EED"/>
    <w:rsid w:val="008B7A9D"/>
    <w:rsid w:val="008B7CDD"/>
    <w:rsid w:val="008C0091"/>
    <w:rsid w:val="008C0E8A"/>
    <w:rsid w:val="008C2D06"/>
    <w:rsid w:val="008C5E56"/>
    <w:rsid w:val="008C6C6F"/>
    <w:rsid w:val="008C7188"/>
    <w:rsid w:val="008C7700"/>
    <w:rsid w:val="008D02EB"/>
    <w:rsid w:val="008D0844"/>
    <w:rsid w:val="008D1D27"/>
    <w:rsid w:val="008D3694"/>
    <w:rsid w:val="008D4E95"/>
    <w:rsid w:val="008D51F8"/>
    <w:rsid w:val="008D6312"/>
    <w:rsid w:val="008D6715"/>
    <w:rsid w:val="008D6C1C"/>
    <w:rsid w:val="008D7819"/>
    <w:rsid w:val="008E124A"/>
    <w:rsid w:val="008E27A7"/>
    <w:rsid w:val="008E4DDE"/>
    <w:rsid w:val="008E5323"/>
    <w:rsid w:val="008E56CA"/>
    <w:rsid w:val="008E5A89"/>
    <w:rsid w:val="008F2115"/>
    <w:rsid w:val="008F2AF7"/>
    <w:rsid w:val="008F2FBE"/>
    <w:rsid w:val="008F4562"/>
    <w:rsid w:val="008F5635"/>
    <w:rsid w:val="008F5EE3"/>
    <w:rsid w:val="008F6EF7"/>
    <w:rsid w:val="009004DD"/>
    <w:rsid w:val="0090090A"/>
    <w:rsid w:val="009030B2"/>
    <w:rsid w:val="00903AC8"/>
    <w:rsid w:val="00903EDC"/>
    <w:rsid w:val="009040E5"/>
    <w:rsid w:val="009045F2"/>
    <w:rsid w:val="009046A2"/>
    <w:rsid w:val="009052E5"/>
    <w:rsid w:val="00907275"/>
    <w:rsid w:val="009106B4"/>
    <w:rsid w:val="0091089A"/>
    <w:rsid w:val="00911A1E"/>
    <w:rsid w:val="00913231"/>
    <w:rsid w:val="00913382"/>
    <w:rsid w:val="00914470"/>
    <w:rsid w:val="009151F7"/>
    <w:rsid w:val="009157F4"/>
    <w:rsid w:val="009172CE"/>
    <w:rsid w:val="00917A1E"/>
    <w:rsid w:val="00917BCE"/>
    <w:rsid w:val="00920926"/>
    <w:rsid w:val="00921854"/>
    <w:rsid w:val="00921A79"/>
    <w:rsid w:val="009227C8"/>
    <w:rsid w:val="00923A16"/>
    <w:rsid w:val="009248BC"/>
    <w:rsid w:val="009255D8"/>
    <w:rsid w:val="00925B91"/>
    <w:rsid w:val="009265DD"/>
    <w:rsid w:val="00926755"/>
    <w:rsid w:val="009277A8"/>
    <w:rsid w:val="00927C59"/>
    <w:rsid w:val="00931DA3"/>
    <w:rsid w:val="0093245C"/>
    <w:rsid w:val="00932523"/>
    <w:rsid w:val="0093314F"/>
    <w:rsid w:val="00933F1E"/>
    <w:rsid w:val="009341B1"/>
    <w:rsid w:val="009343A9"/>
    <w:rsid w:val="00934BD8"/>
    <w:rsid w:val="00935D4B"/>
    <w:rsid w:val="00936B3E"/>
    <w:rsid w:val="00936F4B"/>
    <w:rsid w:val="00940958"/>
    <w:rsid w:val="00940E6E"/>
    <w:rsid w:val="009427CA"/>
    <w:rsid w:val="00944275"/>
    <w:rsid w:val="00944983"/>
    <w:rsid w:val="0094567C"/>
    <w:rsid w:val="00945F3A"/>
    <w:rsid w:val="00946801"/>
    <w:rsid w:val="00946961"/>
    <w:rsid w:val="00946E84"/>
    <w:rsid w:val="00947AFC"/>
    <w:rsid w:val="00947AFF"/>
    <w:rsid w:val="009501DE"/>
    <w:rsid w:val="00951175"/>
    <w:rsid w:val="0095196F"/>
    <w:rsid w:val="00951F23"/>
    <w:rsid w:val="00953DEA"/>
    <w:rsid w:val="00955715"/>
    <w:rsid w:val="00955FBD"/>
    <w:rsid w:val="009561F9"/>
    <w:rsid w:val="00956797"/>
    <w:rsid w:val="009569D2"/>
    <w:rsid w:val="00957128"/>
    <w:rsid w:val="0096128F"/>
    <w:rsid w:val="00961308"/>
    <w:rsid w:val="00961FF2"/>
    <w:rsid w:val="0096213F"/>
    <w:rsid w:val="009628AF"/>
    <w:rsid w:val="0096320E"/>
    <w:rsid w:val="009641C1"/>
    <w:rsid w:val="00964578"/>
    <w:rsid w:val="00964FC4"/>
    <w:rsid w:val="00965358"/>
    <w:rsid w:val="0096554E"/>
    <w:rsid w:val="00970FDB"/>
    <w:rsid w:val="00971944"/>
    <w:rsid w:val="00971ADF"/>
    <w:rsid w:val="00971C38"/>
    <w:rsid w:val="009729E0"/>
    <w:rsid w:val="00973106"/>
    <w:rsid w:val="0097332F"/>
    <w:rsid w:val="009734E2"/>
    <w:rsid w:val="00973ED2"/>
    <w:rsid w:val="00974009"/>
    <w:rsid w:val="00974178"/>
    <w:rsid w:val="0097524F"/>
    <w:rsid w:val="009754AC"/>
    <w:rsid w:val="00976762"/>
    <w:rsid w:val="00982967"/>
    <w:rsid w:val="0098303C"/>
    <w:rsid w:val="00983CCC"/>
    <w:rsid w:val="0098455D"/>
    <w:rsid w:val="00984CFB"/>
    <w:rsid w:val="0098628A"/>
    <w:rsid w:val="00986EB4"/>
    <w:rsid w:val="00987316"/>
    <w:rsid w:val="00992B59"/>
    <w:rsid w:val="00993BA8"/>
    <w:rsid w:val="00993EB6"/>
    <w:rsid w:val="00994538"/>
    <w:rsid w:val="009957A0"/>
    <w:rsid w:val="009A05CA"/>
    <w:rsid w:val="009A0E12"/>
    <w:rsid w:val="009A174F"/>
    <w:rsid w:val="009A1EC1"/>
    <w:rsid w:val="009A1F9B"/>
    <w:rsid w:val="009A2055"/>
    <w:rsid w:val="009A274F"/>
    <w:rsid w:val="009A2BCF"/>
    <w:rsid w:val="009A2BD5"/>
    <w:rsid w:val="009A2F10"/>
    <w:rsid w:val="009A4560"/>
    <w:rsid w:val="009A5131"/>
    <w:rsid w:val="009A5229"/>
    <w:rsid w:val="009A64F4"/>
    <w:rsid w:val="009A7720"/>
    <w:rsid w:val="009B1FFB"/>
    <w:rsid w:val="009B3957"/>
    <w:rsid w:val="009B4843"/>
    <w:rsid w:val="009B5043"/>
    <w:rsid w:val="009B6825"/>
    <w:rsid w:val="009B6A16"/>
    <w:rsid w:val="009B757B"/>
    <w:rsid w:val="009B7657"/>
    <w:rsid w:val="009C000E"/>
    <w:rsid w:val="009C0EB3"/>
    <w:rsid w:val="009C0ECA"/>
    <w:rsid w:val="009C1043"/>
    <w:rsid w:val="009C1696"/>
    <w:rsid w:val="009C1B9C"/>
    <w:rsid w:val="009C1C47"/>
    <w:rsid w:val="009C2A3B"/>
    <w:rsid w:val="009C2B92"/>
    <w:rsid w:val="009C507E"/>
    <w:rsid w:val="009C5261"/>
    <w:rsid w:val="009C5736"/>
    <w:rsid w:val="009C5835"/>
    <w:rsid w:val="009C60E2"/>
    <w:rsid w:val="009C7332"/>
    <w:rsid w:val="009D0034"/>
    <w:rsid w:val="009D0D00"/>
    <w:rsid w:val="009D181F"/>
    <w:rsid w:val="009D2FDE"/>
    <w:rsid w:val="009D316A"/>
    <w:rsid w:val="009D4D4F"/>
    <w:rsid w:val="009D5021"/>
    <w:rsid w:val="009D716E"/>
    <w:rsid w:val="009E01DA"/>
    <w:rsid w:val="009E0A8B"/>
    <w:rsid w:val="009E1CBD"/>
    <w:rsid w:val="009E1DAA"/>
    <w:rsid w:val="009E1FE7"/>
    <w:rsid w:val="009E264F"/>
    <w:rsid w:val="009E2843"/>
    <w:rsid w:val="009E377D"/>
    <w:rsid w:val="009E3DB5"/>
    <w:rsid w:val="009E431F"/>
    <w:rsid w:val="009E6FA5"/>
    <w:rsid w:val="009E7D7B"/>
    <w:rsid w:val="009F0132"/>
    <w:rsid w:val="009F1170"/>
    <w:rsid w:val="009F2D0A"/>
    <w:rsid w:val="009F374C"/>
    <w:rsid w:val="009F382A"/>
    <w:rsid w:val="009F3C66"/>
    <w:rsid w:val="009F5735"/>
    <w:rsid w:val="009F6138"/>
    <w:rsid w:val="009F75D4"/>
    <w:rsid w:val="00A003E2"/>
    <w:rsid w:val="00A0288F"/>
    <w:rsid w:val="00A03457"/>
    <w:rsid w:val="00A03D8D"/>
    <w:rsid w:val="00A040AE"/>
    <w:rsid w:val="00A056CA"/>
    <w:rsid w:val="00A05C8F"/>
    <w:rsid w:val="00A06540"/>
    <w:rsid w:val="00A0698A"/>
    <w:rsid w:val="00A06AA2"/>
    <w:rsid w:val="00A1584C"/>
    <w:rsid w:val="00A15B9A"/>
    <w:rsid w:val="00A15C06"/>
    <w:rsid w:val="00A15FAE"/>
    <w:rsid w:val="00A16DB5"/>
    <w:rsid w:val="00A20BE8"/>
    <w:rsid w:val="00A21FF3"/>
    <w:rsid w:val="00A227FD"/>
    <w:rsid w:val="00A2329A"/>
    <w:rsid w:val="00A23939"/>
    <w:rsid w:val="00A23CA3"/>
    <w:rsid w:val="00A24B69"/>
    <w:rsid w:val="00A2574A"/>
    <w:rsid w:val="00A26009"/>
    <w:rsid w:val="00A27104"/>
    <w:rsid w:val="00A278A9"/>
    <w:rsid w:val="00A27994"/>
    <w:rsid w:val="00A27A5F"/>
    <w:rsid w:val="00A3018C"/>
    <w:rsid w:val="00A31F7F"/>
    <w:rsid w:val="00A335D3"/>
    <w:rsid w:val="00A342C1"/>
    <w:rsid w:val="00A34862"/>
    <w:rsid w:val="00A355B5"/>
    <w:rsid w:val="00A35907"/>
    <w:rsid w:val="00A36FD7"/>
    <w:rsid w:val="00A37043"/>
    <w:rsid w:val="00A37A62"/>
    <w:rsid w:val="00A37AC0"/>
    <w:rsid w:val="00A40772"/>
    <w:rsid w:val="00A4190C"/>
    <w:rsid w:val="00A41B1D"/>
    <w:rsid w:val="00A42A99"/>
    <w:rsid w:val="00A42DDC"/>
    <w:rsid w:val="00A43C80"/>
    <w:rsid w:val="00A4469A"/>
    <w:rsid w:val="00A44991"/>
    <w:rsid w:val="00A451F8"/>
    <w:rsid w:val="00A46F06"/>
    <w:rsid w:val="00A501B6"/>
    <w:rsid w:val="00A503E4"/>
    <w:rsid w:val="00A51418"/>
    <w:rsid w:val="00A53513"/>
    <w:rsid w:val="00A53C01"/>
    <w:rsid w:val="00A54E53"/>
    <w:rsid w:val="00A555FF"/>
    <w:rsid w:val="00A5638A"/>
    <w:rsid w:val="00A63032"/>
    <w:rsid w:val="00A6389C"/>
    <w:rsid w:val="00A63E78"/>
    <w:rsid w:val="00A65E74"/>
    <w:rsid w:val="00A66E85"/>
    <w:rsid w:val="00A6702D"/>
    <w:rsid w:val="00A67084"/>
    <w:rsid w:val="00A70671"/>
    <w:rsid w:val="00A71059"/>
    <w:rsid w:val="00A72491"/>
    <w:rsid w:val="00A7385E"/>
    <w:rsid w:val="00A75A6A"/>
    <w:rsid w:val="00A75B69"/>
    <w:rsid w:val="00A76CCE"/>
    <w:rsid w:val="00A776E6"/>
    <w:rsid w:val="00A80A64"/>
    <w:rsid w:val="00A81A66"/>
    <w:rsid w:val="00A82E86"/>
    <w:rsid w:val="00A85789"/>
    <w:rsid w:val="00A902CF"/>
    <w:rsid w:val="00A90F90"/>
    <w:rsid w:val="00A911E2"/>
    <w:rsid w:val="00A92425"/>
    <w:rsid w:val="00A9264B"/>
    <w:rsid w:val="00A92FFB"/>
    <w:rsid w:val="00A94B1C"/>
    <w:rsid w:val="00A94E29"/>
    <w:rsid w:val="00A9531B"/>
    <w:rsid w:val="00A965D9"/>
    <w:rsid w:val="00AA15C9"/>
    <w:rsid w:val="00AA17A2"/>
    <w:rsid w:val="00AA2E78"/>
    <w:rsid w:val="00AA3209"/>
    <w:rsid w:val="00AA42DA"/>
    <w:rsid w:val="00AA4356"/>
    <w:rsid w:val="00AA4D36"/>
    <w:rsid w:val="00AA4E56"/>
    <w:rsid w:val="00AA528B"/>
    <w:rsid w:val="00AA65A6"/>
    <w:rsid w:val="00AA6836"/>
    <w:rsid w:val="00AA6969"/>
    <w:rsid w:val="00AA74B2"/>
    <w:rsid w:val="00AB0487"/>
    <w:rsid w:val="00AB126F"/>
    <w:rsid w:val="00AB2D3E"/>
    <w:rsid w:val="00AB2E46"/>
    <w:rsid w:val="00AB399A"/>
    <w:rsid w:val="00AB39EE"/>
    <w:rsid w:val="00AB49FD"/>
    <w:rsid w:val="00AB5350"/>
    <w:rsid w:val="00AB736D"/>
    <w:rsid w:val="00AC0743"/>
    <w:rsid w:val="00AC097B"/>
    <w:rsid w:val="00AC185F"/>
    <w:rsid w:val="00AC4366"/>
    <w:rsid w:val="00AC4E75"/>
    <w:rsid w:val="00AC501B"/>
    <w:rsid w:val="00AC54E5"/>
    <w:rsid w:val="00AC7E77"/>
    <w:rsid w:val="00AD025A"/>
    <w:rsid w:val="00AD0BF9"/>
    <w:rsid w:val="00AD0EB6"/>
    <w:rsid w:val="00AD2179"/>
    <w:rsid w:val="00AD27C7"/>
    <w:rsid w:val="00AD352A"/>
    <w:rsid w:val="00AD404F"/>
    <w:rsid w:val="00AE08BB"/>
    <w:rsid w:val="00AE0C1E"/>
    <w:rsid w:val="00AE36CB"/>
    <w:rsid w:val="00AE3757"/>
    <w:rsid w:val="00AE4665"/>
    <w:rsid w:val="00AE5019"/>
    <w:rsid w:val="00AE5E49"/>
    <w:rsid w:val="00AE5F7A"/>
    <w:rsid w:val="00AE6E35"/>
    <w:rsid w:val="00AE7F12"/>
    <w:rsid w:val="00AF04A0"/>
    <w:rsid w:val="00AF057D"/>
    <w:rsid w:val="00AF0638"/>
    <w:rsid w:val="00AF135B"/>
    <w:rsid w:val="00AF28D2"/>
    <w:rsid w:val="00AF2C62"/>
    <w:rsid w:val="00AF4612"/>
    <w:rsid w:val="00AF46DF"/>
    <w:rsid w:val="00AF4AC0"/>
    <w:rsid w:val="00AF5477"/>
    <w:rsid w:val="00AF59BE"/>
    <w:rsid w:val="00AF5BBE"/>
    <w:rsid w:val="00AF6830"/>
    <w:rsid w:val="00AF7AF5"/>
    <w:rsid w:val="00AF7B16"/>
    <w:rsid w:val="00B00CDD"/>
    <w:rsid w:val="00B00DEF"/>
    <w:rsid w:val="00B00F0B"/>
    <w:rsid w:val="00B014CB"/>
    <w:rsid w:val="00B02316"/>
    <w:rsid w:val="00B04668"/>
    <w:rsid w:val="00B04FA3"/>
    <w:rsid w:val="00B05499"/>
    <w:rsid w:val="00B0745A"/>
    <w:rsid w:val="00B12A0D"/>
    <w:rsid w:val="00B1434F"/>
    <w:rsid w:val="00B153E3"/>
    <w:rsid w:val="00B1562F"/>
    <w:rsid w:val="00B163AA"/>
    <w:rsid w:val="00B1640F"/>
    <w:rsid w:val="00B164E7"/>
    <w:rsid w:val="00B16FF6"/>
    <w:rsid w:val="00B17047"/>
    <w:rsid w:val="00B17C4B"/>
    <w:rsid w:val="00B200C0"/>
    <w:rsid w:val="00B200C3"/>
    <w:rsid w:val="00B21D44"/>
    <w:rsid w:val="00B2202C"/>
    <w:rsid w:val="00B248C8"/>
    <w:rsid w:val="00B24DE2"/>
    <w:rsid w:val="00B25947"/>
    <w:rsid w:val="00B25A0B"/>
    <w:rsid w:val="00B25F7E"/>
    <w:rsid w:val="00B268D2"/>
    <w:rsid w:val="00B26B9C"/>
    <w:rsid w:val="00B27885"/>
    <w:rsid w:val="00B27E28"/>
    <w:rsid w:val="00B3174F"/>
    <w:rsid w:val="00B347B0"/>
    <w:rsid w:val="00B3519F"/>
    <w:rsid w:val="00B358C1"/>
    <w:rsid w:val="00B3669B"/>
    <w:rsid w:val="00B36C24"/>
    <w:rsid w:val="00B36DA7"/>
    <w:rsid w:val="00B36E26"/>
    <w:rsid w:val="00B372B7"/>
    <w:rsid w:val="00B378B0"/>
    <w:rsid w:val="00B37B58"/>
    <w:rsid w:val="00B40BD9"/>
    <w:rsid w:val="00B40C1E"/>
    <w:rsid w:val="00B4136D"/>
    <w:rsid w:val="00B41E97"/>
    <w:rsid w:val="00B42E97"/>
    <w:rsid w:val="00B43069"/>
    <w:rsid w:val="00B43EE3"/>
    <w:rsid w:val="00B45A70"/>
    <w:rsid w:val="00B46AE5"/>
    <w:rsid w:val="00B47F0B"/>
    <w:rsid w:val="00B50D04"/>
    <w:rsid w:val="00B51972"/>
    <w:rsid w:val="00B52265"/>
    <w:rsid w:val="00B52420"/>
    <w:rsid w:val="00B527C0"/>
    <w:rsid w:val="00B53F40"/>
    <w:rsid w:val="00B54366"/>
    <w:rsid w:val="00B54673"/>
    <w:rsid w:val="00B554F9"/>
    <w:rsid w:val="00B55A0C"/>
    <w:rsid w:val="00B55ACD"/>
    <w:rsid w:val="00B55E4B"/>
    <w:rsid w:val="00B61E88"/>
    <w:rsid w:val="00B631F5"/>
    <w:rsid w:val="00B6354D"/>
    <w:rsid w:val="00B64687"/>
    <w:rsid w:val="00B64958"/>
    <w:rsid w:val="00B64AF5"/>
    <w:rsid w:val="00B64DDF"/>
    <w:rsid w:val="00B65E8C"/>
    <w:rsid w:val="00B66EB5"/>
    <w:rsid w:val="00B67111"/>
    <w:rsid w:val="00B671AF"/>
    <w:rsid w:val="00B6726F"/>
    <w:rsid w:val="00B70276"/>
    <w:rsid w:val="00B71D10"/>
    <w:rsid w:val="00B73549"/>
    <w:rsid w:val="00B749F7"/>
    <w:rsid w:val="00B74B03"/>
    <w:rsid w:val="00B74F18"/>
    <w:rsid w:val="00B75FC6"/>
    <w:rsid w:val="00B76A08"/>
    <w:rsid w:val="00B76C97"/>
    <w:rsid w:val="00B773EE"/>
    <w:rsid w:val="00B775EF"/>
    <w:rsid w:val="00B81F86"/>
    <w:rsid w:val="00B83146"/>
    <w:rsid w:val="00B842B9"/>
    <w:rsid w:val="00B861EE"/>
    <w:rsid w:val="00B903B3"/>
    <w:rsid w:val="00B91C83"/>
    <w:rsid w:val="00B92F1E"/>
    <w:rsid w:val="00B93234"/>
    <w:rsid w:val="00B968E9"/>
    <w:rsid w:val="00B971B2"/>
    <w:rsid w:val="00B97FA9"/>
    <w:rsid w:val="00BA1882"/>
    <w:rsid w:val="00BA29B6"/>
    <w:rsid w:val="00BA403D"/>
    <w:rsid w:val="00BA40B0"/>
    <w:rsid w:val="00BA72DE"/>
    <w:rsid w:val="00BA7501"/>
    <w:rsid w:val="00BB02B8"/>
    <w:rsid w:val="00BB17B9"/>
    <w:rsid w:val="00BB2399"/>
    <w:rsid w:val="00BB3B0F"/>
    <w:rsid w:val="00BB44B0"/>
    <w:rsid w:val="00BB4EC1"/>
    <w:rsid w:val="00BB5167"/>
    <w:rsid w:val="00BB52D8"/>
    <w:rsid w:val="00BB5CC6"/>
    <w:rsid w:val="00BB6628"/>
    <w:rsid w:val="00BB7888"/>
    <w:rsid w:val="00BC2A19"/>
    <w:rsid w:val="00BC2C7A"/>
    <w:rsid w:val="00BC3BEF"/>
    <w:rsid w:val="00BC4682"/>
    <w:rsid w:val="00BC47A2"/>
    <w:rsid w:val="00BC4D5C"/>
    <w:rsid w:val="00BC5F30"/>
    <w:rsid w:val="00BC68BD"/>
    <w:rsid w:val="00BC776F"/>
    <w:rsid w:val="00BC79C6"/>
    <w:rsid w:val="00BD01C4"/>
    <w:rsid w:val="00BD0674"/>
    <w:rsid w:val="00BD080C"/>
    <w:rsid w:val="00BD0F53"/>
    <w:rsid w:val="00BD2D57"/>
    <w:rsid w:val="00BD3900"/>
    <w:rsid w:val="00BD3BE3"/>
    <w:rsid w:val="00BD411A"/>
    <w:rsid w:val="00BD4545"/>
    <w:rsid w:val="00BD4E9B"/>
    <w:rsid w:val="00BD5EF4"/>
    <w:rsid w:val="00BD7DAD"/>
    <w:rsid w:val="00BD7DF2"/>
    <w:rsid w:val="00BE0D0E"/>
    <w:rsid w:val="00BE0EC4"/>
    <w:rsid w:val="00BE1DB6"/>
    <w:rsid w:val="00BE23A1"/>
    <w:rsid w:val="00BE31C1"/>
    <w:rsid w:val="00BE365B"/>
    <w:rsid w:val="00BE4BD0"/>
    <w:rsid w:val="00BE504F"/>
    <w:rsid w:val="00BE5259"/>
    <w:rsid w:val="00BE584A"/>
    <w:rsid w:val="00BF1480"/>
    <w:rsid w:val="00BF34D6"/>
    <w:rsid w:val="00BF37E0"/>
    <w:rsid w:val="00BF60A3"/>
    <w:rsid w:val="00BF617C"/>
    <w:rsid w:val="00BF6A88"/>
    <w:rsid w:val="00BF6B86"/>
    <w:rsid w:val="00BF745F"/>
    <w:rsid w:val="00C01DEC"/>
    <w:rsid w:val="00C021B5"/>
    <w:rsid w:val="00C02D45"/>
    <w:rsid w:val="00C02D6D"/>
    <w:rsid w:val="00C0477B"/>
    <w:rsid w:val="00C053F9"/>
    <w:rsid w:val="00C06564"/>
    <w:rsid w:val="00C068A1"/>
    <w:rsid w:val="00C06906"/>
    <w:rsid w:val="00C07329"/>
    <w:rsid w:val="00C0784B"/>
    <w:rsid w:val="00C1016D"/>
    <w:rsid w:val="00C11456"/>
    <w:rsid w:val="00C13313"/>
    <w:rsid w:val="00C1386A"/>
    <w:rsid w:val="00C146CA"/>
    <w:rsid w:val="00C14B5D"/>
    <w:rsid w:val="00C17B6D"/>
    <w:rsid w:val="00C2041B"/>
    <w:rsid w:val="00C21710"/>
    <w:rsid w:val="00C2173F"/>
    <w:rsid w:val="00C21DDD"/>
    <w:rsid w:val="00C227C0"/>
    <w:rsid w:val="00C240CC"/>
    <w:rsid w:val="00C252B0"/>
    <w:rsid w:val="00C25E03"/>
    <w:rsid w:val="00C25EA9"/>
    <w:rsid w:val="00C26B95"/>
    <w:rsid w:val="00C27192"/>
    <w:rsid w:val="00C27559"/>
    <w:rsid w:val="00C278CF"/>
    <w:rsid w:val="00C27FE7"/>
    <w:rsid w:val="00C3003A"/>
    <w:rsid w:val="00C31292"/>
    <w:rsid w:val="00C323CC"/>
    <w:rsid w:val="00C331FE"/>
    <w:rsid w:val="00C339D1"/>
    <w:rsid w:val="00C34535"/>
    <w:rsid w:val="00C34D7D"/>
    <w:rsid w:val="00C34DFB"/>
    <w:rsid w:val="00C351B8"/>
    <w:rsid w:val="00C3562C"/>
    <w:rsid w:val="00C360DE"/>
    <w:rsid w:val="00C36516"/>
    <w:rsid w:val="00C3653D"/>
    <w:rsid w:val="00C365D3"/>
    <w:rsid w:val="00C402F4"/>
    <w:rsid w:val="00C40506"/>
    <w:rsid w:val="00C4091D"/>
    <w:rsid w:val="00C40F8C"/>
    <w:rsid w:val="00C414D6"/>
    <w:rsid w:val="00C419A0"/>
    <w:rsid w:val="00C41CEB"/>
    <w:rsid w:val="00C42472"/>
    <w:rsid w:val="00C434B7"/>
    <w:rsid w:val="00C43AEE"/>
    <w:rsid w:val="00C44136"/>
    <w:rsid w:val="00C44C3A"/>
    <w:rsid w:val="00C44EB8"/>
    <w:rsid w:val="00C45400"/>
    <w:rsid w:val="00C45945"/>
    <w:rsid w:val="00C4633F"/>
    <w:rsid w:val="00C476B7"/>
    <w:rsid w:val="00C52ADD"/>
    <w:rsid w:val="00C53060"/>
    <w:rsid w:val="00C54D1F"/>
    <w:rsid w:val="00C555A6"/>
    <w:rsid w:val="00C56642"/>
    <w:rsid w:val="00C57F94"/>
    <w:rsid w:val="00C60876"/>
    <w:rsid w:val="00C60C46"/>
    <w:rsid w:val="00C60DDA"/>
    <w:rsid w:val="00C60DF1"/>
    <w:rsid w:val="00C62338"/>
    <w:rsid w:val="00C62FE1"/>
    <w:rsid w:val="00C63003"/>
    <w:rsid w:val="00C63BE9"/>
    <w:rsid w:val="00C640A2"/>
    <w:rsid w:val="00C64243"/>
    <w:rsid w:val="00C64EC1"/>
    <w:rsid w:val="00C6770E"/>
    <w:rsid w:val="00C679B0"/>
    <w:rsid w:val="00C67DF6"/>
    <w:rsid w:val="00C708D9"/>
    <w:rsid w:val="00C7101E"/>
    <w:rsid w:val="00C71200"/>
    <w:rsid w:val="00C71FC3"/>
    <w:rsid w:val="00C7315B"/>
    <w:rsid w:val="00C74838"/>
    <w:rsid w:val="00C74E51"/>
    <w:rsid w:val="00C75936"/>
    <w:rsid w:val="00C770E6"/>
    <w:rsid w:val="00C807B4"/>
    <w:rsid w:val="00C81583"/>
    <w:rsid w:val="00C83099"/>
    <w:rsid w:val="00C833E1"/>
    <w:rsid w:val="00C83DB0"/>
    <w:rsid w:val="00C847F9"/>
    <w:rsid w:val="00C8550F"/>
    <w:rsid w:val="00C85786"/>
    <w:rsid w:val="00C86BDC"/>
    <w:rsid w:val="00C9003B"/>
    <w:rsid w:val="00C90355"/>
    <w:rsid w:val="00C917B8"/>
    <w:rsid w:val="00C92160"/>
    <w:rsid w:val="00C9386E"/>
    <w:rsid w:val="00C939D5"/>
    <w:rsid w:val="00C95071"/>
    <w:rsid w:val="00C95295"/>
    <w:rsid w:val="00C956C8"/>
    <w:rsid w:val="00C966D3"/>
    <w:rsid w:val="00C976C6"/>
    <w:rsid w:val="00CA0549"/>
    <w:rsid w:val="00CA19D9"/>
    <w:rsid w:val="00CA1B5F"/>
    <w:rsid w:val="00CA35CC"/>
    <w:rsid w:val="00CA3E95"/>
    <w:rsid w:val="00CA5461"/>
    <w:rsid w:val="00CA5C90"/>
    <w:rsid w:val="00CA5D0C"/>
    <w:rsid w:val="00CB07C0"/>
    <w:rsid w:val="00CB1EF8"/>
    <w:rsid w:val="00CB564F"/>
    <w:rsid w:val="00CB693D"/>
    <w:rsid w:val="00CC209B"/>
    <w:rsid w:val="00CC2C3C"/>
    <w:rsid w:val="00CC3209"/>
    <w:rsid w:val="00CC397E"/>
    <w:rsid w:val="00CC3A83"/>
    <w:rsid w:val="00CC63C3"/>
    <w:rsid w:val="00CC6CA3"/>
    <w:rsid w:val="00CC7094"/>
    <w:rsid w:val="00CC754B"/>
    <w:rsid w:val="00CC7D28"/>
    <w:rsid w:val="00CC7FCC"/>
    <w:rsid w:val="00CD1416"/>
    <w:rsid w:val="00CD1BE3"/>
    <w:rsid w:val="00CD2FD8"/>
    <w:rsid w:val="00CD3013"/>
    <w:rsid w:val="00CD3167"/>
    <w:rsid w:val="00CD607E"/>
    <w:rsid w:val="00CD6497"/>
    <w:rsid w:val="00CD6DC8"/>
    <w:rsid w:val="00CD6ED6"/>
    <w:rsid w:val="00CD70DC"/>
    <w:rsid w:val="00CD7DED"/>
    <w:rsid w:val="00CD7E64"/>
    <w:rsid w:val="00CE0748"/>
    <w:rsid w:val="00CE19F7"/>
    <w:rsid w:val="00CE2A99"/>
    <w:rsid w:val="00CE338C"/>
    <w:rsid w:val="00CE3CEF"/>
    <w:rsid w:val="00CE4BEE"/>
    <w:rsid w:val="00CE4CD7"/>
    <w:rsid w:val="00CE4FCE"/>
    <w:rsid w:val="00CE64F4"/>
    <w:rsid w:val="00CE68FF"/>
    <w:rsid w:val="00CE6A04"/>
    <w:rsid w:val="00CF01D4"/>
    <w:rsid w:val="00CF2924"/>
    <w:rsid w:val="00CF3A1C"/>
    <w:rsid w:val="00CF4EAF"/>
    <w:rsid w:val="00CF5A89"/>
    <w:rsid w:val="00CF6E25"/>
    <w:rsid w:val="00CF6F7E"/>
    <w:rsid w:val="00CF6FC8"/>
    <w:rsid w:val="00CF7A50"/>
    <w:rsid w:val="00D00E3F"/>
    <w:rsid w:val="00D0159A"/>
    <w:rsid w:val="00D01D5F"/>
    <w:rsid w:val="00D01F28"/>
    <w:rsid w:val="00D02111"/>
    <w:rsid w:val="00D02287"/>
    <w:rsid w:val="00D0288B"/>
    <w:rsid w:val="00D029D5"/>
    <w:rsid w:val="00D04301"/>
    <w:rsid w:val="00D05E8B"/>
    <w:rsid w:val="00D0669C"/>
    <w:rsid w:val="00D06EEF"/>
    <w:rsid w:val="00D07536"/>
    <w:rsid w:val="00D125BF"/>
    <w:rsid w:val="00D131D7"/>
    <w:rsid w:val="00D14008"/>
    <w:rsid w:val="00D14018"/>
    <w:rsid w:val="00D15047"/>
    <w:rsid w:val="00D15BE0"/>
    <w:rsid w:val="00D16368"/>
    <w:rsid w:val="00D167C9"/>
    <w:rsid w:val="00D1688C"/>
    <w:rsid w:val="00D16C85"/>
    <w:rsid w:val="00D16FA3"/>
    <w:rsid w:val="00D173A4"/>
    <w:rsid w:val="00D17930"/>
    <w:rsid w:val="00D20411"/>
    <w:rsid w:val="00D204E7"/>
    <w:rsid w:val="00D20A98"/>
    <w:rsid w:val="00D20B34"/>
    <w:rsid w:val="00D20C7D"/>
    <w:rsid w:val="00D21823"/>
    <w:rsid w:val="00D2212D"/>
    <w:rsid w:val="00D22C53"/>
    <w:rsid w:val="00D22FAA"/>
    <w:rsid w:val="00D231E6"/>
    <w:rsid w:val="00D25EF9"/>
    <w:rsid w:val="00D30260"/>
    <w:rsid w:val="00D302C3"/>
    <w:rsid w:val="00D30783"/>
    <w:rsid w:val="00D31B26"/>
    <w:rsid w:val="00D3205F"/>
    <w:rsid w:val="00D3321C"/>
    <w:rsid w:val="00D338DC"/>
    <w:rsid w:val="00D34324"/>
    <w:rsid w:val="00D35C20"/>
    <w:rsid w:val="00D37BD9"/>
    <w:rsid w:val="00D37FDA"/>
    <w:rsid w:val="00D400DE"/>
    <w:rsid w:val="00D41BC7"/>
    <w:rsid w:val="00D4274B"/>
    <w:rsid w:val="00D427F6"/>
    <w:rsid w:val="00D43414"/>
    <w:rsid w:val="00D443D4"/>
    <w:rsid w:val="00D4502A"/>
    <w:rsid w:val="00D4651B"/>
    <w:rsid w:val="00D478B3"/>
    <w:rsid w:val="00D5029D"/>
    <w:rsid w:val="00D50FF0"/>
    <w:rsid w:val="00D51632"/>
    <w:rsid w:val="00D51D35"/>
    <w:rsid w:val="00D527D2"/>
    <w:rsid w:val="00D52A38"/>
    <w:rsid w:val="00D5342C"/>
    <w:rsid w:val="00D534EC"/>
    <w:rsid w:val="00D5581B"/>
    <w:rsid w:val="00D562E4"/>
    <w:rsid w:val="00D56A29"/>
    <w:rsid w:val="00D56E19"/>
    <w:rsid w:val="00D5706A"/>
    <w:rsid w:val="00D5732C"/>
    <w:rsid w:val="00D57A29"/>
    <w:rsid w:val="00D57E4A"/>
    <w:rsid w:val="00D57FD0"/>
    <w:rsid w:val="00D603AF"/>
    <w:rsid w:val="00D627AE"/>
    <w:rsid w:val="00D62CD2"/>
    <w:rsid w:val="00D6490F"/>
    <w:rsid w:val="00D6508E"/>
    <w:rsid w:val="00D65A69"/>
    <w:rsid w:val="00D66488"/>
    <w:rsid w:val="00D66BF6"/>
    <w:rsid w:val="00D67353"/>
    <w:rsid w:val="00D70DE6"/>
    <w:rsid w:val="00D71123"/>
    <w:rsid w:val="00D714EC"/>
    <w:rsid w:val="00D71533"/>
    <w:rsid w:val="00D722EA"/>
    <w:rsid w:val="00D7239D"/>
    <w:rsid w:val="00D72B27"/>
    <w:rsid w:val="00D734CB"/>
    <w:rsid w:val="00D73CDF"/>
    <w:rsid w:val="00D73E62"/>
    <w:rsid w:val="00D741D4"/>
    <w:rsid w:val="00D74ADD"/>
    <w:rsid w:val="00D750C9"/>
    <w:rsid w:val="00D802BF"/>
    <w:rsid w:val="00D804F3"/>
    <w:rsid w:val="00D81258"/>
    <w:rsid w:val="00D816B9"/>
    <w:rsid w:val="00D81B06"/>
    <w:rsid w:val="00D8304C"/>
    <w:rsid w:val="00D833A7"/>
    <w:rsid w:val="00D8405F"/>
    <w:rsid w:val="00D843E5"/>
    <w:rsid w:val="00D8490A"/>
    <w:rsid w:val="00D8492F"/>
    <w:rsid w:val="00D858A7"/>
    <w:rsid w:val="00D875E0"/>
    <w:rsid w:val="00D87DBE"/>
    <w:rsid w:val="00D900A7"/>
    <w:rsid w:val="00D903D0"/>
    <w:rsid w:val="00D911C6"/>
    <w:rsid w:val="00D9140D"/>
    <w:rsid w:val="00D91954"/>
    <w:rsid w:val="00D919A3"/>
    <w:rsid w:val="00D92A8D"/>
    <w:rsid w:val="00D94AE3"/>
    <w:rsid w:val="00D94FA9"/>
    <w:rsid w:val="00D961D1"/>
    <w:rsid w:val="00D9646E"/>
    <w:rsid w:val="00D97613"/>
    <w:rsid w:val="00D979F8"/>
    <w:rsid w:val="00DA010B"/>
    <w:rsid w:val="00DA023D"/>
    <w:rsid w:val="00DA0829"/>
    <w:rsid w:val="00DA14EA"/>
    <w:rsid w:val="00DA2070"/>
    <w:rsid w:val="00DA2809"/>
    <w:rsid w:val="00DA48FF"/>
    <w:rsid w:val="00DA611E"/>
    <w:rsid w:val="00DA7385"/>
    <w:rsid w:val="00DA74B0"/>
    <w:rsid w:val="00DB2324"/>
    <w:rsid w:val="00DB2817"/>
    <w:rsid w:val="00DB2BA7"/>
    <w:rsid w:val="00DB3257"/>
    <w:rsid w:val="00DB35E2"/>
    <w:rsid w:val="00DB41E7"/>
    <w:rsid w:val="00DB4372"/>
    <w:rsid w:val="00DB4C03"/>
    <w:rsid w:val="00DB584D"/>
    <w:rsid w:val="00DB5E0B"/>
    <w:rsid w:val="00DB5E5A"/>
    <w:rsid w:val="00DB733E"/>
    <w:rsid w:val="00DB7FAC"/>
    <w:rsid w:val="00DC04BD"/>
    <w:rsid w:val="00DC12C5"/>
    <w:rsid w:val="00DC14F3"/>
    <w:rsid w:val="00DC22C8"/>
    <w:rsid w:val="00DC22DD"/>
    <w:rsid w:val="00DC270D"/>
    <w:rsid w:val="00DC2EF6"/>
    <w:rsid w:val="00DC3E8B"/>
    <w:rsid w:val="00DC4579"/>
    <w:rsid w:val="00DC47F5"/>
    <w:rsid w:val="00DC6130"/>
    <w:rsid w:val="00DC6F3A"/>
    <w:rsid w:val="00DC7199"/>
    <w:rsid w:val="00DC7819"/>
    <w:rsid w:val="00DC7C6A"/>
    <w:rsid w:val="00DC7CD3"/>
    <w:rsid w:val="00DD034B"/>
    <w:rsid w:val="00DD0714"/>
    <w:rsid w:val="00DD109D"/>
    <w:rsid w:val="00DD2680"/>
    <w:rsid w:val="00DD3862"/>
    <w:rsid w:val="00DD3E0E"/>
    <w:rsid w:val="00DD4138"/>
    <w:rsid w:val="00DD5610"/>
    <w:rsid w:val="00DD5C30"/>
    <w:rsid w:val="00DD5CEB"/>
    <w:rsid w:val="00DD5D59"/>
    <w:rsid w:val="00DD7D8F"/>
    <w:rsid w:val="00DE17F3"/>
    <w:rsid w:val="00DE2ADF"/>
    <w:rsid w:val="00DE2B05"/>
    <w:rsid w:val="00DE3EED"/>
    <w:rsid w:val="00DE3F8E"/>
    <w:rsid w:val="00DE5050"/>
    <w:rsid w:val="00DE771E"/>
    <w:rsid w:val="00DF0880"/>
    <w:rsid w:val="00DF0E41"/>
    <w:rsid w:val="00DF1E3B"/>
    <w:rsid w:val="00DF2192"/>
    <w:rsid w:val="00DF3194"/>
    <w:rsid w:val="00DF3593"/>
    <w:rsid w:val="00DF3E2D"/>
    <w:rsid w:val="00DF4E63"/>
    <w:rsid w:val="00DF5550"/>
    <w:rsid w:val="00DF6697"/>
    <w:rsid w:val="00E00297"/>
    <w:rsid w:val="00E00BFD"/>
    <w:rsid w:val="00E011FC"/>
    <w:rsid w:val="00E01AA8"/>
    <w:rsid w:val="00E02412"/>
    <w:rsid w:val="00E0550B"/>
    <w:rsid w:val="00E056B8"/>
    <w:rsid w:val="00E06A48"/>
    <w:rsid w:val="00E06EA7"/>
    <w:rsid w:val="00E07D1F"/>
    <w:rsid w:val="00E07EC9"/>
    <w:rsid w:val="00E1115F"/>
    <w:rsid w:val="00E11495"/>
    <w:rsid w:val="00E11577"/>
    <w:rsid w:val="00E1246A"/>
    <w:rsid w:val="00E126C0"/>
    <w:rsid w:val="00E13014"/>
    <w:rsid w:val="00E142E2"/>
    <w:rsid w:val="00E144E0"/>
    <w:rsid w:val="00E147DA"/>
    <w:rsid w:val="00E14976"/>
    <w:rsid w:val="00E1670E"/>
    <w:rsid w:val="00E16A00"/>
    <w:rsid w:val="00E16B6E"/>
    <w:rsid w:val="00E1714F"/>
    <w:rsid w:val="00E1750E"/>
    <w:rsid w:val="00E20DB4"/>
    <w:rsid w:val="00E211D1"/>
    <w:rsid w:val="00E2162F"/>
    <w:rsid w:val="00E21E76"/>
    <w:rsid w:val="00E21F9C"/>
    <w:rsid w:val="00E227CA"/>
    <w:rsid w:val="00E22987"/>
    <w:rsid w:val="00E22C40"/>
    <w:rsid w:val="00E23020"/>
    <w:rsid w:val="00E231A3"/>
    <w:rsid w:val="00E243AD"/>
    <w:rsid w:val="00E24CD8"/>
    <w:rsid w:val="00E26AC5"/>
    <w:rsid w:val="00E26B36"/>
    <w:rsid w:val="00E27561"/>
    <w:rsid w:val="00E31015"/>
    <w:rsid w:val="00E31A81"/>
    <w:rsid w:val="00E3239C"/>
    <w:rsid w:val="00E326B9"/>
    <w:rsid w:val="00E32CAD"/>
    <w:rsid w:val="00E32CF1"/>
    <w:rsid w:val="00E339EF"/>
    <w:rsid w:val="00E37D2C"/>
    <w:rsid w:val="00E4045B"/>
    <w:rsid w:val="00E4069B"/>
    <w:rsid w:val="00E4313F"/>
    <w:rsid w:val="00E43DF2"/>
    <w:rsid w:val="00E43F9E"/>
    <w:rsid w:val="00E4461E"/>
    <w:rsid w:val="00E44A52"/>
    <w:rsid w:val="00E44C7D"/>
    <w:rsid w:val="00E46B52"/>
    <w:rsid w:val="00E50157"/>
    <w:rsid w:val="00E50642"/>
    <w:rsid w:val="00E50701"/>
    <w:rsid w:val="00E51447"/>
    <w:rsid w:val="00E51AE1"/>
    <w:rsid w:val="00E527EA"/>
    <w:rsid w:val="00E536AE"/>
    <w:rsid w:val="00E5386D"/>
    <w:rsid w:val="00E550F3"/>
    <w:rsid w:val="00E55699"/>
    <w:rsid w:val="00E557E8"/>
    <w:rsid w:val="00E5644D"/>
    <w:rsid w:val="00E56BC4"/>
    <w:rsid w:val="00E57344"/>
    <w:rsid w:val="00E5786E"/>
    <w:rsid w:val="00E57DE4"/>
    <w:rsid w:val="00E60535"/>
    <w:rsid w:val="00E61839"/>
    <w:rsid w:val="00E62FB0"/>
    <w:rsid w:val="00E6311E"/>
    <w:rsid w:val="00E633AE"/>
    <w:rsid w:val="00E63DB1"/>
    <w:rsid w:val="00E64C14"/>
    <w:rsid w:val="00E6686E"/>
    <w:rsid w:val="00E67AFF"/>
    <w:rsid w:val="00E67FC6"/>
    <w:rsid w:val="00E7017E"/>
    <w:rsid w:val="00E70B2C"/>
    <w:rsid w:val="00E70F04"/>
    <w:rsid w:val="00E71161"/>
    <w:rsid w:val="00E73656"/>
    <w:rsid w:val="00E744EE"/>
    <w:rsid w:val="00E7617C"/>
    <w:rsid w:val="00E76C27"/>
    <w:rsid w:val="00E81063"/>
    <w:rsid w:val="00E81C3E"/>
    <w:rsid w:val="00E822E1"/>
    <w:rsid w:val="00E83386"/>
    <w:rsid w:val="00E83933"/>
    <w:rsid w:val="00E846D9"/>
    <w:rsid w:val="00E8586E"/>
    <w:rsid w:val="00E85D04"/>
    <w:rsid w:val="00E86338"/>
    <w:rsid w:val="00E87602"/>
    <w:rsid w:val="00E87C78"/>
    <w:rsid w:val="00E90164"/>
    <w:rsid w:val="00E91367"/>
    <w:rsid w:val="00E920F2"/>
    <w:rsid w:val="00E9266B"/>
    <w:rsid w:val="00E95625"/>
    <w:rsid w:val="00E95A3C"/>
    <w:rsid w:val="00E97965"/>
    <w:rsid w:val="00EA0371"/>
    <w:rsid w:val="00EA0717"/>
    <w:rsid w:val="00EA0A05"/>
    <w:rsid w:val="00EA2DAC"/>
    <w:rsid w:val="00EA3919"/>
    <w:rsid w:val="00EA39A7"/>
    <w:rsid w:val="00EA4758"/>
    <w:rsid w:val="00EA6FD4"/>
    <w:rsid w:val="00EA7767"/>
    <w:rsid w:val="00EA7DF7"/>
    <w:rsid w:val="00EB0C37"/>
    <w:rsid w:val="00EB0D10"/>
    <w:rsid w:val="00EB1328"/>
    <w:rsid w:val="00EB13FF"/>
    <w:rsid w:val="00EB38F3"/>
    <w:rsid w:val="00EB3F6E"/>
    <w:rsid w:val="00EB473F"/>
    <w:rsid w:val="00EB4EDE"/>
    <w:rsid w:val="00EB69E9"/>
    <w:rsid w:val="00EB6B52"/>
    <w:rsid w:val="00EB6C78"/>
    <w:rsid w:val="00EB748B"/>
    <w:rsid w:val="00EC0160"/>
    <w:rsid w:val="00EC0A3C"/>
    <w:rsid w:val="00EC0FB2"/>
    <w:rsid w:val="00EC128D"/>
    <w:rsid w:val="00EC1C18"/>
    <w:rsid w:val="00EC2286"/>
    <w:rsid w:val="00EC25D5"/>
    <w:rsid w:val="00EC31E9"/>
    <w:rsid w:val="00EC7642"/>
    <w:rsid w:val="00EC7CB7"/>
    <w:rsid w:val="00ED0BE0"/>
    <w:rsid w:val="00ED0D75"/>
    <w:rsid w:val="00ED2394"/>
    <w:rsid w:val="00ED37D1"/>
    <w:rsid w:val="00ED3ABD"/>
    <w:rsid w:val="00ED3B68"/>
    <w:rsid w:val="00ED3B69"/>
    <w:rsid w:val="00ED3EF1"/>
    <w:rsid w:val="00ED45E1"/>
    <w:rsid w:val="00ED4619"/>
    <w:rsid w:val="00ED6168"/>
    <w:rsid w:val="00ED7ACD"/>
    <w:rsid w:val="00ED7F4A"/>
    <w:rsid w:val="00EE1909"/>
    <w:rsid w:val="00EE3532"/>
    <w:rsid w:val="00EE3BC8"/>
    <w:rsid w:val="00EE5CD0"/>
    <w:rsid w:val="00EE5F0C"/>
    <w:rsid w:val="00EE6396"/>
    <w:rsid w:val="00EE696C"/>
    <w:rsid w:val="00EE7523"/>
    <w:rsid w:val="00EE7C69"/>
    <w:rsid w:val="00EF150A"/>
    <w:rsid w:val="00EF1D57"/>
    <w:rsid w:val="00EF2D70"/>
    <w:rsid w:val="00EF476F"/>
    <w:rsid w:val="00EF738D"/>
    <w:rsid w:val="00F006F6"/>
    <w:rsid w:val="00F017AE"/>
    <w:rsid w:val="00F01BC8"/>
    <w:rsid w:val="00F01CDB"/>
    <w:rsid w:val="00F01D2E"/>
    <w:rsid w:val="00F05089"/>
    <w:rsid w:val="00F05E51"/>
    <w:rsid w:val="00F05F3D"/>
    <w:rsid w:val="00F06760"/>
    <w:rsid w:val="00F0740D"/>
    <w:rsid w:val="00F07CB5"/>
    <w:rsid w:val="00F1152A"/>
    <w:rsid w:val="00F12B29"/>
    <w:rsid w:val="00F13255"/>
    <w:rsid w:val="00F134F2"/>
    <w:rsid w:val="00F140A4"/>
    <w:rsid w:val="00F1501A"/>
    <w:rsid w:val="00F159A0"/>
    <w:rsid w:val="00F16C37"/>
    <w:rsid w:val="00F17283"/>
    <w:rsid w:val="00F176E7"/>
    <w:rsid w:val="00F17C75"/>
    <w:rsid w:val="00F20501"/>
    <w:rsid w:val="00F20822"/>
    <w:rsid w:val="00F22032"/>
    <w:rsid w:val="00F2297F"/>
    <w:rsid w:val="00F22EA7"/>
    <w:rsid w:val="00F22EFB"/>
    <w:rsid w:val="00F233C6"/>
    <w:rsid w:val="00F24661"/>
    <w:rsid w:val="00F26F0A"/>
    <w:rsid w:val="00F2738C"/>
    <w:rsid w:val="00F27AC1"/>
    <w:rsid w:val="00F3031F"/>
    <w:rsid w:val="00F32035"/>
    <w:rsid w:val="00F32D6E"/>
    <w:rsid w:val="00F33130"/>
    <w:rsid w:val="00F347FB"/>
    <w:rsid w:val="00F35A91"/>
    <w:rsid w:val="00F36D92"/>
    <w:rsid w:val="00F3732F"/>
    <w:rsid w:val="00F4030E"/>
    <w:rsid w:val="00F41EF0"/>
    <w:rsid w:val="00F42449"/>
    <w:rsid w:val="00F44BE3"/>
    <w:rsid w:val="00F45BF4"/>
    <w:rsid w:val="00F468DE"/>
    <w:rsid w:val="00F46BEB"/>
    <w:rsid w:val="00F47F20"/>
    <w:rsid w:val="00F50BA8"/>
    <w:rsid w:val="00F51333"/>
    <w:rsid w:val="00F51656"/>
    <w:rsid w:val="00F52293"/>
    <w:rsid w:val="00F52508"/>
    <w:rsid w:val="00F52831"/>
    <w:rsid w:val="00F52F9B"/>
    <w:rsid w:val="00F533FF"/>
    <w:rsid w:val="00F539B7"/>
    <w:rsid w:val="00F53D10"/>
    <w:rsid w:val="00F54B25"/>
    <w:rsid w:val="00F54D13"/>
    <w:rsid w:val="00F5575F"/>
    <w:rsid w:val="00F57DA4"/>
    <w:rsid w:val="00F57DF7"/>
    <w:rsid w:val="00F606D7"/>
    <w:rsid w:val="00F607CA"/>
    <w:rsid w:val="00F62F52"/>
    <w:rsid w:val="00F63949"/>
    <w:rsid w:val="00F63DF5"/>
    <w:rsid w:val="00F64F9F"/>
    <w:rsid w:val="00F64FAA"/>
    <w:rsid w:val="00F65278"/>
    <w:rsid w:val="00F652BE"/>
    <w:rsid w:val="00F6736F"/>
    <w:rsid w:val="00F6738C"/>
    <w:rsid w:val="00F675D6"/>
    <w:rsid w:val="00F67BAF"/>
    <w:rsid w:val="00F70206"/>
    <w:rsid w:val="00F70D4B"/>
    <w:rsid w:val="00F71C62"/>
    <w:rsid w:val="00F71C9F"/>
    <w:rsid w:val="00F7308E"/>
    <w:rsid w:val="00F73146"/>
    <w:rsid w:val="00F750FB"/>
    <w:rsid w:val="00F75760"/>
    <w:rsid w:val="00F75D49"/>
    <w:rsid w:val="00F7704D"/>
    <w:rsid w:val="00F773B2"/>
    <w:rsid w:val="00F77A0F"/>
    <w:rsid w:val="00F77CBC"/>
    <w:rsid w:val="00F801F2"/>
    <w:rsid w:val="00F80BC2"/>
    <w:rsid w:val="00F81FB3"/>
    <w:rsid w:val="00F81FE4"/>
    <w:rsid w:val="00F826EE"/>
    <w:rsid w:val="00F82C6B"/>
    <w:rsid w:val="00F832BC"/>
    <w:rsid w:val="00F83C19"/>
    <w:rsid w:val="00F84115"/>
    <w:rsid w:val="00F85081"/>
    <w:rsid w:val="00F91639"/>
    <w:rsid w:val="00F925B1"/>
    <w:rsid w:val="00F92879"/>
    <w:rsid w:val="00F92B1D"/>
    <w:rsid w:val="00F9359A"/>
    <w:rsid w:val="00F938BC"/>
    <w:rsid w:val="00F93AB3"/>
    <w:rsid w:val="00F94184"/>
    <w:rsid w:val="00F94818"/>
    <w:rsid w:val="00F95443"/>
    <w:rsid w:val="00F95BF7"/>
    <w:rsid w:val="00F96480"/>
    <w:rsid w:val="00FA2929"/>
    <w:rsid w:val="00FA3A70"/>
    <w:rsid w:val="00FA5190"/>
    <w:rsid w:val="00FA521E"/>
    <w:rsid w:val="00FA53BF"/>
    <w:rsid w:val="00FA6E0D"/>
    <w:rsid w:val="00FA6ED5"/>
    <w:rsid w:val="00FB0A53"/>
    <w:rsid w:val="00FB0B17"/>
    <w:rsid w:val="00FB142C"/>
    <w:rsid w:val="00FB164F"/>
    <w:rsid w:val="00FB21C5"/>
    <w:rsid w:val="00FB32DA"/>
    <w:rsid w:val="00FB378D"/>
    <w:rsid w:val="00FB4009"/>
    <w:rsid w:val="00FB4F29"/>
    <w:rsid w:val="00FB63BE"/>
    <w:rsid w:val="00FB77F0"/>
    <w:rsid w:val="00FB7EF5"/>
    <w:rsid w:val="00FC1294"/>
    <w:rsid w:val="00FC2CDA"/>
    <w:rsid w:val="00FC494B"/>
    <w:rsid w:val="00FC610D"/>
    <w:rsid w:val="00FC697D"/>
    <w:rsid w:val="00FC7463"/>
    <w:rsid w:val="00FD0B05"/>
    <w:rsid w:val="00FD0DB2"/>
    <w:rsid w:val="00FD103B"/>
    <w:rsid w:val="00FD1EBE"/>
    <w:rsid w:val="00FD2C54"/>
    <w:rsid w:val="00FD4727"/>
    <w:rsid w:val="00FD5365"/>
    <w:rsid w:val="00FD56E1"/>
    <w:rsid w:val="00FD65EB"/>
    <w:rsid w:val="00FE01F2"/>
    <w:rsid w:val="00FE045E"/>
    <w:rsid w:val="00FE0E23"/>
    <w:rsid w:val="00FE0FD0"/>
    <w:rsid w:val="00FE2211"/>
    <w:rsid w:val="00FE27CE"/>
    <w:rsid w:val="00FE2A2D"/>
    <w:rsid w:val="00FE2E3F"/>
    <w:rsid w:val="00FE464E"/>
    <w:rsid w:val="00FE4789"/>
    <w:rsid w:val="00FE4820"/>
    <w:rsid w:val="00FE567A"/>
    <w:rsid w:val="00FE6BCA"/>
    <w:rsid w:val="00FE6FE3"/>
    <w:rsid w:val="00FE74C4"/>
    <w:rsid w:val="00FE7952"/>
    <w:rsid w:val="00FE7C23"/>
    <w:rsid w:val="00FF03B9"/>
    <w:rsid w:val="00FF222E"/>
    <w:rsid w:val="00FF28AA"/>
    <w:rsid w:val="00FF2B88"/>
    <w:rsid w:val="00FF2DE7"/>
    <w:rsid w:val="00FF3230"/>
    <w:rsid w:val="00FF442E"/>
    <w:rsid w:val="00FF4A46"/>
    <w:rsid w:val="00FF5378"/>
    <w:rsid w:val="00FF5446"/>
    <w:rsid w:val="00FF6114"/>
    <w:rsid w:val="00FF6DC1"/>
    <w:rsid w:val="00FF72A6"/>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48AC51"/>
  <w15:docId w15:val="{DE9921A0-7023-4F77-B79F-B37477618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Univers for BP Light" w:eastAsia="Times New Roman" w:hAnsi="Univers for BP Light" w:cs="Times New Roman"/>
        <w:sz w:val="22"/>
        <w:szCs w:val="22"/>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Bullet" w:uiPriority="4"/>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E1CBD"/>
    <w:rPr>
      <w:lang w:val="fr-FR"/>
    </w:rPr>
  </w:style>
  <w:style w:type="paragraph" w:styleId="Titre1">
    <w:name w:val="heading 1"/>
    <w:aliases w:val="Title 1,Number 1,.,TITLE 1,Titre modif,Modulo,Part,§1.,X.,headmain,Heading 1 D Basis,HEADING 1"/>
    <w:next w:val="TextSection"/>
    <w:qFormat/>
    <w:rsid w:val="006F1BE1"/>
    <w:pPr>
      <w:keepNext/>
      <w:keepLines/>
      <w:numPr>
        <w:numId w:val="1"/>
      </w:numPr>
      <w:suppressAutoHyphens/>
      <w:spacing w:before="360" w:after="240"/>
      <w:outlineLvl w:val="0"/>
    </w:pPr>
    <w:rPr>
      <w:rFonts w:ascii="Univers for BP" w:hAnsi="Univers for BP" w:cs="Arial"/>
      <w:b/>
      <w:bCs/>
      <w:sz w:val="24"/>
      <w:szCs w:val="32"/>
      <w:lang w:val="en-GB"/>
    </w:rPr>
  </w:style>
  <w:style w:type="paragraph" w:styleId="Titre2">
    <w:name w:val="heading 2"/>
    <w:aliases w:val="Title 2,Number 2,.1,TITLE 2,Sub-heading,Titolo 2 Carattere Carattere Carattere Carattere,.1 Carattere Carattere Carattere Carattere,§1.1.,X.X,Heading1,Heading2DBM,Heading2DBM1,§1.1,Reset numbering,h2,2,Heading 2subnumbered,2 headline,21,A.B.C."/>
    <w:basedOn w:val="Titre1"/>
    <w:next w:val="TextBody"/>
    <w:link w:val="Titre2Car"/>
    <w:qFormat/>
    <w:rsid w:val="00A1584C"/>
    <w:pPr>
      <w:numPr>
        <w:ilvl w:val="1"/>
      </w:numPr>
      <w:spacing w:before="240" w:after="120"/>
      <w:outlineLvl w:val="1"/>
    </w:pPr>
    <w:rPr>
      <w:iCs/>
      <w:sz w:val="22"/>
      <w:szCs w:val="28"/>
    </w:rPr>
  </w:style>
  <w:style w:type="paragraph" w:styleId="Titre3">
    <w:name w:val="heading 3"/>
    <w:basedOn w:val="Titre2"/>
    <w:next w:val="TextBody"/>
    <w:qFormat/>
    <w:rsid w:val="00A1584C"/>
    <w:pPr>
      <w:numPr>
        <w:ilvl w:val="2"/>
      </w:numPr>
      <w:outlineLvl w:val="2"/>
    </w:pPr>
    <w:rPr>
      <w:bCs w:val="0"/>
      <w:iCs w:val="0"/>
      <w:szCs w:val="26"/>
    </w:rPr>
  </w:style>
  <w:style w:type="paragraph" w:styleId="Titre4">
    <w:name w:val="heading 4"/>
    <w:aliases w:val="Title 4,Number 4,§1.1.1.1,§1.1.1.1.,.1.1.1,Heading 4DBM,Titolo 4 via"/>
    <w:basedOn w:val="Titre3"/>
    <w:next w:val="TextBody"/>
    <w:qFormat/>
    <w:rsid w:val="00A1584C"/>
    <w:pPr>
      <w:numPr>
        <w:ilvl w:val="3"/>
      </w:numPr>
      <w:outlineLvl w:val="3"/>
    </w:pPr>
    <w:rPr>
      <w:iCs/>
      <w:szCs w:val="28"/>
    </w:rPr>
  </w:style>
  <w:style w:type="paragraph" w:styleId="Titre5">
    <w:name w:val="heading 5"/>
    <w:aliases w:val="Title 5,Block Label,.4.3.2.1"/>
    <w:qFormat/>
    <w:rsid w:val="005E4738"/>
    <w:pPr>
      <w:numPr>
        <w:ilvl w:val="4"/>
        <w:numId w:val="1"/>
      </w:numPr>
      <w:spacing w:before="120" w:after="120"/>
      <w:outlineLvl w:val="4"/>
    </w:pPr>
    <w:rPr>
      <w:lang w:val="en-GB"/>
    </w:rPr>
  </w:style>
  <w:style w:type="paragraph" w:styleId="Titre6">
    <w:name w:val="heading 6"/>
    <w:basedOn w:val="Titre5"/>
    <w:qFormat/>
    <w:rsid w:val="004B7441"/>
    <w:pPr>
      <w:numPr>
        <w:ilvl w:val="5"/>
      </w:numPr>
      <w:ind w:left="2042" w:hanging="454"/>
      <w:outlineLvl w:val="5"/>
    </w:pPr>
  </w:style>
  <w:style w:type="paragraph" w:styleId="Titre7">
    <w:name w:val="heading 7"/>
    <w:basedOn w:val="Titre6"/>
    <w:link w:val="Titre7Car"/>
    <w:qFormat/>
    <w:rsid w:val="004B7441"/>
    <w:pPr>
      <w:numPr>
        <w:ilvl w:val="6"/>
      </w:numPr>
      <w:outlineLvl w:val="6"/>
    </w:pPr>
  </w:style>
  <w:style w:type="paragraph" w:styleId="Titre8">
    <w:name w:val="heading 8"/>
    <w:basedOn w:val="Titre7"/>
    <w:qFormat/>
    <w:rsid w:val="008D02EB"/>
    <w:pPr>
      <w:numPr>
        <w:ilvl w:val="7"/>
      </w:numPr>
      <w:tabs>
        <w:tab w:val="clear" w:pos="453"/>
      </w:tabs>
      <w:ind w:left="2949" w:hanging="454"/>
      <w:outlineLvl w:val="7"/>
    </w:pPr>
    <w:rPr>
      <w:iCs/>
    </w:rPr>
  </w:style>
  <w:style w:type="paragraph" w:styleId="Titre9">
    <w:name w:val="heading 9"/>
    <w:basedOn w:val="Titre8"/>
    <w:qFormat/>
    <w:rsid w:val="009F3C66"/>
    <w:pPr>
      <w:numPr>
        <w:ilvl w:val="0"/>
        <w:numId w:val="2"/>
      </w:numPr>
      <w:tabs>
        <w:tab w:val="clear" w:pos="2495"/>
        <w:tab w:val="left" w:pos="3402"/>
      </w:tabs>
      <w:spacing w:before="60" w:after="60"/>
      <w:outlineLvl w:val="8"/>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extSection">
    <w:name w:val="Text Section"/>
    <w:basedOn w:val="Normal"/>
    <w:link w:val="TextSectionCharChar"/>
    <w:qFormat/>
    <w:rsid w:val="00860511"/>
    <w:pPr>
      <w:spacing w:before="60" w:after="240"/>
      <w:ind w:left="567"/>
    </w:pPr>
  </w:style>
  <w:style w:type="paragraph" w:styleId="Sous-titre">
    <w:name w:val="Subtitle"/>
    <w:basedOn w:val="Normal"/>
    <w:next w:val="Normal"/>
    <w:link w:val="Sous-titreCar"/>
    <w:rsid w:val="00CC6CA3"/>
    <w:pPr>
      <w:spacing w:before="240" w:after="120"/>
      <w:jc w:val="center"/>
    </w:pPr>
    <w:rPr>
      <w:b/>
      <w:bCs/>
      <w:noProof/>
      <w:kern w:val="28"/>
      <w:sz w:val="28"/>
      <w:szCs w:val="24"/>
      <w:lang w:val="en-GB" w:eastAsia="en-GB"/>
    </w:rPr>
  </w:style>
  <w:style w:type="character" w:customStyle="1" w:styleId="TextSectionCharChar">
    <w:name w:val="Text Section Char Char"/>
    <w:link w:val="TextSection"/>
    <w:rsid w:val="00860511"/>
    <w:rPr>
      <w:lang w:val="fr-FR"/>
    </w:rPr>
  </w:style>
  <w:style w:type="paragraph" w:customStyle="1" w:styleId="TextBody">
    <w:name w:val="Text Body"/>
    <w:basedOn w:val="Normal"/>
    <w:qFormat/>
    <w:rsid w:val="00B3174F"/>
    <w:pPr>
      <w:spacing w:before="60" w:after="120"/>
      <w:ind w:left="1134"/>
    </w:pPr>
    <w:rPr>
      <w:lang w:val="en-GB"/>
    </w:rPr>
  </w:style>
  <w:style w:type="paragraph" w:customStyle="1" w:styleId="RefDoc">
    <w:name w:val="RefDoc"/>
    <w:basedOn w:val="Normal"/>
    <w:rsid w:val="00290AED"/>
    <w:pPr>
      <w:tabs>
        <w:tab w:val="left" w:pos="3119"/>
      </w:tabs>
      <w:spacing w:before="60" w:after="60"/>
    </w:pPr>
    <w:rPr>
      <w:bCs/>
      <w:lang w:val="en-GB"/>
    </w:rPr>
  </w:style>
  <w:style w:type="paragraph" w:customStyle="1" w:styleId="Textcomment">
    <w:name w:val="Text comment"/>
    <w:qFormat/>
    <w:rsid w:val="001461A8"/>
    <w:pPr>
      <w:spacing w:before="60" w:after="120"/>
      <w:ind w:left="1588"/>
    </w:pPr>
    <w:rPr>
      <w:i/>
      <w:color w:val="0000FF"/>
      <w:lang w:val="en-GB"/>
    </w:rPr>
  </w:style>
  <w:style w:type="paragraph" w:styleId="TM1">
    <w:name w:val="toc 1"/>
    <w:basedOn w:val="Normal"/>
    <w:next w:val="Sous-titre"/>
    <w:autoRedefine/>
    <w:uiPriority w:val="39"/>
    <w:unhideWhenUsed/>
    <w:rsid w:val="002C0FC3"/>
    <w:pPr>
      <w:tabs>
        <w:tab w:val="right" w:leader="dot" w:pos="9639"/>
      </w:tabs>
      <w:spacing w:before="120" w:after="60"/>
      <w:ind w:left="567" w:hanging="567"/>
    </w:pPr>
    <w:rPr>
      <w:noProof/>
      <w:szCs w:val="28"/>
      <w:lang w:val="en-GB"/>
    </w:rPr>
  </w:style>
  <w:style w:type="paragraph" w:customStyle="1" w:styleId="Textcommenttable">
    <w:name w:val="Text comment table"/>
    <w:basedOn w:val="Tabletext"/>
    <w:qFormat/>
    <w:rsid w:val="00C966D3"/>
    <w:rPr>
      <w:rFonts w:cs="Arial"/>
      <w:i/>
      <w:color w:val="0000FF"/>
      <w:szCs w:val="18"/>
    </w:rPr>
  </w:style>
  <w:style w:type="paragraph" w:styleId="TM3">
    <w:name w:val="toc 3"/>
    <w:basedOn w:val="TM2"/>
    <w:next w:val="Normal"/>
    <w:autoRedefine/>
    <w:uiPriority w:val="39"/>
    <w:unhideWhenUsed/>
    <w:rsid w:val="006B7F70"/>
    <w:pPr>
      <w:tabs>
        <w:tab w:val="left" w:pos="1702"/>
      </w:tabs>
      <w:ind w:left="1702" w:hanging="851"/>
    </w:pPr>
  </w:style>
  <w:style w:type="paragraph" w:styleId="TM2">
    <w:name w:val="toc 2"/>
    <w:basedOn w:val="TM1"/>
    <w:next w:val="Normal"/>
    <w:autoRedefine/>
    <w:uiPriority w:val="39"/>
    <w:unhideWhenUsed/>
    <w:rsid w:val="002C0FC3"/>
    <w:pPr>
      <w:spacing w:before="60"/>
      <w:ind w:left="1247" w:hanging="680"/>
    </w:pPr>
    <w:rPr>
      <w:szCs w:val="22"/>
    </w:rPr>
  </w:style>
  <w:style w:type="paragraph" w:styleId="TM4">
    <w:name w:val="toc 4"/>
    <w:basedOn w:val="Normal"/>
    <w:next w:val="Normal"/>
    <w:autoRedefine/>
    <w:semiHidden/>
    <w:rsid w:val="00801FBB"/>
    <w:pPr>
      <w:ind w:left="660"/>
    </w:pPr>
  </w:style>
  <w:style w:type="paragraph" w:styleId="TM5">
    <w:name w:val="toc 5"/>
    <w:basedOn w:val="Normal"/>
    <w:next w:val="Normal"/>
    <w:autoRedefine/>
    <w:semiHidden/>
    <w:rsid w:val="00801FBB"/>
    <w:pPr>
      <w:ind w:left="880"/>
    </w:pPr>
  </w:style>
  <w:style w:type="paragraph" w:styleId="TM6">
    <w:name w:val="toc 6"/>
    <w:basedOn w:val="Normal"/>
    <w:next w:val="Normal"/>
    <w:autoRedefine/>
    <w:semiHidden/>
    <w:rsid w:val="00801FBB"/>
    <w:pPr>
      <w:ind w:left="1100"/>
    </w:pPr>
  </w:style>
  <w:style w:type="paragraph" w:styleId="TM7">
    <w:name w:val="toc 7"/>
    <w:basedOn w:val="Normal"/>
    <w:next w:val="Normal"/>
    <w:autoRedefine/>
    <w:semiHidden/>
    <w:rsid w:val="00801FBB"/>
    <w:pPr>
      <w:ind w:left="1320"/>
    </w:pPr>
  </w:style>
  <w:style w:type="paragraph" w:styleId="TM8">
    <w:name w:val="toc 8"/>
    <w:basedOn w:val="Normal"/>
    <w:next w:val="RefDoc"/>
    <w:autoRedefine/>
    <w:semiHidden/>
    <w:rsid w:val="0098455D"/>
    <w:pPr>
      <w:ind w:left="1540"/>
    </w:pPr>
  </w:style>
  <w:style w:type="paragraph" w:styleId="TM9">
    <w:name w:val="toc 9"/>
    <w:basedOn w:val="Normal"/>
    <w:next w:val="RefDoc"/>
    <w:autoRedefine/>
    <w:semiHidden/>
    <w:rsid w:val="0098455D"/>
    <w:pPr>
      <w:ind w:left="1760"/>
    </w:pPr>
  </w:style>
  <w:style w:type="character" w:styleId="Lienhypertexte">
    <w:name w:val="Hyperlink"/>
    <w:uiPriority w:val="99"/>
    <w:rsid w:val="003D71D1"/>
    <w:rPr>
      <w:rFonts w:ascii="Univers for BP Light" w:hAnsi="Univers for BP Light"/>
      <w:color w:val="0000FF"/>
      <w:sz w:val="22"/>
      <w:u w:val="single"/>
    </w:rPr>
  </w:style>
  <w:style w:type="paragraph" w:customStyle="1" w:styleId="TOCTitle">
    <w:name w:val="TOC Title"/>
    <w:basedOn w:val="Contents"/>
    <w:rsid w:val="008228FD"/>
    <w:pPr>
      <w:pageBreakBefore w:val="0"/>
      <w:suppressAutoHyphens/>
      <w:spacing w:before="360"/>
    </w:pPr>
    <w:rPr>
      <w:sz w:val="24"/>
    </w:rPr>
  </w:style>
  <w:style w:type="paragraph" w:customStyle="1" w:styleId="Contents">
    <w:name w:val="Contents"/>
    <w:next w:val="TextBody"/>
    <w:rsid w:val="00EB4EDE"/>
    <w:pPr>
      <w:keepNext/>
      <w:keepLines/>
      <w:pageBreakBefore/>
      <w:spacing w:before="840" w:after="240"/>
    </w:pPr>
    <w:rPr>
      <w:rFonts w:ascii="Univers for BP" w:hAnsi="Univers for BP"/>
      <w:b/>
      <w:sz w:val="28"/>
      <w:lang w:val="en-GB"/>
    </w:rPr>
  </w:style>
  <w:style w:type="paragraph" w:customStyle="1" w:styleId="Tabletextlast">
    <w:name w:val="Table text last"/>
    <w:basedOn w:val="Tabletext"/>
    <w:rsid w:val="007C6254"/>
    <w:pPr>
      <w:keepNext w:val="0"/>
    </w:pPr>
  </w:style>
  <w:style w:type="paragraph" w:customStyle="1" w:styleId="Tabletext">
    <w:name w:val="Table text"/>
    <w:qFormat/>
    <w:rsid w:val="00BB3B0F"/>
    <w:pPr>
      <w:keepNext/>
      <w:keepLines/>
      <w:spacing w:before="60"/>
    </w:pPr>
    <w:rPr>
      <w:sz w:val="18"/>
      <w:lang w:val="en-GB"/>
    </w:rPr>
  </w:style>
  <w:style w:type="paragraph" w:customStyle="1" w:styleId="Tabletextlastcentre">
    <w:name w:val="Table text last centre"/>
    <w:basedOn w:val="Tabletextlast"/>
    <w:rsid w:val="00443235"/>
    <w:pPr>
      <w:jc w:val="center"/>
    </w:pPr>
  </w:style>
  <w:style w:type="paragraph" w:customStyle="1" w:styleId="Tabletitle">
    <w:name w:val="Table title"/>
    <w:next w:val="TextBody"/>
    <w:qFormat/>
    <w:rsid w:val="00EB4EDE"/>
    <w:pPr>
      <w:keepNext/>
      <w:keepLines/>
      <w:suppressAutoHyphens/>
      <w:spacing w:before="240" w:after="240"/>
      <w:jc w:val="center"/>
    </w:pPr>
    <w:rPr>
      <w:rFonts w:ascii="Univers for BP" w:hAnsi="Univers for BP"/>
      <w:b/>
      <w:lang w:val="en-GB"/>
    </w:rPr>
  </w:style>
  <w:style w:type="paragraph" w:customStyle="1" w:styleId="Tabletextcentre">
    <w:name w:val="Table text centre"/>
    <w:basedOn w:val="Tabletext"/>
    <w:qFormat/>
    <w:rsid w:val="00443235"/>
    <w:pPr>
      <w:jc w:val="center"/>
    </w:pPr>
  </w:style>
  <w:style w:type="paragraph" w:customStyle="1" w:styleId="Figuretitle">
    <w:name w:val="Figure title"/>
    <w:next w:val="TextBody"/>
    <w:qFormat/>
    <w:rsid w:val="008228FD"/>
    <w:pPr>
      <w:suppressAutoHyphens/>
      <w:spacing w:before="240" w:after="240"/>
      <w:jc w:val="center"/>
    </w:pPr>
    <w:rPr>
      <w:rFonts w:ascii="Univers for BP" w:hAnsi="Univers for BP"/>
      <w:b/>
      <w:lang w:val="en-GB"/>
    </w:rPr>
  </w:style>
  <w:style w:type="paragraph" w:customStyle="1" w:styleId="Section">
    <w:name w:val="Section"/>
    <w:next w:val="TextSection"/>
    <w:qFormat/>
    <w:rsid w:val="00673BA9"/>
    <w:pPr>
      <w:keepNext/>
      <w:keepLines/>
      <w:suppressAutoHyphens/>
      <w:spacing w:before="840" w:after="480"/>
      <w:outlineLvl w:val="0"/>
    </w:pPr>
    <w:rPr>
      <w:rFonts w:ascii="Univers for BP" w:hAnsi="Univers for BP"/>
      <w:b/>
      <w:sz w:val="28"/>
      <w:lang w:val="en-GB"/>
    </w:rPr>
  </w:style>
  <w:style w:type="character" w:customStyle="1" w:styleId="Sous-titreCar">
    <w:name w:val="Sous-titre Car"/>
    <w:link w:val="Sous-titre"/>
    <w:rsid w:val="00CC6CA3"/>
    <w:rPr>
      <w:b/>
      <w:bCs/>
      <w:noProof/>
      <w:kern w:val="28"/>
      <w:sz w:val="28"/>
      <w:szCs w:val="24"/>
      <w:lang w:val="en-GB" w:eastAsia="en-GB"/>
    </w:rPr>
  </w:style>
  <w:style w:type="paragraph" w:customStyle="1" w:styleId="AnnexHeading2">
    <w:name w:val="Annex Heading 2"/>
    <w:basedOn w:val="Titre2"/>
    <w:next w:val="TextBody"/>
    <w:qFormat/>
    <w:rsid w:val="00177AF0"/>
    <w:pPr>
      <w:numPr>
        <w:numId w:val="9"/>
      </w:numPr>
    </w:pPr>
    <w:rPr>
      <w:sz w:val="24"/>
    </w:rPr>
  </w:style>
  <w:style w:type="paragraph" w:customStyle="1" w:styleId="AnnexHeading3">
    <w:name w:val="Annex Heading 3"/>
    <w:basedOn w:val="Titre3"/>
    <w:next w:val="TextBody"/>
    <w:qFormat/>
    <w:rsid w:val="00177AF0"/>
    <w:pPr>
      <w:numPr>
        <w:numId w:val="9"/>
      </w:numPr>
    </w:pPr>
    <w:rPr>
      <w:bCs/>
      <w:iCs/>
      <w:szCs w:val="28"/>
    </w:rPr>
  </w:style>
  <w:style w:type="paragraph" w:customStyle="1" w:styleId="AnnexHeading4">
    <w:name w:val="Annex Heading 4"/>
    <w:basedOn w:val="AnnexHeading3"/>
    <w:next w:val="TextBody"/>
    <w:link w:val="AnnexHeading4Char"/>
    <w:qFormat/>
    <w:rsid w:val="00177AF0"/>
    <w:pPr>
      <w:numPr>
        <w:ilvl w:val="3"/>
      </w:numPr>
      <w:outlineLvl w:val="3"/>
    </w:pPr>
  </w:style>
  <w:style w:type="character" w:customStyle="1" w:styleId="AnnexHeading4Char">
    <w:name w:val="Annex Heading 4 Char"/>
    <w:basedOn w:val="Policepardfaut"/>
    <w:link w:val="AnnexHeading4"/>
    <w:rsid w:val="00177AF0"/>
    <w:rPr>
      <w:rFonts w:ascii="Univers for BP" w:hAnsi="Univers for BP" w:cs="Arial"/>
      <w:b/>
      <w:bCs/>
      <w:iCs/>
      <w:szCs w:val="28"/>
      <w:lang w:val="en-GB"/>
    </w:rPr>
  </w:style>
  <w:style w:type="paragraph" w:customStyle="1" w:styleId="AnnexTitleHeading1">
    <w:name w:val="Annex Title Heading 1"/>
    <w:basedOn w:val="Titre1"/>
    <w:next w:val="TextBody"/>
    <w:qFormat/>
    <w:rsid w:val="00177AF0"/>
    <w:pPr>
      <w:numPr>
        <w:numId w:val="9"/>
      </w:numPr>
    </w:pPr>
    <w:rPr>
      <w:sz w:val="28"/>
    </w:rPr>
  </w:style>
  <w:style w:type="paragraph" w:customStyle="1" w:styleId="Formula">
    <w:name w:val="Formula"/>
    <w:semiHidden/>
    <w:rsid w:val="00921854"/>
    <w:pPr>
      <w:spacing w:before="360" w:after="120"/>
      <w:ind w:left="1134"/>
    </w:pPr>
    <w:rPr>
      <w:lang w:val="en-GB"/>
    </w:rPr>
  </w:style>
  <w:style w:type="paragraph" w:customStyle="1" w:styleId="DefTerms">
    <w:name w:val="DefTerms"/>
    <w:basedOn w:val="Normal"/>
    <w:next w:val="TextSection"/>
    <w:rsid w:val="00B3174F"/>
    <w:pPr>
      <w:keepNext/>
      <w:keepLines/>
      <w:spacing w:before="240" w:after="60"/>
      <w:ind w:left="567"/>
    </w:pPr>
    <w:rPr>
      <w:b/>
      <w:lang w:val="en-GB"/>
    </w:rPr>
  </w:style>
  <w:style w:type="character" w:styleId="Marquedecommentaire">
    <w:name w:val="annotation reference"/>
    <w:semiHidden/>
    <w:rsid w:val="00552578"/>
    <w:rPr>
      <w:sz w:val="16"/>
      <w:szCs w:val="16"/>
    </w:rPr>
  </w:style>
  <w:style w:type="paragraph" w:customStyle="1" w:styleId="DocumentRefText">
    <w:name w:val="Document Ref Text"/>
    <w:link w:val="DocumentRefTextChar"/>
    <w:rsid w:val="00CC63C3"/>
    <w:pPr>
      <w:spacing w:before="60" w:after="120"/>
    </w:pPr>
    <w:rPr>
      <w:iCs/>
      <w:sz w:val="18"/>
      <w:lang w:val="en-GB"/>
    </w:rPr>
  </w:style>
  <w:style w:type="character" w:customStyle="1" w:styleId="DocumentRefTextChar">
    <w:name w:val="Document Ref Text Char"/>
    <w:link w:val="DocumentRefText"/>
    <w:rsid w:val="00CC63C3"/>
    <w:rPr>
      <w:iCs/>
      <w:sz w:val="18"/>
      <w:lang w:val="en-GB"/>
    </w:rPr>
  </w:style>
  <w:style w:type="paragraph" w:customStyle="1" w:styleId="TOCPage">
    <w:name w:val="TOC Page"/>
    <w:basedOn w:val="TM1"/>
    <w:next w:val="TM1"/>
    <w:rsid w:val="00131BCE"/>
    <w:pPr>
      <w:tabs>
        <w:tab w:val="right" w:pos="9639"/>
      </w:tabs>
      <w:ind w:left="0" w:firstLine="0"/>
    </w:pPr>
  </w:style>
  <w:style w:type="paragraph" w:customStyle="1" w:styleId="Tableheadercentre">
    <w:name w:val="Table header centre"/>
    <w:basedOn w:val="Tableheader"/>
    <w:rsid w:val="00801FBB"/>
    <w:pPr>
      <w:jc w:val="center"/>
    </w:pPr>
  </w:style>
  <w:style w:type="paragraph" w:customStyle="1" w:styleId="Tableheader">
    <w:name w:val="Table header"/>
    <w:qFormat/>
    <w:rsid w:val="00673BA9"/>
    <w:pPr>
      <w:keepNext/>
      <w:keepLines/>
      <w:spacing w:before="60"/>
    </w:pPr>
    <w:rPr>
      <w:rFonts w:ascii="Univers for BP" w:hAnsi="Univers for BP"/>
      <w:b/>
      <w:sz w:val="18"/>
      <w:lang w:val="en-GB"/>
    </w:rPr>
  </w:style>
  <w:style w:type="paragraph" w:customStyle="1" w:styleId="TableNotelast">
    <w:name w:val="Table Note last"/>
    <w:basedOn w:val="TableNote"/>
    <w:next w:val="TextBody"/>
    <w:rsid w:val="007C6254"/>
    <w:pPr>
      <w:keepNext w:val="0"/>
    </w:pPr>
  </w:style>
  <w:style w:type="paragraph" w:customStyle="1" w:styleId="TableNote">
    <w:name w:val="Table Note"/>
    <w:qFormat/>
    <w:rsid w:val="00BB3B0F"/>
    <w:pPr>
      <w:keepNext/>
      <w:keepLines/>
      <w:spacing w:before="60" w:after="60"/>
      <w:ind w:left="284" w:hanging="284"/>
    </w:pPr>
    <w:rPr>
      <w:sz w:val="18"/>
      <w:lang w:val="en-GB"/>
    </w:rPr>
  </w:style>
  <w:style w:type="paragraph" w:styleId="Commentaire">
    <w:name w:val="annotation text"/>
    <w:basedOn w:val="Normal"/>
    <w:link w:val="CommentaireCar"/>
    <w:semiHidden/>
    <w:rsid w:val="00552578"/>
  </w:style>
  <w:style w:type="paragraph" w:styleId="Bibliographie">
    <w:name w:val="Bibliography"/>
    <w:basedOn w:val="Normal"/>
    <w:qFormat/>
    <w:rsid w:val="00B3174F"/>
    <w:pPr>
      <w:numPr>
        <w:numId w:val="3"/>
      </w:numPr>
      <w:tabs>
        <w:tab w:val="clear" w:pos="720"/>
        <w:tab w:val="left" w:pos="680"/>
      </w:tabs>
      <w:spacing w:before="60" w:after="240"/>
      <w:ind w:left="680" w:hanging="680"/>
    </w:pPr>
    <w:rPr>
      <w:rFonts w:cs="Arial"/>
      <w:lang w:val="en-GB"/>
    </w:rPr>
  </w:style>
  <w:style w:type="paragraph" w:customStyle="1" w:styleId="X-Hdng-Nmbrd-Text">
    <w:name w:val="X-Hdng-Nmbrd-Text"/>
    <w:semiHidden/>
    <w:rsid w:val="00BB3B0F"/>
    <w:pPr>
      <w:tabs>
        <w:tab w:val="left" w:pos="1134"/>
      </w:tabs>
      <w:spacing w:before="120" w:after="120"/>
      <w:ind w:left="1134" w:hanging="1134"/>
    </w:pPr>
    <w:rPr>
      <w:lang w:val="en-GB"/>
    </w:rPr>
  </w:style>
  <w:style w:type="paragraph" w:styleId="Textedebulles">
    <w:name w:val="Balloon Text"/>
    <w:basedOn w:val="Normal"/>
    <w:semiHidden/>
    <w:rsid w:val="00316FF8"/>
    <w:rPr>
      <w:rFonts w:ascii="Tahoma" w:hAnsi="Tahoma" w:cs="Tahoma"/>
      <w:sz w:val="16"/>
      <w:szCs w:val="16"/>
    </w:rPr>
  </w:style>
  <w:style w:type="paragraph" w:customStyle="1" w:styleId="X-AddNew">
    <w:name w:val="X-Add New"/>
    <w:semiHidden/>
    <w:rsid w:val="00BB3B0F"/>
    <w:pPr>
      <w:keepNext/>
      <w:tabs>
        <w:tab w:val="left" w:pos="1134"/>
      </w:tabs>
      <w:spacing w:before="240"/>
    </w:pPr>
    <w:rPr>
      <w:iCs/>
      <w:u w:val="single"/>
      <w:lang w:val="en-GB"/>
    </w:rPr>
  </w:style>
  <w:style w:type="paragraph" w:styleId="Objetducommentaire">
    <w:name w:val="annotation subject"/>
    <w:basedOn w:val="Commentaire"/>
    <w:next w:val="Commentaire"/>
    <w:semiHidden/>
    <w:rsid w:val="00552578"/>
    <w:rPr>
      <w:b/>
      <w:bCs/>
    </w:rPr>
  </w:style>
  <w:style w:type="character" w:customStyle="1" w:styleId="Titre7Car">
    <w:name w:val="Titre 7 Car"/>
    <w:basedOn w:val="Policepardfaut"/>
    <w:link w:val="Titre7"/>
    <w:rsid w:val="00C44C3A"/>
    <w:rPr>
      <w:lang w:val="en-GB"/>
    </w:rPr>
  </w:style>
  <w:style w:type="character" w:styleId="Lienhypertextesuivivisit">
    <w:name w:val="FollowedHyperlink"/>
    <w:rsid w:val="003D71D1"/>
    <w:rPr>
      <w:rFonts w:ascii="Univers for BP Light" w:hAnsi="Univers for BP Light"/>
      <w:color w:val="800080"/>
      <w:sz w:val="22"/>
      <w:u w:val="single"/>
    </w:rPr>
  </w:style>
  <w:style w:type="table" w:styleId="Grilledutableau">
    <w:name w:val="Table Grid"/>
    <w:basedOn w:val="TableauNormal"/>
    <w:rsid w:val="006D39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commentbullet1">
    <w:name w:val="Text comment bullet 1"/>
    <w:qFormat/>
    <w:rsid w:val="001461A8"/>
    <w:pPr>
      <w:numPr>
        <w:numId w:val="6"/>
      </w:numPr>
      <w:spacing w:after="120"/>
    </w:pPr>
    <w:rPr>
      <w:i/>
      <w:color w:val="0000FF"/>
      <w:lang w:val="en-GB"/>
    </w:rPr>
  </w:style>
  <w:style w:type="table" w:customStyle="1" w:styleId="Tableborderless">
    <w:name w:val="Table borderless"/>
    <w:basedOn w:val="TableauNormal"/>
    <w:rsid w:val="000D4032"/>
    <w:rPr>
      <w:sz w:val="24"/>
      <w:szCs w:val="24"/>
      <w:lang w:val="en-GB" w:eastAsia="en-GB"/>
    </w:rPr>
    <w:tblPr/>
  </w:style>
  <w:style w:type="paragraph" w:styleId="En-tte">
    <w:name w:val="header"/>
    <w:basedOn w:val="Normal"/>
    <w:link w:val="En-tteCar"/>
    <w:rsid w:val="00F94818"/>
    <w:pPr>
      <w:tabs>
        <w:tab w:val="center" w:pos="4680"/>
        <w:tab w:val="right" w:pos="9360"/>
      </w:tabs>
    </w:pPr>
    <w:rPr>
      <w:sz w:val="18"/>
    </w:rPr>
  </w:style>
  <w:style w:type="character" w:customStyle="1" w:styleId="En-tteCar">
    <w:name w:val="En-tête Car"/>
    <w:basedOn w:val="Policepardfaut"/>
    <w:link w:val="En-tte"/>
    <w:rsid w:val="00F94818"/>
    <w:rPr>
      <w:rFonts w:ascii="Univers 45 Light" w:hAnsi="Univers 45 Light"/>
      <w:sz w:val="18"/>
    </w:rPr>
  </w:style>
  <w:style w:type="paragraph" w:styleId="Pieddepage">
    <w:name w:val="footer"/>
    <w:basedOn w:val="Normal"/>
    <w:link w:val="PieddepageCar"/>
    <w:rsid w:val="00F94818"/>
    <w:pPr>
      <w:tabs>
        <w:tab w:val="center" w:pos="4680"/>
        <w:tab w:val="right" w:pos="9360"/>
      </w:tabs>
    </w:pPr>
    <w:rPr>
      <w:sz w:val="18"/>
    </w:rPr>
  </w:style>
  <w:style w:type="character" w:customStyle="1" w:styleId="PieddepageCar">
    <w:name w:val="Pied de page Car"/>
    <w:basedOn w:val="Policepardfaut"/>
    <w:link w:val="Pieddepage"/>
    <w:rsid w:val="00F94818"/>
    <w:rPr>
      <w:rFonts w:ascii="Univers 45 Light" w:hAnsi="Univers 45 Light"/>
      <w:sz w:val="18"/>
    </w:rPr>
  </w:style>
  <w:style w:type="paragraph" w:styleId="Rvision">
    <w:name w:val="Revision"/>
    <w:hidden/>
    <w:uiPriority w:val="99"/>
    <w:semiHidden/>
    <w:rsid w:val="00D302C3"/>
  </w:style>
  <w:style w:type="paragraph" w:customStyle="1" w:styleId="DocumentReferences">
    <w:name w:val="Document References"/>
    <w:basedOn w:val="Contents"/>
    <w:next w:val="Normal"/>
    <w:qFormat/>
    <w:rsid w:val="00F57DA4"/>
    <w:pPr>
      <w:keepLines w:val="0"/>
      <w:pageBreakBefore w:val="0"/>
      <w:suppressAutoHyphens/>
      <w:spacing w:before="360"/>
    </w:pPr>
    <w:rPr>
      <w:rFonts w:cs="Arial"/>
      <w:bCs/>
      <w:kern w:val="28"/>
      <w:sz w:val="24"/>
      <w:szCs w:val="27"/>
      <w:lang w:eastAsia="en-GB"/>
    </w:rPr>
  </w:style>
  <w:style w:type="paragraph" w:customStyle="1" w:styleId="ListBullet1">
    <w:name w:val="List Bullet 1"/>
    <w:basedOn w:val="Normal"/>
    <w:link w:val="ListBullet1Char"/>
    <w:qFormat/>
    <w:rsid w:val="000A7347"/>
    <w:pPr>
      <w:numPr>
        <w:numId w:val="4"/>
      </w:numPr>
      <w:spacing w:after="120"/>
    </w:pPr>
    <w:rPr>
      <w:lang w:val="en-GB" w:eastAsia="en-GB"/>
    </w:rPr>
  </w:style>
  <w:style w:type="paragraph" w:customStyle="1" w:styleId="LegalDisclaimer">
    <w:name w:val="Legal Disclaimer"/>
    <w:basedOn w:val="Normal"/>
    <w:next w:val="Normal"/>
    <w:rsid w:val="00296230"/>
    <w:pPr>
      <w:spacing w:after="60"/>
      <w:ind w:left="567" w:right="567"/>
      <w:jc w:val="both"/>
    </w:pPr>
    <w:rPr>
      <w:iCs/>
      <w:sz w:val="16"/>
      <w:szCs w:val="16"/>
      <w:lang w:val="en-GB"/>
    </w:rPr>
  </w:style>
  <w:style w:type="paragraph" w:customStyle="1" w:styleId="RDCoverInfo">
    <w:name w:val="RD Cover Info"/>
    <w:basedOn w:val="Normal"/>
    <w:semiHidden/>
    <w:qFormat/>
    <w:rsid w:val="00EF476F"/>
    <w:rPr>
      <w:sz w:val="24"/>
      <w:lang w:val="en-GB" w:eastAsia="en-GB"/>
    </w:rPr>
  </w:style>
  <w:style w:type="paragraph" w:customStyle="1" w:styleId="RDCoverDocType">
    <w:name w:val="RD Cover Doc Type"/>
    <w:basedOn w:val="Normal"/>
    <w:semiHidden/>
    <w:qFormat/>
    <w:rsid w:val="000E65E3"/>
    <w:pPr>
      <w:spacing w:before="60" w:after="60"/>
    </w:pPr>
    <w:rPr>
      <w:rFonts w:ascii="Univers 55" w:hAnsi="Univers 55"/>
      <w:color w:val="009900"/>
      <w:sz w:val="40"/>
      <w:lang w:val="en-GB" w:eastAsia="en-GB"/>
    </w:rPr>
  </w:style>
  <w:style w:type="paragraph" w:customStyle="1" w:styleId="RDCoverTitle">
    <w:name w:val="RD Cover Title"/>
    <w:basedOn w:val="Normal"/>
    <w:semiHidden/>
    <w:qFormat/>
    <w:rsid w:val="000E65E3"/>
    <w:pPr>
      <w:spacing w:before="60" w:after="60"/>
    </w:pPr>
    <w:rPr>
      <w:rFonts w:ascii="Univers 55" w:hAnsi="Univers 55"/>
      <w:color w:val="009900"/>
      <w:sz w:val="40"/>
      <w:lang w:val="en-GB" w:eastAsia="en-GB"/>
    </w:rPr>
  </w:style>
  <w:style w:type="paragraph" w:styleId="Titre">
    <w:name w:val="Title"/>
    <w:basedOn w:val="Normal"/>
    <w:link w:val="TitreCar"/>
    <w:autoRedefine/>
    <w:rsid w:val="00470040"/>
    <w:pPr>
      <w:spacing w:before="100" w:beforeAutospacing="1" w:after="100" w:afterAutospacing="1"/>
      <w:jc w:val="center"/>
    </w:pPr>
    <w:rPr>
      <w:rFonts w:cs="Arial"/>
      <w:b/>
      <w:bCs/>
      <w:noProof/>
      <w:kern w:val="28"/>
      <w:lang w:val="en-GB" w:eastAsia="fr-FR"/>
    </w:rPr>
  </w:style>
  <w:style w:type="character" w:customStyle="1" w:styleId="TitreCar">
    <w:name w:val="Titre Car"/>
    <w:basedOn w:val="Policepardfaut"/>
    <w:link w:val="Titre"/>
    <w:rsid w:val="00470040"/>
    <w:rPr>
      <w:rFonts w:cs="Arial"/>
      <w:b/>
      <w:bCs/>
      <w:noProof/>
      <w:kern w:val="28"/>
      <w:lang w:val="en-GB" w:eastAsia="fr-FR"/>
    </w:rPr>
  </w:style>
  <w:style w:type="character" w:customStyle="1" w:styleId="ListBullet1Char">
    <w:name w:val="List Bullet 1 Char"/>
    <w:link w:val="ListBullet1"/>
    <w:rsid w:val="000A7347"/>
    <w:rPr>
      <w:lang w:val="en-GB" w:eastAsia="en-GB"/>
    </w:rPr>
  </w:style>
  <w:style w:type="paragraph" w:styleId="Listepuces2">
    <w:name w:val="List Bullet 2"/>
    <w:basedOn w:val="Normal"/>
    <w:qFormat/>
    <w:rsid w:val="000A7347"/>
    <w:pPr>
      <w:numPr>
        <w:ilvl w:val="1"/>
        <w:numId w:val="4"/>
      </w:numPr>
      <w:spacing w:after="60"/>
    </w:pPr>
    <w:rPr>
      <w:lang w:val="en-GB" w:eastAsia="en-GB"/>
    </w:rPr>
  </w:style>
  <w:style w:type="paragraph" w:styleId="Listepuces3">
    <w:name w:val="List Bullet 3"/>
    <w:basedOn w:val="Normal"/>
    <w:qFormat/>
    <w:rsid w:val="000A7347"/>
    <w:pPr>
      <w:numPr>
        <w:ilvl w:val="2"/>
        <w:numId w:val="4"/>
      </w:numPr>
      <w:spacing w:after="60"/>
      <w:contextualSpacing/>
    </w:pPr>
    <w:rPr>
      <w:lang w:val="en-GB" w:eastAsia="en-GB"/>
    </w:rPr>
  </w:style>
  <w:style w:type="paragraph" w:customStyle="1" w:styleId="GPOCoverPageNormal">
    <w:name w:val="GPO Cover Page Normal"/>
    <w:basedOn w:val="Normal"/>
    <w:semiHidden/>
    <w:rsid w:val="000663B8"/>
    <w:pPr>
      <w:spacing w:after="120"/>
    </w:pPr>
  </w:style>
  <w:style w:type="paragraph" w:styleId="Lgende">
    <w:name w:val="caption"/>
    <w:basedOn w:val="Normal"/>
    <w:next w:val="Normal"/>
    <w:semiHidden/>
    <w:qFormat/>
    <w:rsid w:val="001601E3"/>
    <w:pPr>
      <w:keepNext/>
      <w:keepLines/>
      <w:suppressAutoHyphens/>
      <w:spacing w:before="240" w:after="240" w:line="360" w:lineRule="auto"/>
    </w:pPr>
    <w:rPr>
      <w:rFonts w:ascii="Univers 55" w:hAnsi="Univers 55"/>
      <w:b/>
      <w:bCs/>
      <w:szCs w:val="18"/>
    </w:rPr>
  </w:style>
  <w:style w:type="paragraph" w:customStyle="1" w:styleId="ListBulletTextBody1">
    <w:name w:val="List Bullet Text Body 1"/>
    <w:basedOn w:val="ListBullet1"/>
    <w:qFormat/>
    <w:rsid w:val="00BF6A88"/>
    <w:pPr>
      <w:tabs>
        <w:tab w:val="clear" w:pos="924"/>
        <w:tab w:val="left" w:pos="1491"/>
      </w:tabs>
      <w:ind w:left="1491"/>
    </w:pPr>
  </w:style>
  <w:style w:type="paragraph" w:customStyle="1" w:styleId="ListBulletTextBody2">
    <w:name w:val="List Bullet Text Body 2"/>
    <w:basedOn w:val="Listepuces2"/>
    <w:qFormat/>
    <w:rsid w:val="007B5071"/>
    <w:pPr>
      <w:tabs>
        <w:tab w:val="clear" w:pos="1281"/>
        <w:tab w:val="left" w:pos="1848"/>
      </w:tabs>
      <w:ind w:left="1848"/>
    </w:pPr>
  </w:style>
  <w:style w:type="paragraph" w:customStyle="1" w:styleId="ListBulletTextBody3">
    <w:name w:val="List Bullet Text Body 3"/>
    <w:basedOn w:val="Listepuces3"/>
    <w:qFormat/>
    <w:rsid w:val="00357973"/>
    <w:pPr>
      <w:tabs>
        <w:tab w:val="clear" w:pos="1605"/>
        <w:tab w:val="left" w:pos="2172"/>
      </w:tabs>
      <w:ind w:left="2171" w:hanging="323"/>
    </w:pPr>
  </w:style>
  <w:style w:type="paragraph" w:customStyle="1" w:styleId="ListBulletHead6Indent">
    <w:name w:val="List Bullet Head 6 Indent"/>
    <w:basedOn w:val="Normal"/>
    <w:qFormat/>
    <w:rsid w:val="00C976C6"/>
    <w:pPr>
      <w:numPr>
        <w:numId w:val="5"/>
      </w:numPr>
      <w:tabs>
        <w:tab w:val="left" w:pos="2041"/>
      </w:tabs>
      <w:spacing w:before="120" w:after="120"/>
      <w:ind w:left="2042" w:hanging="454"/>
    </w:pPr>
  </w:style>
  <w:style w:type="paragraph" w:customStyle="1" w:styleId="ListBulletHead7Indent">
    <w:name w:val="List Bullet Head 7 Indent"/>
    <w:basedOn w:val="Normal"/>
    <w:qFormat/>
    <w:rsid w:val="00C976C6"/>
    <w:pPr>
      <w:tabs>
        <w:tab w:val="left" w:pos="2495"/>
      </w:tabs>
      <w:spacing w:before="120" w:after="120"/>
    </w:pPr>
  </w:style>
  <w:style w:type="paragraph" w:customStyle="1" w:styleId="Textcommentbullet2">
    <w:name w:val="Text comment bullet 2"/>
    <w:basedOn w:val="Textcomment"/>
    <w:qFormat/>
    <w:rsid w:val="001461A8"/>
    <w:pPr>
      <w:numPr>
        <w:ilvl w:val="1"/>
        <w:numId w:val="7"/>
      </w:numPr>
      <w:spacing w:before="0" w:after="60"/>
    </w:pPr>
    <w:rPr>
      <w:iCs/>
    </w:rPr>
  </w:style>
  <w:style w:type="paragraph" w:customStyle="1" w:styleId="Textcommentbullet3">
    <w:name w:val="Text comment bullet 3"/>
    <w:basedOn w:val="Textcommentbullet2"/>
    <w:qFormat/>
    <w:rsid w:val="00E57DE4"/>
    <w:pPr>
      <w:numPr>
        <w:ilvl w:val="0"/>
        <w:numId w:val="8"/>
      </w:numPr>
      <w:tabs>
        <w:tab w:val="left" w:pos="2608"/>
      </w:tabs>
      <w:ind w:left="2608" w:hanging="340"/>
    </w:pPr>
  </w:style>
  <w:style w:type="paragraph" w:customStyle="1" w:styleId="Textcomment-SectionText">
    <w:name w:val="Text comment - Section Text"/>
    <w:basedOn w:val="Textcomment"/>
    <w:rsid w:val="00A20BE8"/>
    <w:pPr>
      <w:ind w:left="567"/>
    </w:pPr>
    <w:rPr>
      <w:iCs/>
      <w:szCs w:val="20"/>
    </w:rPr>
  </w:style>
  <w:style w:type="paragraph" w:customStyle="1" w:styleId="Textcomment-BodyText">
    <w:name w:val="Text comment - Body Text"/>
    <w:basedOn w:val="Textcomment"/>
    <w:rsid w:val="00A20BE8"/>
    <w:pPr>
      <w:ind w:left="1134"/>
    </w:pPr>
    <w:rPr>
      <w:iCs/>
      <w:szCs w:val="20"/>
    </w:rPr>
  </w:style>
  <w:style w:type="character" w:customStyle="1" w:styleId="Placeholder">
    <w:name w:val="Placeholder"/>
    <w:uiPriority w:val="1"/>
    <w:qFormat/>
    <w:rsid w:val="00DC2EF6"/>
    <w:rPr>
      <w:rFonts w:ascii="Univers for BP Light" w:hAnsi="Univers for BP Light"/>
      <w:i/>
      <w:color w:val="0000FF"/>
    </w:rPr>
  </w:style>
  <w:style w:type="paragraph" w:customStyle="1" w:styleId="ExampleTextPlacholder">
    <w:name w:val="Example Text Placholder"/>
    <w:basedOn w:val="Normal"/>
    <w:rsid w:val="00472A9E"/>
    <w:pPr>
      <w:spacing w:before="60" w:after="180"/>
      <w:ind w:left="567"/>
    </w:pPr>
    <w:rPr>
      <w:i/>
      <w:iCs/>
      <w:color w:val="0000FF"/>
      <w:szCs w:val="20"/>
    </w:rPr>
  </w:style>
  <w:style w:type="character" w:customStyle="1" w:styleId="CommentaireCar">
    <w:name w:val="Commentaire Car"/>
    <w:basedOn w:val="Policepardfaut"/>
    <w:link w:val="Commentaire"/>
    <w:semiHidden/>
    <w:rsid w:val="006739F6"/>
  </w:style>
  <w:style w:type="paragraph" w:customStyle="1" w:styleId="TableTextLeft9pt">
    <w:name w:val="Table Text Left 9 pt"/>
    <w:basedOn w:val="Normal"/>
    <w:qFormat/>
    <w:rsid w:val="0004672A"/>
    <w:pPr>
      <w:spacing w:before="60" w:after="60"/>
    </w:pPr>
    <w:rPr>
      <w:snapToGrid w:val="0"/>
      <w:color w:val="000000"/>
      <w:sz w:val="18"/>
      <w:szCs w:val="18"/>
      <w:lang w:eastAsia="en-GB"/>
    </w:rPr>
  </w:style>
  <w:style w:type="paragraph" w:customStyle="1" w:styleId="SectionSubHeading">
    <w:name w:val="Section Sub Heading"/>
    <w:basedOn w:val="Normal"/>
    <w:next w:val="TextSection"/>
    <w:qFormat/>
    <w:rsid w:val="00857C22"/>
    <w:pPr>
      <w:keepNext/>
      <w:keepLines/>
      <w:suppressAutoHyphens/>
      <w:spacing w:before="240" w:after="120"/>
      <w:ind w:left="567"/>
      <w:outlineLvl w:val="0"/>
    </w:pPr>
    <w:rPr>
      <w:b/>
      <w:bCs/>
      <w:szCs w:val="20"/>
      <w:lang w:val="en-GB"/>
    </w:rPr>
  </w:style>
  <w:style w:type="paragraph" w:customStyle="1" w:styleId="TextSectionBoldBefore12ptAfter6pt">
    <w:name w:val="Text Section + Bold Before:  12 pt After:  6 pt"/>
    <w:basedOn w:val="TextSection"/>
    <w:next w:val="TextSection"/>
    <w:rsid w:val="00A27994"/>
    <w:pPr>
      <w:keepNext/>
      <w:spacing w:before="240" w:after="120"/>
    </w:pPr>
    <w:rPr>
      <w:b/>
      <w:bCs/>
      <w:szCs w:val="20"/>
    </w:rPr>
  </w:style>
  <w:style w:type="paragraph" w:customStyle="1" w:styleId="StyleSectionBefore12ptAfter12pt">
    <w:name w:val="Style Section + Before:  12 pt After:  12 pt"/>
    <w:basedOn w:val="Section"/>
    <w:rsid w:val="00FB378D"/>
    <w:pPr>
      <w:spacing w:before="240" w:after="240"/>
    </w:pPr>
    <w:rPr>
      <w:bCs/>
      <w:szCs w:val="20"/>
    </w:rPr>
  </w:style>
  <w:style w:type="paragraph" w:styleId="Paragraphedeliste">
    <w:name w:val="List Paragraph"/>
    <w:basedOn w:val="Normal"/>
    <w:uiPriority w:val="34"/>
    <w:qFormat/>
    <w:rsid w:val="004A1011"/>
    <w:pPr>
      <w:ind w:left="720"/>
      <w:contextualSpacing/>
    </w:pPr>
  </w:style>
  <w:style w:type="character" w:styleId="Textedelespacerserv">
    <w:name w:val="Placeholder Text"/>
    <w:basedOn w:val="Policepardfaut"/>
    <w:uiPriority w:val="99"/>
    <w:semiHidden/>
    <w:rsid w:val="00246EFD"/>
    <w:rPr>
      <w:color w:val="808080"/>
    </w:rPr>
  </w:style>
  <w:style w:type="paragraph" w:styleId="Tabledesillustrations">
    <w:name w:val="table of figures"/>
    <w:basedOn w:val="Normal"/>
    <w:next w:val="Normal"/>
    <w:uiPriority w:val="99"/>
    <w:unhideWhenUsed/>
    <w:rsid w:val="001566E0"/>
  </w:style>
  <w:style w:type="paragraph" w:styleId="Corpsdetexte">
    <w:name w:val="Body Text"/>
    <w:basedOn w:val="Normal"/>
    <w:link w:val="CorpsdetexteCar"/>
    <w:uiPriority w:val="1"/>
    <w:qFormat/>
    <w:rsid w:val="00C42472"/>
    <w:pPr>
      <w:widowControl w:val="0"/>
      <w:spacing w:before="175"/>
      <w:ind w:left="1160"/>
    </w:pPr>
    <w:rPr>
      <w:rFonts w:ascii="Arial" w:eastAsia="Arial" w:hAnsi="Arial" w:cstheme="minorBidi"/>
      <w:sz w:val="20"/>
      <w:szCs w:val="20"/>
    </w:rPr>
  </w:style>
  <w:style w:type="character" w:customStyle="1" w:styleId="CorpsdetexteCar">
    <w:name w:val="Corps de texte Car"/>
    <w:basedOn w:val="Policepardfaut"/>
    <w:link w:val="Corpsdetexte"/>
    <w:uiPriority w:val="1"/>
    <w:rsid w:val="00C42472"/>
    <w:rPr>
      <w:rFonts w:ascii="Arial" w:eastAsia="Arial" w:hAnsi="Arial" w:cstheme="minorBidi"/>
      <w:sz w:val="20"/>
      <w:szCs w:val="20"/>
    </w:rPr>
  </w:style>
  <w:style w:type="paragraph" w:customStyle="1" w:styleId="Indent1">
    <w:name w:val="Indent1"/>
    <w:basedOn w:val="Normal"/>
    <w:link w:val="Indent1Char"/>
    <w:rsid w:val="0076299A"/>
    <w:pPr>
      <w:spacing w:before="120"/>
      <w:ind w:left="1134" w:right="284"/>
      <w:jc w:val="both"/>
    </w:pPr>
    <w:rPr>
      <w:rFonts w:ascii="Times New Roman" w:hAnsi="Times New Roman"/>
      <w:color w:val="000000"/>
      <w:szCs w:val="20"/>
      <w:lang w:val="en-GB"/>
    </w:rPr>
  </w:style>
  <w:style w:type="character" w:customStyle="1" w:styleId="Indent1Char">
    <w:name w:val="Indent1 Char"/>
    <w:basedOn w:val="Policepardfaut"/>
    <w:link w:val="Indent1"/>
    <w:rsid w:val="0076299A"/>
    <w:rPr>
      <w:rFonts w:ascii="Times New Roman" w:hAnsi="Times New Roman"/>
      <w:color w:val="000000"/>
      <w:szCs w:val="20"/>
      <w:lang w:val="en-GB"/>
    </w:rPr>
  </w:style>
  <w:style w:type="paragraph" w:customStyle="1" w:styleId="Titolo3-">
    <w:name w:val="Titolo 3-"/>
    <w:basedOn w:val="Titre3"/>
    <w:next w:val="Titre4"/>
    <w:rsid w:val="00D1688C"/>
    <w:pPr>
      <w:keepLines w:val="0"/>
      <w:numPr>
        <w:ilvl w:val="0"/>
        <w:numId w:val="0"/>
      </w:numPr>
      <w:tabs>
        <w:tab w:val="num" w:pos="1448"/>
      </w:tabs>
      <w:suppressAutoHyphens w:val="0"/>
      <w:spacing w:before="300" w:after="200"/>
      <w:ind w:left="1448" w:right="170" w:hanging="720"/>
      <w:jc w:val="both"/>
    </w:pPr>
    <w:rPr>
      <w:rFonts w:ascii="Verdana" w:hAnsi="Verdana"/>
      <w:b w:val="0"/>
      <w:sz w:val="20"/>
      <w:u w:val="single"/>
      <w:lang w:val="en-US"/>
    </w:rPr>
  </w:style>
  <w:style w:type="character" w:customStyle="1" w:styleId="Titre2Car">
    <w:name w:val="Titre 2 Car"/>
    <w:aliases w:val="Title 2 Car,Number 2 Car,.1 Car,TITLE 2 Car,Sub-heading Car,Titolo 2 Carattere Carattere Carattere Carattere Car,.1 Carattere Carattere Carattere Carattere Car,§1.1. Car,X.X Car,Heading1 Car,Heading2DBM Car,Heading2DBM1 Car,§1.1 Car,h2 Car"/>
    <w:basedOn w:val="Policepardfaut"/>
    <w:link w:val="Titre2"/>
    <w:rsid w:val="00557717"/>
    <w:rPr>
      <w:rFonts w:ascii="Univers for BP" w:hAnsi="Univers for BP" w:cs="Arial"/>
      <w:b/>
      <w:bCs/>
      <w:iCs/>
      <w:szCs w:val="28"/>
      <w:lang w:val="en-GB"/>
    </w:rPr>
  </w:style>
  <w:style w:type="paragraph" w:customStyle="1" w:styleId="Paragraphedeliste1">
    <w:name w:val="Paragraphe de liste1"/>
    <w:basedOn w:val="Normal"/>
    <w:link w:val="Paragraphedeliste1Car"/>
    <w:qFormat/>
    <w:rsid w:val="00462B7A"/>
    <w:pPr>
      <w:suppressAutoHyphens/>
      <w:spacing w:after="200" w:line="360" w:lineRule="auto"/>
      <w:ind w:firstLine="357"/>
      <w:jc w:val="both"/>
    </w:pPr>
    <w:rPr>
      <w:rFonts w:ascii="Calibri" w:hAnsi="Calibri"/>
      <w:sz w:val="24"/>
      <w:szCs w:val="24"/>
    </w:rPr>
  </w:style>
  <w:style w:type="paragraph" w:customStyle="1" w:styleId="Style2">
    <w:name w:val="Style2"/>
    <w:basedOn w:val="Titre"/>
    <w:qFormat/>
    <w:rsid w:val="00462B7A"/>
    <w:pPr>
      <w:spacing w:before="240" w:beforeAutospacing="0" w:after="60" w:afterAutospacing="0" w:line="360" w:lineRule="auto"/>
      <w:ind w:left="709"/>
      <w:outlineLvl w:val="0"/>
    </w:pPr>
    <w:rPr>
      <w:rFonts w:ascii="Calibri" w:hAnsi="Calibri" w:cs="Times New Roman"/>
      <w:noProof w:val="0"/>
      <w:color w:val="2E74B5"/>
      <w:kern w:val="0"/>
      <w:sz w:val="44"/>
      <w:szCs w:val="44"/>
      <w:lang w:val="fr-FR" w:eastAsia="en-US"/>
    </w:rPr>
  </w:style>
  <w:style w:type="character" w:customStyle="1" w:styleId="Paragraphedeliste1Car">
    <w:name w:val="Paragraphe de liste1 Car"/>
    <w:link w:val="Paragraphedeliste1"/>
    <w:rsid w:val="00462B7A"/>
    <w:rPr>
      <w:rFonts w:ascii="Calibri" w:hAnsi="Calibri"/>
      <w:sz w:val="24"/>
      <w:szCs w:val="24"/>
      <w:lang w:val="fr-FR"/>
    </w:rPr>
  </w:style>
  <w:style w:type="character" w:customStyle="1" w:styleId="grkhzd">
    <w:name w:val="grkhzd"/>
    <w:basedOn w:val="Policepardfaut"/>
    <w:rsid w:val="00E126C0"/>
  </w:style>
  <w:style w:type="character" w:customStyle="1" w:styleId="lrzxr">
    <w:name w:val="lrzxr"/>
    <w:basedOn w:val="Policepardfaut"/>
    <w:rsid w:val="00E126C0"/>
  </w:style>
  <w:style w:type="character" w:customStyle="1" w:styleId="hpaddresssubtitlejs-hpaddresssubtitlejqtooltip">
    <w:name w:val="hp_address_subtitle&#10;js-hp_address_subtitle&#10;jq_tooltip"/>
    <w:basedOn w:val="Policepardfaut"/>
    <w:rsid w:val="00886ED6"/>
  </w:style>
  <w:style w:type="paragraph" w:customStyle="1" w:styleId="1-2-3">
    <w:name w:val="§1-2-3"/>
    <w:basedOn w:val="Normal"/>
    <w:rsid w:val="00DD5D59"/>
    <w:pPr>
      <w:numPr>
        <w:numId w:val="12"/>
      </w:numPr>
      <w:spacing w:before="60"/>
      <w:ind w:left="1702" w:right="284" w:hanging="284"/>
      <w:jc w:val="both"/>
    </w:pPr>
    <w:rPr>
      <w:rFonts w:ascii="Times New Roman" w:hAnsi="Times New Roman"/>
      <w:color w:val="000000"/>
      <w:szCs w:val="20"/>
      <w:lang w:val="en-GB"/>
    </w:rPr>
  </w:style>
  <w:style w:type="paragraph" w:styleId="PrformatHTML">
    <w:name w:val="HTML Preformatted"/>
    <w:basedOn w:val="Normal"/>
    <w:link w:val="PrformatHTMLCar"/>
    <w:uiPriority w:val="99"/>
    <w:semiHidden/>
    <w:unhideWhenUsed/>
    <w:rsid w:val="00932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fr-FR"/>
    </w:rPr>
  </w:style>
  <w:style w:type="character" w:customStyle="1" w:styleId="PrformatHTMLCar">
    <w:name w:val="Préformaté HTML Car"/>
    <w:basedOn w:val="Policepardfaut"/>
    <w:link w:val="PrformatHTML"/>
    <w:uiPriority w:val="99"/>
    <w:semiHidden/>
    <w:rsid w:val="00932523"/>
    <w:rPr>
      <w:rFonts w:ascii="Courier New" w:hAnsi="Courier New" w:cs="Courier New"/>
      <w:sz w:val="20"/>
      <w:szCs w:val="20"/>
      <w:lang w:val="fr-FR" w:eastAsia="fr-FR"/>
    </w:rPr>
  </w:style>
  <w:style w:type="character" w:customStyle="1" w:styleId="y2iqfc">
    <w:name w:val="y2iqfc"/>
    <w:basedOn w:val="Policepardfaut"/>
    <w:rsid w:val="00932523"/>
  </w:style>
  <w:style w:type="paragraph" w:styleId="NormalWeb">
    <w:name w:val="Normal (Web)"/>
    <w:basedOn w:val="Normal"/>
    <w:uiPriority w:val="99"/>
    <w:unhideWhenUsed/>
    <w:rsid w:val="003A4B71"/>
    <w:pPr>
      <w:spacing w:before="100" w:beforeAutospacing="1" w:after="100" w:afterAutospacing="1"/>
    </w:pPr>
    <w:rPr>
      <w:rFonts w:ascii="Times New Roman" w:hAnsi="Times New Roman"/>
      <w:sz w:val="24"/>
      <w:szCs w:val="24"/>
      <w:lang w:eastAsia="fr-FR"/>
    </w:rPr>
  </w:style>
  <w:style w:type="character" w:styleId="lev">
    <w:name w:val="Strong"/>
    <w:basedOn w:val="Policepardfaut"/>
    <w:uiPriority w:val="22"/>
    <w:qFormat/>
    <w:rsid w:val="003A4B71"/>
    <w:rPr>
      <w:b/>
      <w:bCs/>
    </w:rPr>
  </w:style>
  <w:style w:type="character" w:styleId="Mentionnonrsolue">
    <w:name w:val="Unresolved Mention"/>
    <w:basedOn w:val="Policepardfaut"/>
    <w:uiPriority w:val="99"/>
    <w:semiHidden/>
    <w:unhideWhenUsed/>
    <w:rsid w:val="00F27A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32964">
      <w:bodyDiv w:val="1"/>
      <w:marLeft w:val="0"/>
      <w:marRight w:val="0"/>
      <w:marTop w:val="0"/>
      <w:marBottom w:val="0"/>
      <w:divBdr>
        <w:top w:val="none" w:sz="0" w:space="0" w:color="auto"/>
        <w:left w:val="none" w:sz="0" w:space="0" w:color="auto"/>
        <w:bottom w:val="none" w:sz="0" w:space="0" w:color="auto"/>
        <w:right w:val="none" w:sz="0" w:space="0" w:color="auto"/>
      </w:divBdr>
      <w:divsChild>
        <w:div w:id="2142114013">
          <w:marLeft w:val="0"/>
          <w:marRight w:val="0"/>
          <w:marTop w:val="0"/>
          <w:marBottom w:val="0"/>
          <w:divBdr>
            <w:top w:val="none" w:sz="0" w:space="0" w:color="auto"/>
            <w:left w:val="none" w:sz="0" w:space="0" w:color="auto"/>
            <w:bottom w:val="none" w:sz="0" w:space="0" w:color="auto"/>
            <w:right w:val="none" w:sz="0" w:space="0" w:color="auto"/>
          </w:divBdr>
        </w:div>
        <w:div w:id="2058385360">
          <w:marLeft w:val="0"/>
          <w:marRight w:val="0"/>
          <w:marTop w:val="0"/>
          <w:marBottom w:val="0"/>
          <w:divBdr>
            <w:top w:val="none" w:sz="0" w:space="0" w:color="auto"/>
            <w:left w:val="none" w:sz="0" w:space="0" w:color="auto"/>
            <w:bottom w:val="none" w:sz="0" w:space="0" w:color="auto"/>
            <w:right w:val="none" w:sz="0" w:space="0" w:color="auto"/>
          </w:divBdr>
        </w:div>
        <w:div w:id="1558249488">
          <w:marLeft w:val="0"/>
          <w:marRight w:val="0"/>
          <w:marTop w:val="0"/>
          <w:marBottom w:val="0"/>
          <w:divBdr>
            <w:top w:val="none" w:sz="0" w:space="0" w:color="auto"/>
            <w:left w:val="none" w:sz="0" w:space="0" w:color="auto"/>
            <w:bottom w:val="none" w:sz="0" w:space="0" w:color="auto"/>
            <w:right w:val="none" w:sz="0" w:space="0" w:color="auto"/>
          </w:divBdr>
        </w:div>
        <w:div w:id="1912301512">
          <w:marLeft w:val="0"/>
          <w:marRight w:val="0"/>
          <w:marTop w:val="0"/>
          <w:marBottom w:val="0"/>
          <w:divBdr>
            <w:top w:val="none" w:sz="0" w:space="0" w:color="auto"/>
            <w:left w:val="none" w:sz="0" w:space="0" w:color="auto"/>
            <w:bottom w:val="none" w:sz="0" w:space="0" w:color="auto"/>
            <w:right w:val="none" w:sz="0" w:space="0" w:color="auto"/>
          </w:divBdr>
        </w:div>
        <w:div w:id="445346623">
          <w:marLeft w:val="0"/>
          <w:marRight w:val="0"/>
          <w:marTop w:val="0"/>
          <w:marBottom w:val="0"/>
          <w:divBdr>
            <w:top w:val="none" w:sz="0" w:space="0" w:color="auto"/>
            <w:left w:val="none" w:sz="0" w:space="0" w:color="auto"/>
            <w:bottom w:val="none" w:sz="0" w:space="0" w:color="auto"/>
            <w:right w:val="none" w:sz="0" w:space="0" w:color="auto"/>
          </w:divBdr>
        </w:div>
        <w:div w:id="1953784866">
          <w:marLeft w:val="0"/>
          <w:marRight w:val="0"/>
          <w:marTop w:val="0"/>
          <w:marBottom w:val="0"/>
          <w:divBdr>
            <w:top w:val="none" w:sz="0" w:space="0" w:color="auto"/>
            <w:left w:val="none" w:sz="0" w:space="0" w:color="auto"/>
            <w:bottom w:val="none" w:sz="0" w:space="0" w:color="auto"/>
            <w:right w:val="none" w:sz="0" w:space="0" w:color="auto"/>
          </w:divBdr>
        </w:div>
        <w:div w:id="1942371399">
          <w:marLeft w:val="0"/>
          <w:marRight w:val="0"/>
          <w:marTop w:val="0"/>
          <w:marBottom w:val="0"/>
          <w:divBdr>
            <w:top w:val="none" w:sz="0" w:space="0" w:color="auto"/>
            <w:left w:val="none" w:sz="0" w:space="0" w:color="auto"/>
            <w:bottom w:val="none" w:sz="0" w:space="0" w:color="auto"/>
            <w:right w:val="none" w:sz="0" w:space="0" w:color="auto"/>
          </w:divBdr>
        </w:div>
        <w:div w:id="685249031">
          <w:marLeft w:val="0"/>
          <w:marRight w:val="0"/>
          <w:marTop w:val="0"/>
          <w:marBottom w:val="0"/>
          <w:divBdr>
            <w:top w:val="none" w:sz="0" w:space="0" w:color="auto"/>
            <w:left w:val="none" w:sz="0" w:space="0" w:color="auto"/>
            <w:bottom w:val="none" w:sz="0" w:space="0" w:color="auto"/>
            <w:right w:val="none" w:sz="0" w:space="0" w:color="auto"/>
          </w:divBdr>
        </w:div>
        <w:div w:id="409423502">
          <w:marLeft w:val="0"/>
          <w:marRight w:val="0"/>
          <w:marTop w:val="0"/>
          <w:marBottom w:val="0"/>
          <w:divBdr>
            <w:top w:val="none" w:sz="0" w:space="0" w:color="auto"/>
            <w:left w:val="none" w:sz="0" w:space="0" w:color="auto"/>
            <w:bottom w:val="none" w:sz="0" w:space="0" w:color="auto"/>
            <w:right w:val="none" w:sz="0" w:space="0" w:color="auto"/>
          </w:divBdr>
        </w:div>
        <w:div w:id="797575417">
          <w:marLeft w:val="0"/>
          <w:marRight w:val="0"/>
          <w:marTop w:val="0"/>
          <w:marBottom w:val="0"/>
          <w:divBdr>
            <w:top w:val="none" w:sz="0" w:space="0" w:color="auto"/>
            <w:left w:val="none" w:sz="0" w:space="0" w:color="auto"/>
            <w:bottom w:val="none" w:sz="0" w:space="0" w:color="auto"/>
            <w:right w:val="none" w:sz="0" w:space="0" w:color="auto"/>
          </w:divBdr>
        </w:div>
        <w:div w:id="1362903647">
          <w:marLeft w:val="0"/>
          <w:marRight w:val="0"/>
          <w:marTop w:val="0"/>
          <w:marBottom w:val="0"/>
          <w:divBdr>
            <w:top w:val="none" w:sz="0" w:space="0" w:color="auto"/>
            <w:left w:val="none" w:sz="0" w:space="0" w:color="auto"/>
            <w:bottom w:val="none" w:sz="0" w:space="0" w:color="auto"/>
            <w:right w:val="none" w:sz="0" w:space="0" w:color="auto"/>
          </w:divBdr>
        </w:div>
        <w:div w:id="1155419330">
          <w:marLeft w:val="0"/>
          <w:marRight w:val="0"/>
          <w:marTop w:val="0"/>
          <w:marBottom w:val="0"/>
          <w:divBdr>
            <w:top w:val="none" w:sz="0" w:space="0" w:color="auto"/>
            <w:left w:val="none" w:sz="0" w:space="0" w:color="auto"/>
            <w:bottom w:val="none" w:sz="0" w:space="0" w:color="auto"/>
            <w:right w:val="none" w:sz="0" w:space="0" w:color="auto"/>
          </w:divBdr>
        </w:div>
        <w:div w:id="1574899870">
          <w:marLeft w:val="0"/>
          <w:marRight w:val="0"/>
          <w:marTop w:val="0"/>
          <w:marBottom w:val="0"/>
          <w:divBdr>
            <w:top w:val="none" w:sz="0" w:space="0" w:color="auto"/>
            <w:left w:val="none" w:sz="0" w:space="0" w:color="auto"/>
            <w:bottom w:val="none" w:sz="0" w:space="0" w:color="auto"/>
            <w:right w:val="none" w:sz="0" w:space="0" w:color="auto"/>
          </w:divBdr>
        </w:div>
      </w:divsChild>
    </w:div>
    <w:div w:id="84112760">
      <w:bodyDiv w:val="1"/>
      <w:marLeft w:val="0"/>
      <w:marRight w:val="0"/>
      <w:marTop w:val="0"/>
      <w:marBottom w:val="0"/>
      <w:divBdr>
        <w:top w:val="none" w:sz="0" w:space="0" w:color="auto"/>
        <w:left w:val="none" w:sz="0" w:space="0" w:color="auto"/>
        <w:bottom w:val="none" w:sz="0" w:space="0" w:color="auto"/>
        <w:right w:val="none" w:sz="0" w:space="0" w:color="auto"/>
      </w:divBdr>
    </w:div>
    <w:div w:id="242181526">
      <w:bodyDiv w:val="1"/>
      <w:marLeft w:val="0"/>
      <w:marRight w:val="0"/>
      <w:marTop w:val="0"/>
      <w:marBottom w:val="0"/>
      <w:divBdr>
        <w:top w:val="none" w:sz="0" w:space="0" w:color="auto"/>
        <w:left w:val="none" w:sz="0" w:space="0" w:color="auto"/>
        <w:bottom w:val="none" w:sz="0" w:space="0" w:color="auto"/>
        <w:right w:val="none" w:sz="0" w:space="0" w:color="auto"/>
      </w:divBdr>
    </w:div>
    <w:div w:id="317810312">
      <w:bodyDiv w:val="1"/>
      <w:marLeft w:val="0"/>
      <w:marRight w:val="0"/>
      <w:marTop w:val="0"/>
      <w:marBottom w:val="0"/>
      <w:divBdr>
        <w:top w:val="none" w:sz="0" w:space="0" w:color="auto"/>
        <w:left w:val="none" w:sz="0" w:space="0" w:color="auto"/>
        <w:bottom w:val="none" w:sz="0" w:space="0" w:color="auto"/>
        <w:right w:val="none" w:sz="0" w:space="0" w:color="auto"/>
      </w:divBdr>
    </w:div>
    <w:div w:id="362441186">
      <w:bodyDiv w:val="1"/>
      <w:marLeft w:val="0"/>
      <w:marRight w:val="0"/>
      <w:marTop w:val="0"/>
      <w:marBottom w:val="0"/>
      <w:divBdr>
        <w:top w:val="none" w:sz="0" w:space="0" w:color="auto"/>
        <w:left w:val="none" w:sz="0" w:space="0" w:color="auto"/>
        <w:bottom w:val="none" w:sz="0" w:space="0" w:color="auto"/>
        <w:right w:val="none" w:sz="0" w:space="0" w:color="auto"/>
      </w:divBdr>
    </w:div>
    <w:div w:id="389349694">
      <w:bodyDiv w:val="1"/>
      <w:marLeft w:val="0"/>
      <w:marRight w:val="0"/>
      <w:marTop w:val="0"/>
      <w:marBottom w:val="0"/>
      <w:divBdr>
        <w:top w:val="none" w:sz="0" w:space="0" w:color="auto"/>
        <w:left w:val="none" w:sz="0" w:space="0" w:color="auto"/>
        <w:bottom w:val="none" w:sz="0" w:space="0" w:color="auto"/>
        <w:right w:val="none" w:sz="0" w:space="0" w:color="auto"/>
      </w:divBdr>
    </w:div>
    <w:div w:id="405566589">
      <w:bodyDiv w:val="1"/>
      <w:marLeft w:val="0"/>
      <w:marRight w:val="0"/>
      <w:marTop w:val="0"/>
      <w:marBottom w:val="0"/>
      <w:divBdr>
        <w:top w:val="none" w:sz="0" w:space="0" w:color="auto"/>
        <w:left w:val="none" w:sz="0" w:space="0" w:color="auto"/>
        <w:bottom w:val="none" w:sz="0" w:space="0" w:color="auto"/>
        <w:right w:val="none" w:sz="0" w:space="0" w:color="auto"/>
      </w:divBdr>
    </w:div>
    <w:div w:id="407507463">
      <w:bodyDiv w:val="1"/>
      <w:marLeft w:val="0"/>
      <w:marRight w:val="0"/>
      <w:marTop w:val="0"/>
      <w:marBottom w:val="0"/>
      <w:divBdr>
        <w:top w:val="none" w:sz="0" w:space="0" w:color="auto"/>
        <w:left w:val="none" w:sz="0" w:space="0" w:color="auto"/>
        <w:bottom w:val="none" w:sz="0" w:space="0" w:color="auto"/>
        <w:right w:val="none" w:sz="0" w:space="0" w:color="auto"/>
      </w:divBdr>
    </w:div>
    <w:div w:id="419522138">
      <w:bodyDiv w:val="1"/>
      <w:marLeft w:val="0"/>
      <w:marRight w:val="0"/>
      <w:marTop w:val="0"/>
      <w:marBottom w:val="0"/>
      <w:divBdr>
        <w:top w:val="none" w:sz="0" w:space="0" w:color="auto"/>
        <w:left w:val="none" w:sz="0" w:space="0" w:color="auto"/>
        <w:bottom w:val="none" w:sz="0" w:space="0" w:color="auto"/>
        <w:right w:val="none" w:sz="0" w:space="0" w:color="auto"/>
      </w:divBdr>
    </w:div>
    <w:div w:id="503205976">
      <w:bodyDiv w:val="1"/>
      <w:marLeft w:val="0"/>
      <w:marRight w:val="0"/>
      <w:marTop w:val="0"/>
      <w:marBottom w:val="0"/>
      <w:divBdr>
        <w:top w:val="none" w:sz="0" w:space="0" w:color="auto"/>
        <w:left w:val="none" w:sz="0" w:space="0" w:color="auto"/>
        <w:bottom w:val="none" w:sz="0" w:space="0" w:color="auto"/>
        <w:right w:val="none" w:sz="0" w:space="0" w:color="auto"/>
      </w:divBdr>
    </w:div>
    <w:div w:id="524949528">
      <w:bodyDiv w:val="1"/>
      <w:marLeft w:val="0"/>
      <w:marRight w:val="0"/>
      <w:marTop w:val="0"/>
      <w:marBottom w:val="0"/>
      <w:divBdr>
        <w:top w:val="none" w:sz="0" w:space="0" w:color="auto"/>
        <w:left w:val="none" w:sz="0" w:space="0" w:color="auto"/>
        <w:bottom w:val="none" w:sz="0" w:space="0" w:color="auto"/>
        <w:right w:val="none" w:sz="0" w:space="0" w:color="auto"/>
      </w:divBdr>
    </w:div>
    <w:div w:id="710110768">
      <w:bodyDiv w:val="1"/>
      <w:marLeft w:val="92"/>
      <w:marRight w:val="92"/>
      <w:marTop w:val="13"/>
      <w:marBottom w:val="13"/>
      <w:divBdr>
        <w:top w:val="none" w:sz="0" w:space="0" w:color="auto"/>
        <w:left w:val="none" w:sz="0" w:space="0" w:color="auto"/>
        <w:bottom w:val="none" w:sz="0" w:space="0" w:color="auto"/>
        <w:right w:val="none" w:sz="0" w:space="0" w:color="auto"/>
      </w:divBdr>
      <w:divsChild>
        <w:div w:id="316148524">
          <w:marLeft w:val="0"/>
          <w:marRight w:val="0"/>
          <w:marTop w:val="120"/>
          <w:marBottom w:val="0"/>
          <w:divBdr>
            <w:top w:val="none" w:sz="0" w:space="0" w:color="auto"/>
            <w:left w:val="none" w:sz="0" w:space="0" w:color="auto"/>
            <w:bottom w:val="none" w:sz="0" w:space="0" w:color="auto"/>
            <w:right w:val="none" w:sz="0" w:space="0" w:color="auto"/>
          </w:divBdr>
          <w:divsChild>
            <w:div w:id="801925768">
              <w:marLeft w:val="0"/>
              <w:marRight w:val="0"/>
              <w:marTop w:val="0"/>
              <w:marBottom w:val="0"/>
              <w:divBdr>
                <w:top w:val="none" w:sz="0" w:space="0" w:color="auto"/>
                <w:left w:val="none" w:sz="0" w:space="0" w:color="auto"/>
                <w:bottom w:val="none" w:sz="0" w:space="0" w:color="auto"/>
                <w:right w:val="none" w:sz="0" w:space="0" w:color="auto"/>
              </w:divBdr>
              <w:divsChild>
                <w:div w:id="1911688881">
                  <w:marLeft w:val="567"/>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738770">
      <w:bodyDiv w:val="1"/>
      <w:marLeft w:val="0"/>
      <w:marRight w:val="0"/>
      <w:marTop w:val="0"/>
      <w:marBottom w:val="0"/>
      <w:divBdr>
        <w:top w:val="none" w:sz="0" w:space="0" w:color="auto"/>
        <w:left w:val="none" w:sz="0" w:space="0" w:color="auto"/>
        <w:bottom w:val="none" w:sz="0" w:space="0" w:color="auto"/>
        <w:right w:val="none" w:sz="0" w:space="0" w:color="auto"/>
      </w:divBdr>
    </w:div>
    <w:div w:id="793713822">
      <w:bodyDiv w:val="1"/>
      <w:marLeft w:val="0"/>
      <w:marRight w:val="0"/>
      <w:marTop w:val="0"/>
      <w:marBottom w:val="0"/>
      <w:divBdr>
        <w:top w:val="none" w:sz="0" w:space="0" w:color="auto"/>
        <w:left w:val="none" w:sz="0" w:space="0" w:color="auto"/>
        <w:bottom w:val="none" w:sz="0" w:space="0" w:color="auto"/>
        <w:right w:val="none" w:sz="0" w:space="0" w:color="auto"/>
      </w:divBdr>
    </w:div>
    <w:div w:id="871844510">
      <w:bodyDiv w:val="1"/>
      <w:marLeft w:val="0"/>
      <w:marRight w:val="0"/>
      <w:marTop w:val="0"/>
      <w:marBottom w:val="0"/>
      <w:divBdr>
        <w:top w:val="none" w:sz="0" w:space="0" w:color="auto"/>
        <w:left w:val="none" w:sz="0" w:space="0" w:color="auto"/>
        <w:bottom w:val="none" w:sz="0" w:space="0" w:color="auto"/>
        <w:right w:val="none" w:sz="0" w:space="0" w:color="auto"/>
      </w:divBdr>
    </w:div>
    <w:div w:id="974213338">
      <w:bodyDiv w:val="1"/>
      <w:marLeft w:val="0"/>
      <w:marRight w:val="0"/>
      <w:marTop w:val="0"/>
      <w:marBottom w:val="0"/>
      <w:divBdr>
        <w:top w:val="none" w:sz="0" w:space="0" w:color="auto"/>
        <w:left w:val="none" w:sz="0" w:space="0" w:color="auto"/>
        <w:bottom w:val="none" w:sz="0" w:space="0" w:color="auto"/>
        <w:right w:val="none" w:sz="0" w:space="0" w:color="auto"/>
      </w:divBdr>
    </w:div>
    <w:div w:id="1039821854">
      <w:bodyDiv w:val="1"/>
      <w:marLeft w:val="0"/>
      <w:marRight w:val="0"/>
      <w:marTop w:val="0"/>
      <w:marBottom w:val="0"/>
      <w:divBdr>
        <w:top w:val="none" w:sz="0" w:space="0" w:color="auto"/>
        <w:left w:val="none" w:sz="0" w:space="0" w:color="auto"/>
        <w:bottom w:val="none" w:sz="0" w:space="0" w:color="auto"/>
        <w:right w:val="none" w:sz="0" w:space="0" w:color="auto"/>
      </w:divBdr>
    </w:div>
    <w:div w:id="1043477697">
      <w:bodyDiv w:val="1"/>
      <w:marLeft w:val="0"/>
      <w:marRight w:val="0"/>
      <w:marTop w:val="0"/>
      <w:marBottom w:val="0"/>
      <w:divBdr>
        <w:top w:val="none" w:sz="0" w:space="0" w:color="auto"/>
        <w:left w:val="none" w:sz="0" w:space="0" w:color="auto"/>
        <w:bottom w:val="none" w:sz="0" w:space="0" w:color="auto"/>
        <w:right w:val="none" w:sz="0" w:space="0" w:color="auto"/>
      </w:divBdr>
    </w:div>
    <w:div w:id="1186749484">
      <w:bodyDiv w:val="1"/>
      <w:marLeft w:val="0"/>
      <w:marRight w:val="0"/>
      <w:marTop w:val="0"/>
      <w:marBottom w:val="0"/>
      <w:divBdr>
        <w:top w:val="none" w:sz="0" w:space="0" w:color="auto"/>
        <w:left w:val="none" w:sz="0" w:space="0" w:color="auto"/>
        <w:bottom w:val="none" w:sz="0" w:space="0" w:color="auto"/>
        <w:right w:val="none" w:sz="0" w:space="0" w:color="auto"/>
      </w:divBdr>
    </w:div>
    <w:div w:id="1213225089">
      <w:bodyDiv w:val="1"/>
      <w:marLeft w:val="0"/>
      <w:marRight w:val="0"/>
      <w:marTop w:val="0"/>
      <w:marBottom w:val="0"/>
      <w:divBdr>
        <w:top w:val="none" w:sz="0" w:space="0" w:color="auto"/>
        <w:left w:val="none" w:sz="0" w:space="0" w:color="auto"/>
        <w:bottom w:val="none" w:sz="0" w:space="0" w:color="auto"/>
        <w:right w:val="none" w:sz="0" w:space="0" w:color="auto"/>
      </w:divBdr>
      <w:divsChild>
        <w:div w:id="1469274566">
          <w:marLeft w:val="0"/>
          <w:marRight w:val="0"/>
          <w:marTop w:val="0"/>
          <w:marBottom w:val="0"/>
          <w:divBdr>
            <w:top w:val="none" w:sz="0" w:space="0" w:color="auto"/>
            <w:left w:val="none" w:sz="0" w:space="0" w:color="auto"/>
            <w:bottom w:val="none" w:sz="0" w:space="0" w:color="auto"/>
            <w:right w:val="none" w:sz="0" w:space="0" w:color="auto"/>
          </w:divBdr>
        </w:div>
        <w:div w:id="941759907">
          <w:marLeft w:val="0"/>
          <w:marRight w:val="0"/>
          <w:marTop w:val="0"/>
          <w:marBottom w:val="0"/>
          <w:divBdr>
            <w:top w:val="none" w:sz="0" w:space="0" w:color="auto"/>
            <w:left w:val="none" w:sz="0" w:space="0" w:color="auto"/>
            <w:bottom w:val="none" w:sz="0" w:space="0" w:color="auto"/>
            <w:right w:val="none" w:sz="0" w:space="0" w:color="auto"/>
          </w:divBdr>
        </w:div>
        <w:div w:id="1541673001">
          <w:marLeft w:val="0"/>
          <w:marRight w:val="0"/>
          <w:marTop w:val="0"/>
          <w:marBottom w:val="0"/>
          <w:divBdr>
            <w:top w:val="none" w:sz="0" w:space="0" w:color="auto"/>
            <w:left w:val="none" w:sz="0" w:space="0" w:color="auto"/>
            <w:bottom w:val="none" w:sz="0" w:space="0" w:color="auto"/>
            <w:right w:val="none" w:sz="0" w:space="0" w:color="auto"/>
          </w:divBdr>
        </w:div>
        <w:div w:id="598762146">
          <w:marLeft w:val="0"/>
          <w:marRight w:val="0"/>
          <w:marTop w:val="0"/>
          <w:marBottom w:val="0"/>
          <w:divBdr>
            <w:top w:val="none" w:sz="0" w:space="0" w:color="auto"/>
            <w:left w:val="none" w:sz="0" w:space="0" w:color="auto"/>
            <w:bottom w:val="none" w:sz="0" w:space="0" w:color="auto"/>
            <w:right w:val="none" w:sz="0" w:space="0" w:color="auto"/>
          </w:divBdr>
        </w:div>
        <w:div w:id="1947493747">
          <w:marLeft w:val="0"/>
          <w:marRight w:val="0"/>
          <w:marTop w:val="0"/>
          <w:marBottom w:val="0"/>
          <w:divBdr>
            <w:top w:val="none" w:sz="0" w:space="0" w:color="auto"/>
            <w:left w:val="none" w:sz="0" w:space="0" w:color="auto"/>
            <w:bottom w:val="none" w:sz="0" w:space="0" w:color="auto"/>
            <w:right w:val="none" w:sz="0" w:space="0" w:color="auto"/>
          </w:divBdr>
        </w:div>
        <w:div w:id="144779903">
          <w:marLeft w:val="0"/>
          <w:marRight w:val="0"/>
          <w:marTop w:val="0"/>
          <w:marBottom w:val="0"/>
          <w:divBdr>
            <w:top w:val="none" w:sz="0" w:space="0" w:color="auto"/>
            <w:left w:val="none" w:sz="0" w:space="0" w:color="auto"/>
            <w:bottom w:val="none" w:sz="0" w:space="0" w:color="auto"/>
            <w:right w:val="none" w:sz="0" w:space="0" w:color="auto"/>
          </w:divBdr>
        </w:div>
        <w:div w:id="1678842254">
          <w:marLeft w:val="0"/>
          <w:marRight w:val="0"/>
          <w:marTop w:val="0"/>
          <w:marBottom w:val="0"/>
          <w:divBdr>
            <w:top w:val="none" w:sz="0" w:space="0" w:color="auto"/>
            <w:left w:val="none" w:sz="0" w:space="0" w:color="auto"/>
            <w:bottom w:val="none" w:sz="0" w:space="0" w:color="auto"/>
            <w:right w:val="none" w:sz="0" w:space="0" w:color="auto"/>
          </w:divBdr>
        </w:div>
        <w:div w:id="1916428404">
          <w:marLeft w:val="0"/>
          <w:marRight w:val="0"/>
          <w:marTop w:val="0"/>
          <w:marBottom w:val="0"/>
          <w:divBdr>
            <w:top w:val="none" w:sz="0" w:space="0" w:color="auto"/>
            <w:left w:val="none" w:sz="0" w:space="0" w:color="auto"/>
            <w:bottom w:val="none" w:sz="0" w:space="0" w:color="auto"/>
            <w:right w:val="none" w:sz="0" w:space="0" w:color="auto"/>
          </w:divBdr>
        </w:div>
        <w:div w:id="1699772803">
          <w:marLeft w:val="0"/>
          <w:marRight w:val="0"/>
          <w:marTop w:val="0"/>
          <w:marBottom w:val="0"/>
          <w:divBdr>
            <w:top w:val="none" w:sz="0" w:space="0" w:color="auto"/>
            <w:left w:val="none" w:sz="0" w:space="0" w:color="auto"/>
            <w:bottom w:val="none" w:sz="0" w:space="0" w:color="auto"/>
            <w:right w:val="none" w:sz="0" w:space="0" w:color="auto"/>
          </w:divBdr>
        </w:div>
      </w:divsChild>
    </w:div>
    <w:div w:id="1273784551">
      <w:bodyDiv w:val="1"/>
      <w:marLeft w:val="0"/>
      <w:marRight w:val="0"/>
      <w:marTop w:val="0"/>
      <w:marBottom w:val="0"/>
      <w:divBdr>
        <w:top w:val="none" w:sz="0" w:space="0" w:color="auto"/>
        <w:left w:val="none" w:sz="0" w:space="0" w:color="auto"/>
        <w:bottom w:val="none" w:sz="0" w:space="0" w:color="auto"/>
        <w:right w:val="none" w:sz="0" w:space="0" w:color="auto"/>
      </w:divBdr>
    </w:div>
    <w:div w:id="1368219689">
      <w:bodyDiv w:val="1"/>
      <w:marLeft w:val="0"/>
      <w:marRight w:val="0"/>
      <w:marTop w:val="0"/>
      <w:marBottom w:val="0"/>
      <w:divBdr>
        <w:top w:val="none" w:sz="0" w:space="0" w:color="auto"/>
        <w:left w:val="none" w:sz="0" w:space="0" w:color="auto"/>
        <w:bottom w:val="none" w:sz="0" w:space="0" w:color="auto"/>
        <w:right w:val="none" w:sz="0" w:space="0" w:color="auto"/>
      </w:divBdr>
    </w:div>
    <w:div w:id="1411004872">
      <w:bodyDiv w:val="1"/>
      <w:marLeft w:val="0"/>
      <w:marRight w:val="0"/>
      <w:marTop w:val="0"/>
      <w:marBottom w:val="0"/>
      <w:divBdr>
        <w:top w:val="none" w:sz="0" w:space="0" w:color="auto"/>
        <w:left w:val="none" w:sz="0" w:space="0" w:color="auto"/>
        <w:bottom w:val="none" w:sz="0" w:space="0" w:color="auto"/>
        <w:right w:val="none" w:sz="0" w:space="0" w:color="auto"/>
      </w:divBdr>
    </w:div>
    <w:div w:id="1420445869">
      <w:bodyDiv w:val="1"/>
      <w:marLeft w:val="0"/>
      <w:marRight w:val="0"/>
      <w:marTop w:val="0"/>
      <w:marBottom w:val="0"/>
      <w:divBdr>
        <w:top w:val="none" w:sz="0" w:space="0" w:color="auto"/>
        <w:left w:val="none" w:sz="0" w:space="0" w:color="auto"/>
        <w:bottom w:val="none" w:sz="0" w:space="0" w:color="auto"/>
        <w:right w:val="none" w:sz="0" w:space="0" w:color="auto"/>
      </w:divBdr>
    </w:div>
    <w:div w:id="1578637012">
      <w:bodyDiv w:val="1"/>
      <w:marLeft w:val="0"/>
      <w:marRight w:val="0"/>
      <w:marTop w:val="0"/>
      <w:marBottom w:val="0"/>
      <w:divBdr>
        <w:top w:val="none" w:sz="0" w:space="0" w:color="auto"/>
        <w:left w:val="none" w:sz="0" w:space="0" w:color="auto"/>
        <w:bottom w:val="none" w:sz="0" w:space="0" w:color="auto"/>
        <w:right w:val="none" w:sz="0" w:space="0" w:color="auto"/>
      </w:divBdr>
    </w:div>
    <w:div w:id="1587886994">
      <w:bodyDiv w:val="1"/>
      <w:marLeft w:val="0"/>
      <w:marRight w:val="0"/>
      <w:marTop w:val="0"/>
      <w:marBottom w:val="0"/>
      <w:divBdr>
        <w:top w:val="none" w:sz="0" w:space="0" w:color="auto"/>
        <w:left w:val="none" w:sz="0" w:space="0" w:color="auto"/>
        <w:bottom w:val="none" w:sz="0" w:space="0" w:color="auto"/>
        <w:right w:val="none" w:sz="0" w:space="0" w:color="auto"/>
      </w:divBdr>
    </w:div>
    <w:div w:id="1671828311">
      <w:bodyDiv w:val="1"/>
      <w:marLeft w:val="0"/>
      <w:marRight w:val="0"/>
      <w:marTop w:val="0"/>
      <w:marBottom w:val="0"/>
      <w:divBdr>
        <w:top w:val="none" w:sz="0" w:space="0" w:color="auto"/>
        <w:left w:val="none" w:sz="0" w:space="0" w:color="auto"/>
        <w:bottom w:val="none" w:sz="0" w:space="0" w:color="auto"/>
        <w:right w:val="none" w:sz="0" w:space="0" w:color="auto"/>
      </w:divBdr>
    </w:div>
    <w:div w:id="1705669100">
      <w:bodyDiv w:val="1"/>
      <w:marLeft w:val="0"/>
      <w:marRight w:val="0"/>
      <w:marTop w:val="0"/>
      <w:marBottom w:val="0"/>
      <w:divBdr>
        <w:top w:val="none" w:sz="0" w:space="0" w:color="auto"/>
        <w:left w:val="none" w:sz="0" w:space="0" w:color="auto"/>
        <w:bottom w:val="none" w:sz="0" w:space="0" w:color="auto"/>
        <w:right w:val="none" w:sz="0" w:space="0" w:color="auto"/>
      </w:divBdr>
    </w:div>
    <w:div w:id="1708675923">
      <w:bodyDiv w:val="1"/>
      <w:marLeft w:val="0"/>
      <w:marRight w:val="0"/>
      <w:marTop w:val="0"/>
      <w:marBottom w:val="0"/>
      <w:divBdr>
        <w:top w:val="none" w:sz="0" w:space="0" w:color="auto"/>
        <w:left w:val="none" w:sz="0" w:space="0" w:color="auto"/>
        <w:bottom w:val="none" w:sz="0" w:space="0" w:color="auto"/>
        <w:right w:val="none" w:sz="0" w:space="0" w:color="auto"/>
      </w:divBdr>
    </w:div>
    <w:div w:id="1826125322">
      <w:bodyDiv w:val="1"/>
      <w:marLeft w:val="0"/>
      <w:marRight w:val="0"/>
      <w:marTop w:val="0"/>
      <w:marBottom w:val="0"/>
      <w:divBdr>
        <w:top w:val="none" w:sz="0" w:space="0" w:color="auto"/>
        <w:left w:val="none" w:sz="0" w:space="0" w:color="auto"/>
        <w:bottom w:val="none" w:sz="0" w:space="0" w:color="auto"/>
        <w:right w:val="none" w:sz="0" w:space="0" w:color="auto"/>
      </w:divBdr>
    </w:div>
    <w:div w:id="1871139060">
      <w:bodyDiv w:val="1"/>
      <w:marLeft w:val="0"/>
      <w:marRight w:val="0"/>
      <w:marTop w:val="0"/>
      <w:marBottom w:val="0"/>
      <w:divBdr>
        <w:top w:val="none" w:sz="0" w:space="0" w:color="auto"/>
        <w:left w:val="none" w:sz="0" w:space="0" w:color="auto"/>
        <w:bottom w:val="none" w:sz="0" w:space="0" w:color="auto"/>
        <w:right w:val="none" w:sz="0" w:space="0" w:color="auto"/>
      </w:divBdr>
    </w:div>
    <w:div w:id="1892842464">
      <w:bodyDiv w:val="1"/>
      <w:marLeft w:val="0"/>
      <w:marRight w:val="0"/>
      <w:marTop w:val="0"/>
      <w:marBottom w:val="0"/>
      <w:divBdr>
        <w:top w:val="none" w:sz="0" w:space="0" w:color="auto"/>
        <w:left w:val="none" w:sz="0" w:space="0" w:color="auto"/>
        <w:bottom w:val="none" w:sz="0" w:space="0" w:color="auto"/>
        <w:right w:val="none" w:sz="0" w:space="0" w:color="auto"/>
      </w:divBdr>
    </w:div>
    <w:div w:id="1953127095">
      <w:bodyDiv w:val="1"/>
      <w:marLeft w:val="0"/>
      <w:marRight w:val="0"/>
      <w:marTop w:val="0"/>
      <w:marBottom w:val="0"/>
      <w:divBdr>
        <w:top w:val="none" w:sz="0" w:space="0" w:color="auto"/>
        <w:left w:val="none" w:sz="0" w:space="0" w:color="auto"/>
        <w:bottom w:val="none" w:sz="0" w:space="0" w:color="auto"/>
        <w:right w:val="none" w:sz="0" w:space="0" w:color="auto"/>
      </w:divBdr>
    </w:div>
    <w:div w:id="2027097786">
      <w:bodyDiv w:val="1"/>
      <w:marLeft w:val="0"/>
      <w:marRight w:val="0"/>
      <w:marTop w:val="0"/>
      <w:marBottom w:val="0"/>
      <w:divBdr>
        <w:top w:val="none" w:sz="0" w:space="0" w:color="auto"/>
        <w:left w:val="none" w:sz="0" w:space="0" w:color="auto"/>
        <w:bottom w:val="none" w:sz="0" w:space="0" w:color="auto"/>
        <w:right w:val="none" w:sz="0" w:space="0" w:color="auto"/>
      </w:divBdr>
    </w:div>
    <w:div w:id="2029022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cnil.fr/fr/cookies-solutions-pour-les-outils-de-mesure-daudience" TargetMode="External"/></Relationship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8/08/relationships/commentsExtensible" Target="commentsExtensible.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file:///\\Houserver03\wwwroot\EPDCT\brand\BP-BP-DCT-Letter-Templates-UK-US\images\helios.jpg" TargetMode="External"/><Relationship Id="rId1" Type="http://schemas.openxmlformats.org/officeDocument/2006/relationships/image" Target="media/image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EA83A6-D29A-4E00-83AB-FBBAACE8DA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895</Words>
  <Characters>4926</Characters>
  <Application>Microsoft Office Word</Application>
  <DocSecurity>0</DocSecurity>
  <Lines>41</Lines>
  <Paragraphs>11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5810</CharactersWithSpaces>
  <SharedDoc>false</SharedDoc>
  <HLinks>
    <vt:vector size="288" baseType="variant">
      <vt:variant>
        <vt:i4>786448</vt:i4>
      </vt:variant>
      <vt:variant>
        <vt:i4>342</vt:i4>
      </vt:variant>
      <vt:variant>
        <vt:i4>0</vt:i4>
      </vt:variant>
      <vt:variant>
        <vt:i4>5</vt:i4>
      </vt:variant>
      <vt:variant>
        <vt:lpwstr>http://etplib.bpweb.bp.com/login/IntegratedLogin.jsp?docNumber=GN%2000-991&amp;docType=gn</vt:lpwstr>
      </vt:variant>
      <vt:variant>
        <vt:lpwstr/>
      </vt:variant>
      <vt:variant>
        <vt:i4>1900602</vt:i4>
      </vt:variant>
      <vt:variant>
        <vt:i4>293</vt:i4>
      </vt:variant>
      <vt:variant>
        <vt:i4>0</vt:i4>
      </vt:variant>
      <vt:variant>
        <vt:i4>5</vt:i4>
      </vt:variant>
      <vt:variant>
        <vt:lpwstr/>
      </vt:variant>
      <vt:variant>
        <vt:lpwstr>_Toc298849428</vt:lpwstr>
      </vt:variant>
      <vt:variant>
        <vt:i4>1900602</vt:i4>
      </vt:variant>
      <vt:variant>
        <vt:i4>287</vt:i4>
      </vt:variant>
      <vt:variant>
        <vt:i4>0</vt:i4>
      </vt:variant>
      <vt:variant>
        <vt:i4>5</vt:i4>
      </vt:variant>
      <vt:variant>
        <vt:lpwstr/>
      </vt:variant>
      <vt:variant>
        <vt:lpwstr>_Toc298849427</vt:lpwstr>
      </vt:variant>
      <vt:variant>
        <vt:i4>1900602</vt:i4>
      </vt:variant>
      <vt:variant>
        <vt:i4>281</vt:i4>
      </vt:variant>
      <vt:variant>
        <vt:i4>0</vt:i4>
      </vt:variant>
      <vt:variant>
        <vt:i4>5</vt:i4>
      </vt:variant>
      <vt:variant>
        <vt:lpwstr/>
      </vt:variant>
      <vt:variant>
        <vt:lpwstr>_Toc298849426</vt:lpwstr>
      </vt:variant>
      <vt:variant>
        <vt:i4>1900602</vt:i4>
      </vt:variant>
      <vt:variant>
        <vt:i4>275</vt:i4>
      </vt:variant>
      <vt:variant>
        <vt:i4>0</vt:i4>
      </vt:variant>
      <vt:variant>
        <vt:i4>5</vt:i4>
      </vt:variant>
      <vt:variant>
        <vt:lpwstr/>
      </vt:variant>
      <vt:variant>
        <vt:lpwstr>_Toc298849425</vt:lpwstr>
      </vt:variant>
      <vt:variant>
        <vt:i4>1900602</vt:i4>
      </vt:variant>
      <vt:variant>
        <vt:i4>266</vt:i4>
      </vt:variant>
      <vt:variant>
        <vt:i4>0</vt:i4>
      </vt:variant>
      <vt:variant>
        <vt:i4>5</vt:i4>
      </vt:variant>
      <vt:variant>
        <vt:lpwstr/>
      </vt:variant>
      <vt:variant>
        <vt:lpwstr>_Toc298849424</vt:lpwstr>
      </vt:variant>
      <vt:variant>
        <vt:i4>1900602</vt:i4>
      </vt:variant>
      <vt:variant>
        <vt:i4>260</vt:i4>
      </vt:variant>
      <vt:variant>
        <vt:i4>0</vt:i4>
      </vt:variant>
      <vt:variant>
        <vt:i4>5</vt:i4>
      </vt:variant>
      <vt:variant>
        <vt:lpwstr/>
      </vt:variant>
      <vt:variant>
        <vt:lpwstr>_Toc298849423</vt:lpwstr>
      </vt:variant>
      <vt:variant>
        <vt:i4>1900602</vt:i4>
      </vt:variant>
      <vt:variant>
        <vt:i4>254</vt:i4>
      </vt:variant>
      <vt:variant>
        <vt:i4>0</vt:i4>
      </vt:variant>
      <vt:variant>
        <vt:i4>5</vt:i4>
      </vt:variant>
      <vt:variant>
        <vt:lpwstr/>
      </vt:variant>
      <vt:variant>
        <vt:lpwstr>_Toc298849422</vt:lpwstr>
      </vt:variant>
      <vt:variant>
        <vt:i4>1900602</vt:i4>
      </vt:variant>
      <vt:variant>
        <vt:i4>248</vt:i4>
      </vt:variant>
      <vt:variant>
        <vt:i4>0</vt:i4>
      </vt:variant>
      <vt:variant>
        <vt:i4>5</vt:i4>
      </vt:variant>
      <vt:variant>
        <vt:lpwstr/>
      </vt:variant>
      <vt:variant>
        <vt:lpwstr>_Toc298849421</vt:lpwstr>
      </vt:variant>
      <vt:variant>
        <vt:i4>1900602</vt:i4>
      </vt:variant>
      <vt:variant>
        <vt:i4>242</vt:i4>
      </vt:variant>
      <vt:variant>
        <vt:i4>0</vt:i4>
      </vt:variant>
      <vt:variant>
        <vt:i4>5</vt:i4>
      </vt:variant>
      <vt:variant>
        <vt:lpwstr/>
      </vt:variant>
      <vt:variant>
        <vt:lpwstr>_Toc298849420</vt:lpwstr>
      </vt:variant>
      <vt:variant>
        <vt:i4>1966138</vt:i4>
      </vt:variant>
      <vt:variant>
        <vt:i4>233</vt:i4>
      </vt:variant>
      <vt:variant>
        <vt:i4>0</vt:i4>
      </vt:variant>
      <vt:variant>
        <vt:i4>5</vt:i4>
      </vt:variant>
      <vt:variant>
        <vt:lpwstr/>
      </vt:variant>
      <vt:variant>
        <vt:lpwstr>_Toc298849419</vt:lpwstr>
      </vt:variant>
      <vt:variant>
        <vt:i4>1966138</vt:i4>
      </vt:variant>
      <vt:variant>
        <vt:i4>227</vt:i4>
      </vt:variant>
      <vt:variant>
        <vt:i4>0</vt:i4>
      </vt:variant>
      <vt:variant>
        <vt:i4>5</vt:i4>
      </vt:variant>
      <vt:variant>
        <vt:lpwstr/>
      </vt:variant>
      <vt:variant>
        <vt:lpwstr>_Toc298849418</vt:lpwstr>
      </vt:variant>
      <vt:variant>
        <vt:i4>1966138</vt:i4>
      </vt:variant>
      <vt:variant>
        <vt:i4>221</vt:i4>
      </vt:variant>
      <vt:variant>
        <vt:i4>0</vt:i4>
      </vt:variant>
      <vt:variant>
        <vt:i4>5</vt:i4>
      </vt:variant>
      <vt:variant>
        <vt:lpwstr/>
      </vt:variant>
      <vt:variant>
        <vt:lpwstr>_Toc298849417</vt:lpwstr>
      </vt:variant>
      <vt:variant>
        <vt:i4>1966138</vt:i4>
      </vt:variant>
      <vt:variant>
        <vt:i4>215</vt:i4>
      </vt:variant>
      <vt:variant>
        <vt:i4>0</vt:i4>
      </vt:variant>
      <vt:variant>
        <vt:i4>5</vt:i4>
      </vt:variant>
      <vt:variant>
        <vt:lpwstr/>
      </vt:variant>
      <vt:variant>
        <vt:lpwstr>_Toc298849416</vt:lpwstr>
      </vt:variant>
      <vt:variant>
        <vt:i4>1966138</vt:i4>
      </vt:variant>
      <vt:variant>
        <vt:i4>209</vt:i4>
      </vt:variant>
      <vt:variant>
        <vt:i4>0</vt:i4>
      </vt:variant>
      <vt:variant>
        <vt:i4>5</vt:i4>
      </vt:variant>
      <vt:variant>
        <vt:lpwstr/>
      </vt:variant>
      <vt:variant>
        <vt:lpwstr>_Toc298849415</vt:lpwstr>
      </vt:variant>
      <vt:variant>
        <vt:i4>1966138</vt:i4>
      </vt:variant>
      <vt:variant>
        <vt:i4>203</vt:i4>
      </vt:variant>
      <vt:variant>
        <vt:i4>0</vt:i4>
      </vt:variant>
      <vt:variant>
        <vt:i4>5</vt:i4>
      </vt:variant>
      <vt:variant>
        <vt:lpwstr/>
      </vt:variant>
      <vt:variant>
        <vt:lpwstr>_Toc298849414</vt:lpwstr>
      </vt:variant>
      <vt:variant>
        <vt:i4>1966138</vt:i4>
      </vt:variant>
      <vt:variant>
        <vt:i4>197</vt:i4>
      </vt:variant>
      <vt:variant>
        <vt:i4>0</vt:i4>
      </vt:variant>
      <vt:variant>
        <vt:i4>5</vt:i4>
      </vt:variant>
      <vt:variant>
        <vt:lpwstr/>
      </vt:variant>
      <vt:variant>
        <vt:lpwstr>_Toc298849413</vt:lpwstr>
      </vt:variant>
      <vt:variant>
        <vt:i4>1966138</vt:i4>
      </vt:variant>
      <vt:variant>
        <vt:i4>191</vt:i4>
      </vt:variant>
      <vt:variant>
        <vt:i4>0</vt:i4>
      </vt:variant>
      <vt:variant>
        <vt:i4>5</vt:i4>
      </vt:variant>
      <vt:variant>
        <vt:lpwstr/>
      </vt:variant>
      <vt:variant>
        <vt:lpwstr>_Toc298849412</vt:lpwstr>
      </vt:variant>
      <vt:variant>
        <vt:i4>1966138</vt:i4>
      </vt:variant>
      <vt:variant>
        <vt:i4>185</vt:i4>
      </vt:variant>
      <vt:variant>
        <vt:i4>0</vt:i4>
      </vt:variant>
      <vt:variant>
        <vt:i4>5</vt:i4>
      </vt:variant>
      <vt:variant>
        <vt:lpwstr/>
      </vt:variant>
      <vt:variant>
        <vt:lpwstr>_Toc298849411</vt:lpwstr>
      </vt:variant>
      <vt:variant>
        <vt:i4>1966138</vt:i4>
      </vt:variant>
      <vt:variant>
        <vt:i4>179</vt:i4>
      </vt:variant>
      <vt:variant>
        <vt:i4>0</vt:i4>
      </vt:variant>
      <vt:variant>
        <vt:i4>5</vt:i4>
      </vt:variant>
      <vt:variant>
        <vt:lpwstr/>
      </vt:variant>
      <vt:variant>
        <vt:lpwstr>_Toc298849410</vt:lpwstr>
      </vt:variant>
      <vt:variant>
        <vt:i4>2031674</vt:i4>
      </vt:variant>
      <vt:variant>
        <vt:i4>173</vt:i4>
      </vt:variant>
      <vt:variant>
        <vt:i4>0</vt:i4>
      </vt:variant>
      <vt:variant>
        <vt:i4>5</vt:i4>
      </vt:variant>
      <vt:variant>
        <vt:lpwstr/>
      </vt:variant>
      <vt:variant>
        <vt:lpwstr>_Toc298849409</vt:lpwstr>
      </vt:variant>
      <vt:variant>
        <vt:i4>2031674</vt:i4>
      </vt:variant>
      <vt:variant>
        <vt:i4>167</vt:i4>
      </vt:variant>
      <vt:variant>
        <vt:i4>0</vt:i4>
      </vt:variant>
      <vt:variant>
        <vt:i4>5</vt:i4>
      </vt:variant>
      <vt:variant>
        <vt:lpwstr/>
      </vt:variant>
      <vt:variant>
        <vt:lpwstr>_Toc298849408</vt:lpwstr>
      </vt:variant>
      <vt:variant>
        <vt:i4>2031674</vt:i4>
      </vt:variant>
      <vt:variant>
        <vt:i4>161</vt:i4>
      </vt:variant>
      <vt:variant>
        <vt:i4>0</vt:i4>
      </vt:variant>
      <vt:variant>
        <vt:i4>5</vt:i4>
      </vt:variant>
      <vt:variant>
        <vt:lpwstr/>
      </vt:variant>
      <vt:variant>
        <vt:lpwstr>_Toc298849407</vt:lpwstr>
      </vt:variant>
      <vt:variant>
        <vt:i4>2031674</vt:i4>
      </vt:variant>
      <vt:variant>
        <vt:i4>155</vt:i4>
      </vt:variant>
      <vt:variant>
        <vt:i4>0</vt:i4>
      </vt:variant>
      <vt:variant>
        <vt:i4>5</vt:i4>
      </vt:variant>
      <vt:variant>
        <vt:lpwstr/>
      </vt:variant>
      <vt:variant>
        <vt:lpwstr>_Toc298849406</vt:lpwstr>
      </vt:variant>
      <vt:variant>
        <vt:i4>2031674</vt:i4>
      </vt:variant>
      <vt:variant>
        <vt:i4>149</vt:i4>
      </vt:variant>
      <vt:variant>
        <vt:i4>0</vt:i4>
      </vt:variant>
      <vt:variant>
        <vt:i4>5</vt:i4>
      </vt:variant>
      <vt:variant>
        <vt:lpwstr/>
      </vt:variant>
      <vt:variant>
        <vt:lpwstr>_Toc298849405</vt:lpwstr>
      </vt:variant>
      <vt:variant>
        <vt:i4>2031674</vt:i4>
      </vt:variant>
      <vt:variant>
        <vt:i4>143</vt:i4>
      </vt:variant>
      <vt:variant>
        <vt:i4>0</vt:i4>
      </vt:variant>
      <vt:variant>
        <vt:i4>5</vt:i4>
      </vt:variant>
      <vt:variant>
        <vt:lpwstr/>
      </vt:variant>
      <vt:variant>
        <vt:lpwstr>_Toc298849404</vt:lpwstr>
      </vt:variant>
      <vt:variant>
        <vt:i4>2031674</vt:i4>
      </vt:variant>
      <vt:variant>
        <vt:i4>137</vt:i4>
      </vt:variant>
      <vt:variant>
        <vt:i4>0</vt:i4>
      </vt:variant>
      <vt:variant>
        <vt:i4>5</vt:i4>
      </vt:variant>
      <vt:variant>
        <vt:lpwstr/>
      </vt:variant>
      <vt:variant>
        <vt:lpwstr>_Toc298849403</vt:lpwstr>
      </vt:variant>
      <vt:variant>
        <vt:i4>2031674</vt:i4>
      </vt:variant>
      <vt:variant>
        <vt:i4>131</vt:i4>
      </vt:variant>
      <vt:variant>
        <vt:i4>0</vt:i4>
      </vt:variant>
      <vt:variant>
        <vt:i4>5</vt:i4>
      </vt:variant>
      <vt:variant>
        <vt:lpwstr/>
      </vt:variant>
      <vt:variant>
        <vt:lpwstr>_Toc298849402</vt:lpwstr>
      </vt:variant>
      <vt:variant>
        <vt:i4>2031674</vt:i4>
      </vt:variant>
      <vt:variant>
        <vt:i4>125</vt:i4>
      </vt:variant>
      <vt:variant>
        <vt:i4>0</vt:i4>
      </vt:variant>
      <vt:variant>
        <vt:i4>5</vt:i4>
      </vt:variant>
      <vt:variant>
        <vt:lpwstr/>
      </vt:variant>
      <vt:variant>
        <vt:lpwstr>_Toc298849401</vt:lpwstr>
      </vt:variant>
      <vt:variant>
        <vt:i4>2031674</vt:i4>
      </vt:variant>
      <vt:variant>
        <vt:i4>119</vt:i4>
      </vt:variant>
      <vt:variant>
        <vt:i4>0</vt:i4>
      </vt:variant>
      <vt:variant>
        <vt:i4>5</vt:i4>
      </vt:variant>
      <vt:variant>
        <vt:lpwstr/>
      </vt:variant>
      <vt:variant>
        <vt:lpwstr>_Toc298849400</vt:lpwstr>
      </vt:variant>
      <vt:variant>
        <vt:i4>1441853</vt:i4>
      </vt:variant>
      <vt:variant>
        <vt:i4>113</vt:i4>
      </vt:variant>
      <vt:variant>
        <vt:i4>0</vt:i4>
      </vt:variant>
      <vt:variant>
        <vt:i4>5</vt:i4>
      </vt:variant>
      <vt:variant>
        <vt:lpwstr/>
      </vt:variant>
      <vt:variant>
        <vt:lpwstr>_Toc298849399</vt:lpwstr>
      </vt:variant>
      <vt:variant>
        <vt:i4>1441853</vt:i4>
      </vt:variant>
      <vt:variant>
        <vt:i4>107</vt:i4>
      </vt:variant>
      <vt:variant>
        <vt:i4>0</vt:i4>
      </vt:variant>
      <vt:variant>
        <vt:i4>5</vt:i4>
      </vt:variant>
      <vt:variant>
        <vt:lpwstr/>
      </vt:variant>
      <vt:variant>
        <vt:lpwstr>_Toc298849398</vt:lpwstr>
      </vt:variant>
      <vt:variant>
        <vt:i4>1441853</vt:i4>
      </vt:variant>
      <vt:variant>
        <vt:i4>101</vt:i4>
      </vt:variant>
      <vt:variant>
        <vt:i4>0</vt:i4>
      </vt:variant>
      <vt:variant>
        <vt:i4>5</vt:i4>
      </vt:variant>
      <vt:variant>
        <vt:lpwstr/>
      </vt:variant>
      <vt:variant>
        <vt:lpwstr>_Toc298849397</vt:lpwstr>
      </vt:variant>
      <vt:variant>
        <vt:i4>1441853</vt:i4>
      </vt:variant>
      <vt:variant>
        <vt:i4>95</vt:i4>
      </vt:variant>
      <vt:variant>
        <vt:i4>0</vt:i4>
      </vt:variant>
      <vt:variant>
        <vt:i4>5</vt:i4>
      </vt:variant>
      <vt:variant>
        <vt:lpwstr/>
      </vt:variant>
      <vt:variant>
        <vt:lpwstr>_Toc298849396</vt:lpwstr>
      </vt:variant>
      <vt:variant>
        <vt:i4>1441853</vt:i4>
      </vt:variant>
      <vt:variant>
        <vt:i4>89</vt:i4>
      </vt:variant>
      <vt:variant>
        <vt:i4>0</vt:i4>
      </vt:variant>
      <vt:variant>
        <vt:i4>5</vt:i4>
      </vt:variant>
      <vt:variant>
        <vt:lpwstr/>
      </vt:variant>
      <vt:variant>
        <vt:lpwstr>_Toc298849395</vt:lpwstr>
      </vt:variant>
      <vt:variant>
        <vt:i4>1441853</vt:i4>
      </vt:variant>
      <vt:variant>
        <vt:i4>83</vt:i4>
      </vt:variant>
      <vt:variant>
        <vt:i4>0</vt:i4>
      </vt:variant>
      <vt:variant>
        <vt:i4>5</vt:i4>
      </vt:variant>
      <vt:variant>
        <vt:lpwstr/>
      </vt:variant>
      <vt:variant>
        <vt:lpwstr>_Toc298849394</vt:lpwstr>
      </vt:variant>
      <vt:variant>
        <vt:i4>1441853</vt:i4>
      </vt:variant>
      <vt:variant>
        <vt:i4>77</vt:i4>
      </vt:variant>
      <vt:variant>
        <vt:i4>0</vt:i4>
      </vt:variant>
      <vt:variant>
        <vt:i4>5</vt:i4>
      </vt:variant>
      <vt:variant>
        <vt:lpwstr/>
      </vt:variant>
      <vt:variant>
        <vt:lpwstr>_Toc298849393</vt:lpwstr>
      </vt:variant>
      <vt:variant>
        <vt:i4>1441853</vt:i4>
      </vt:variant>
      <vt:variant>
        <vt:i4>71</vt:i4>
      </vt:variant>
      <vt:variant>
        <vt:i4>0</vt:i4>
      </vt:variant>
      <vt:variant>
        <vt:i4>5</vt:i4>
      </vt:variant>
      <vt:variant>
        <vt:lpwstr/>
      </vt:variant>
      <vt:variant>
        <vt:lpwstr>_Toc298849392</vt:lpwstr>
      </vt:variant>
      <vt:variant>
        <vt:i4>1441853</vt:i4>
      </vt:variant>
      <vt:variant>
        <vt:i4>65</vt:i4>
      </vt:variant>
      <vt:variant>
        <vt:i4>0</vt:i4>
      </vt:variant>
      <vt:variant>
        <vt:i4>5</vt:i4>
      </vt:variant>
      <vt:variant>
        <vt:lpwstr/>
      </vt:variant>
      <vt:variant>
        <vt:lpwstr>_Toc298849391</vt:lpwstr>
      </vt:variant>
      <vt:variant>
        <vt:i4>1441853</vt:i4>
      </vt:variant>
      <vt:variant>
        <vt:i4>59</vt:i4>
      </vt:variant>
      <vt:variant>
        <vt:i4>0</vt:i4>
      </vt:variant>
      <vt:variant>
        <vt:i4>5</vt:i4>
      </vt:variant>
      <vt:variant>
        <vt:lpwstr/>
      </vt:variant>
      <vt:variant>
        <vt:lpwstr>_Toc298849390</vt:lpwstr>
      </vt:variant>
      <vt:variant>
        <vt:i4>1507389</vt:i4>
      </vt:variant>
      <vt:variant>
        <vt:i4>53</vt:i4>
      </vt:variant>
      <vt:variant>
        <vt:i4>0</vt:i4>
      </vt:variant>
      <vt:variant>
        <vt:i4>5</vt:i4>
      </vt:variant>
      <vt:variant>
        <vt:lpwstr/>
      </vt:variant>
      <vt:variant>
        <vt:lpwstr>_Toc298849389</vt:lpwstr>
      </vt:variant>
      <vt:variant>
        <vt:i4>1507389</vt:i4>
      </vt:variant>
      <vt:variant>
        <vt:i4>47</vt:i4>
      </vt:variant>
      <vt:variant>
        <vt:i4>0</vt:i4>
      </vt:variant>
      <vt:variant>
        <vt:i4>5</vt:i4>
      </vt:variant>
      <vt:variant>
        <vt:lpwstr/>
      </vt:variant>
      <vt:variant>
        <vt:lpwstr>_Toc298849388</vt:lpwstr>
      </vt:variant>
      <vt:variant>
        <vt:i4>1507389</vt:i4>
      </vt:variant>
      <vt:variant>
        <vt:i4>41</vt:i4>
      </vt:variant>
      <vt:variant>
        <vt:i4>0</vt:i4>
      </vt:variant>
      <vt:variant>
        <vt:i4>5</vt:i4>
      </vt:variant>
      <vt:variant>
        <vt:lpwstr/>
      </vt:variant>
      <vt:variant>
        <vt:lpwstr>_Toc298849387</vt:lpwstr>
      </vt:variant>
      <vt:variant>
        <vt:i4>1507389</vt:i4>
      </vt:variant>
      <vt:variant>
        <vt:i4>35</vt:i4>
      </vt:variant>
      <vt:variant>
        <vt:i4>0</vt:i4>
      </vt:variant>
      <vt:variant>
        <vt:i4>5</vt:i4>
      </vt:variant>
      <vt:variant>
        <vt:lpwstr/>
      </vt:variant>
      <vt:variant>
        <vt:lpwstr>_Toc298849386</vt:lpwstr>
      </vt:variant>
      <vt:variant>
        <vt:i4>1507389</vt:i4>
      </vt:variant>
      <vt:variant>
        <vt:i4>29</vt:i4>
      </vt:variant>
      <vt:variant>
        <vt:i4>0</vt:i4>
      </vt:variant>
      <vt:variant>
        <vt:i4>5</vt:i4>
      </vt:variant>
      <vt:variant>
        <vt:lpwstr/>
      </vt:variant>
      <vt:variant>
        <vt:lpwstr>_Toc298849385</vt:lpwstr>
      </vt:variant>
      <vt:variant>
        <vt:i4>1507389</vt:i4>
      </vt:variant>
      <vt:variant>
        <vt:i4>23</vt:i4>
      </vt:variant>
      <vt:variant>
        <vt:i4>0</vt:i4>
      </vt:variant>
      <vt:variant>
        <vt:i4>5</vt:i4>
      </vt:variant>
      <vt:variant>
        <vt:lpwstr/>
      </vt:variant>
      <vt:variant>
        <vt:lpwstr>_Toc298849384</vt:lpwstr>
      </vt:variant>
      <vt:variant>
        <vt:i4>1507389</vt:i4>
      </vt:variant>
      <vt:variant>
        <vt:i4>17</vt:i4>
      </vt:variant>
      <vt:variant>
        <vt:i4>0</vt:i4>
      </vt:variant>
      <vt:variant>
        <vt:i4>5</vt:i4>
      </vt:variant>
      <vt:variant>
        <vt:lpwstr/>
      </vt:variant>
      <vt:variant>
        <vt:lpwstr>_Toc298849383</vt:lpwstr>
      </vt:variant>
      <vt:variant>
        <vt:i4>1507389</vt:i4>
      </vt:variant>
      <vt:variant>
        <vt:i4>11</vt:i4>
      </vt:variant>
      <vt:variant>
        <vt:i4>0</vt:i4>
      </vt:variant>
      <vt:variant>
        <vt:i4>5</vt:i4>
      </vt:variant>
      <vt:variant>
        <vt:lpwstr/>
      </vt:variant>
      <vt:variant>
        <vt:lpwstr>_Toc298849382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Lionel Bonder-External</dc:creator>
  <cp:lastModifiedBy>Fabien DROUILLARD</cp:lastModifiedBy>
  <cp:revision>4</cp:revision>
  <cp:lastPrinted>2021-07-09T07:40:00Z</cp:lastPrinted>
  <dcterms:created xsi:type="dcterms:W3CDTF">2026-02-11T17:30:00Z</dcterms:created>
  <dcterms:modified xsi:type="dcterms:W3CDTF">2026-02-13T15:18:00Z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b48b937-0ae3-46f5-b32e-f3232b5be847_Enabled">
    <vt:lpwstr>True</vt:lpwstr>
  </property>
  <property fmtid="{D5CDD505-2E9C-101B-9397-08002B2CF9AE}" pid="3" name="MSIP_Label_3b48b937-0ae3-46f5-b32e-f3232b5be847_SiteId">
    <vt:lpwstr>9179d01a-e94c-4488-b5f0-4554bc474f8c</vt:lpwstr>
  </property>
  <property fmtid="{D5CDD505-2E9C-101B-9397-08002B2CF9AE}" pid="4" name="MSIP_Label_3b48b937-0ae3-46f5-b32e-f3232b5be847_Owner">
    <vt:lpwstr>sreymond@technip.com</vt:lpwstr>
  </property>
  <property fmtid="{D5CDD505-2E9C-101B-9397-08002B2CF9AE}" pid="5" name="MSIP_Label_3b48b937-0ae3-46f5-b32e-f3232b5be847_SetDate">
    <vt:lpwstr>2019-03-22T10:35:00.3383439Z</vt:lpwstr>
  </property>
  <property fmtid="{D5CDD505-2E9C-101B-9397-08002B2CF9AE}" pid="6" name="MSIP_Label_3b48b937-0ae3-46f5-b32e-f3232b5be847_Name">
    <vt:lpwstr>General</vt:lpwstr>
  </property>
  <property fmtid="{D5CDD505-2E9C-101B-9397-08002B2CF9AE}" pid="7" name="MSIP_Label_3b48b937-0ae3-46f5-b32e-f3232b5be847_Application">
    <vt:lpwstr>Microsoft Azure Information Protection</vt:lpwstr>
  </property>
  <property fmtid="{D5CDD505-2E9C-101B-9397-08002B2CF9AE}" pid="8" name="MSIP_Label_3b48b937-0ae3-46f5-b32e-f3232b5be847_Extended_MSFT_Method">
    <vt:lpwstr>Automatic</vt:lpwstr>
  </property>
  <property fmtid="{D5CDD505-2E9C-101B-9397-08002B2CF9AE}" pid="9" name="MSIP_Label_bb301fcd-8e7f-43d1-9257-f604b374827a_Enabled">
    <vt:lpwstr>True</vt:lpwstr>
  </property>
  <property fmtid="{D5CDD505-2E9C-101B-9397-08002B2CF9AE}" pid="10" name="MSIP_Label_bb301fcd-8e7f-43d1-9257-f604b374827a_SiteId">
    <vt:lpwstr>9179d01a-e94c-4488-b5f0-4554bc474f8c</vt:lpwstr>
  </property>
  <property fmtid="{D5CDD505-2E9C-101B-9397-08002B2CF9AE}" pid="11" name="MSIP_Label_bb301fcd-8e7f-43d1-9257-f604b374827a_Owner">
    <vt:lpwstr>sreymond@technip.com</vt:lpwstr>
  </property>
  <property fmtid="{D5CDD505-2E9C-101B-9397-08002B2CF9AE}" pid="12" name="MSIP_Label_bb301fcd-8e7f-43d1-9257-f604b374827a_SetDate">
    <vt:lpwstr>2019-03-22T10:35:00.3383439Z</vt:lpwstr>
  </property>
  <property fmtid="{D5CDD505-2E9C-101B-9397-08002B2CF9AE}" pid="13" name="MSIP_Label_bb301fcd-8e7f-43d1-9257-f604b374827a_Name">
    <vt:lpwstr>Anyone (no protection)</vt:lpwstr>
  </property>
  <property fmtid="{D5CDD505-2E9C-101B-9397-08002B2CF9AE}" pid="14" name="MSIP_Label_bb301fcd-8e7f-43d1-9257-f604b374827a_Application">
    <vt:lpwstr>Microsoft Azure Information Protection</vt:lpwstr>
  </property>
  <property fmtid="{D5CDD505-2E9C-101B-9397-08002B2CF9AE}" pid="15" name="MSIP_Label_bb301fcd-8e7f-43d1-9257-f604b374827a_Parent">
    <vt:lpwstr>3b48b937-0ae3-46f5-b32e-f3232b5be847</vt:lpwstr>
  </property>
  <property fmtid="{D5CDD505-2E9C-101B-9397-08002B2CF9AE}" pid="16" name="MSIP_Label_bb301fcd-8e7f-43d1-9257-f604b374827a_Extended_MSFT_Method">
    <vt:lpwstr>Automatic</vt:lpwstr>
  </property>
  <property fmtid="{D5CDD505-2E9C-101B-9397-08002B2CF9AE}" pid="17" name="MSIP_Label_569bf4a9-87bd-4dbf-a36c-1db5158e5def_Enabled">
    <vt:lpwstr>True</vt:lpwstr>
  </property>
  <property fmtid="{D5CDD505-2E9C-101B-9397-08002B2CF9AE}" pid="18" name="MSIP_Label_569bf4a9-87bd-4dbf-a36c-1db5158e5def_SiteId">
    <vt:lpwstr>ea80952e-a476-42d4-aaf4-5457852b0f7e</vt:lpwstr>
  </property>
  <property fmtid="{D5CDD505-2E9C-101B-9397-08002B2CF9AE}" pid="19" name="MSIP_Label_569bf4a9-87bd-4dbf-a36c-1db5158e5def_Owner">
    <vt:lpwstr>Farah.Mirzajanova@bp.com</vt:lpwstr>
  </property>
  <property fmtid="{D5CDD505-2E9C-101B-9397-08002B2CF9AE}" pid="20" name="MSIP_Label_569bf4a9-87bd-4dbf-a36c-1db5158e5def_SetDate">
    <vt:lpwstr>2018-03-27T14:00:56.6900444+01:00</vt:lpwstr>
  </property>
  <property fmtid="{D5CDD505-2E9C-101B-9397-08002B2CF9AE}" pid="21" name="MSIP_Label_569bf4a9-87bd-4dbf-a36c-1db5158e5def_Name">
    <vt:lpwstr>General</vt:lpwstr>
  </property>
  <property fmtid="{D5CDD505-2E9C-101B-9397-08002B2CF9AE}" pid="22" name="MSIP_Label_569bf4a9-87bd-4dbf-a36c-1db5158e5def_Application">
    <vt:lpwstr>Microsoft Azure Information Protection</vt:lpwstr>
  </property>
  <property fmtid="{D5CDD505-2E9C-101B-9397-08002B2CF9AE}" pid="23" name="MSIP_Label_569bf4a9-87bd-4dbf-a36c-1db5158e5def_Extended_MSFT_Method">
    <vt:lpwstr>Manual</vt:lpwstr>
  </property>
  <property fmtid="{D5CDD505-2E9C-101B-9397-08002B2CF9AE}" pid="24" name="Sensitivity">
    <vt:lpwstr>General Anyone (no protection) General</vt:lpwstr>
  </property>
</Properties>
</file>